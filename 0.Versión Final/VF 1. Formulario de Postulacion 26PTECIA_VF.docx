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1.0" w:type="dxa"/>
        <w:jc w:val="left"/>
        <w:tblInd w:w="-284.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9921"/>
        <w:tblGridChange w:id="0">
          <w:tblGrid>
            <w:gridCol w:w="9921"/>
          </w:tblGrid>
        </w:tblGridChange>
      </w:tblGrid>
      <w:tr>
        <w:trPr>
          <w:cantSplit w:val="0"/>
          <w:trHeight w:val="11677" w:hRule="atLeast"/>
          <w:tblHeader w:val="0"/>
        </w:trPr>
        <w:tc>
          <w:tcPr>
            <w:vAlign w:val="top"/>
          </w:tcPr>
          <w:p w:rsidR="00000000" w:rsidDel="00000000" w:rsidP="00000000" w:rsidRDefault="00000000" w:rsidRPr="00000000" w14:paraId="00000002">
            <w:pPr>
              <w:spacing w:after="0" w:lineRule="auto"/>
              <w:ind w:left="708" w:hanging="708"/>
              <w:rPr>
                <w:b w:val="0"/>
                <w:bCs w:val="0"/>
                <w:vertAlign w:val="baseline"/>
              </w:rPr>
            </w:pPr>
            <w:r w:rsidDel="00000000" w:rsidR="00000000" w:rsidRPr="00000000">
              <w:rPr>
                <w:rtl w:val="0"/>
              </w:rPr>
            </w:r>
          </w:p>
          <w:p w:rsidR="00000000" w:rsidDel="00000000" w:rsidP="00000000" w:rsidRDefault="00000000" w:rsidRPr="00000000" w14:paraId="00000003">
            <w:pPr>
              <w:spacing w:after="0" w:lineRule="auto"/>
              <w:rPr>
                <w:b w:val="0"/>
                <w:bCs w:val="0"/>
                <w:vertAlign w:val="baseline"/>
              </w:rPr>
            </w:pPr>
            <w:r w:rsidDel="00000000" w:rsidR="00000000" w:rsidRPr="00000000">
              <w:rPr>
                <w:rtl w:val="0"/>
              </w:rPr>
            </w:r>
          </w:p>
          <w:p w:rsidR="00000000" w:rsidDel="00000000" w:rsidP="00000000" w:rsidRDefault="00000000" w:rsidRPr="00000000" w14:paraId="00000004">
            <w:pPr>
              <w:spacing w:after="0" w:lineRule="auto"/>
              <w:rPr>
                <w:b w:val="0"/>
                <w:bCs w:val="0"/>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08">
            <w:pPr>
              <w:jc w:val="center"/>
              <w:rPr>
                <w:b w:val="0"/>
                <w:bCs w:val="0"/>
                <w:sz w:val="32"/>
                <w:szCs w:val="32"/>
                <w:vertAlign w:val="baseline"/>
              </w:rPr>
            </w:pPr>
            <w:r w:rsidDel="00000000" w:rsidR="00000000" w:rsidRPr="00000000">
              <w:rPr>
                <w:b w:val="1"/>
                <w:bCs w:val="1"/>
                <w:sz w:val="32"/>
                <w:szCs w:val="32"/>
                <w:vertAlign w:val="baseline"/>
                <w:rtl w:val="0"/>
              </w:rPr>
              <w:t xml:space="preserve">PROGRAMAS TECNOLÓGICOS PARA EL USO Y ADOPCIÓN DE INTELIGENCIA ARTIFICIAL EN LA INDUSTRIA CHILENA</w:t>
            </w:r>
            <w:r w:rsidDel="00000000" w:rsidR="00000000" w:rsidRPr="00000000">
              <w:rPr>
                <w:rtl w:val="0"/>
              </w:rPr>
            </w:r>
          </w:p>
          <w:p w:rsidR="00000000" w:rsidDel="00000000" w:rsidP="00000000" w:rsidRDefault="00000000" w:rsidRPr="00000000" w14:paraId="00000009">
            <w:pPr>
              <w:jc w:val="center"/>
              <w:rPr>
                <w:b w:val="0"/>
                <w:bCs w:val="0"/>
                <w:color w:val="ff0000"/>
                <w:sz w:val="28"/>
                <w:szCs w:val="28"/>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Rule="auto"/>
              <w:ind w:left="708" w:hanging="708"/>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C">
            <w:pPr>
              <w:spacing w:after="0" w:lineRule="auto"/>
              <w:ind w:left="708" w:hanging="708"/>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D">
            <w:pPr>
              <w:spacing w:after="0" w:lineRule="auto"/>
              <w:ind w:left="708" w:hanging="708"/>
              <w:jc w:val="center"/>
              <w:rPr>
                <w:b w:val="0"/>
                <w:bCs w:val="0"/>
                <w:sz w:val="24"/>
                <w:szCs w:val="24"/>
                <w:vertAlign w:val="baseline"/>
              </w:rPr>
            </w:pPr>
            <w:r w:rsidDel="00000000" w:rsidR="00000000" w:rsidRPr="00000000">
              <w:rPr>
                <w:b w:val="1"/>
                <w:bCs w:val="1"/>
                <w:sz w:val="24"/>
                <w:szCs w:val="24"/>
                <w:vertAlign w:val="baseline"/>
                <w:rtl w:val="0"/>
              </w:rPr>
              <w:t xml:space="preserve">FORMULARIO DE POSTULACIÓN</w:t>
            </w:r>
            <w:r w:rsidDel="00000000" w:rsidR="00000000" w:rsidRPr="00000000">
              <w:rPr>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0">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1">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2">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3">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4">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5">
            <w:pPr>
              <w:spacing w:after="0" w:lineRule="auto"/>
              <w:jc w:val="center"/>
              <w:rPr>
                <w:b w:val="0"/>
                <w:bCs w:val="0"/>
                <w:sz w:val="40"/>
                <w:szCs w:val="40"/>
                <w:vertAlign w:val="baseline"/>
              </w:rPr>
            </w:pPr>
            <w:r w:rsidDel="00000000" w:rsidR="00000000" w:rsidRPr="00000000">
              <w:rPr>
                <w:rtl w:val="0"/>
              </w:rPr>
            </w:r>
          </w:p>
          <w:p w:rsidR="00000000" w:rsidDel="00000000" w:rsidP="00000000" w:rsidRDefault="00000000" w:rsidRPr="00000000" w14:paraId="00000016">
            <w:pPr>
              <w:tabs>
                <w:tab w:val="left" w:leader="none" w:pos="744"/>
              </w:tabs>
              <w:spacing w:after="0" w:lineRule="auto"/>
              <w:jc w:val="center"/>
              <w:rPr>
                <w:b w:val="0"/>
                <w:bCs w:val="0"/>
                <w:sz w:val="28"/>
                <w:szCs w:val="28"/>
                <w:vertAlign w:val="baseline"/>
              </w:rPr>
            </w:pPr>
            <w:r w:rsidDel="00000000" w:rsidR="00000000" w:rsidRPr="00000000">
              <w:rPr>
                <w:b w:val="1"/>
                <w:bCs w:val="1"/>
                <w:sz w:val="28"/>
                <w:szCs w:val="28"/>
                <w:vertAlign w:val="baseline"/>
                <w:rtl w:val="0"/>
              </w:rPr>
              <w:t xml:space="preserve">GERENCIA DE CAPACIDADES TECNOLÓGICAS</w:t>
            </w:r>
            <w:r w:rsidDel="00000000" w:rsidR="00000000" w:rsidRPr="00000000">
              <w:rPr>
                <w:rtl w:val="0"/>
              </w:rPr>
            </w:r>
          </w:p>
          <w:p w:rsidR="00000000" w:rsidDel="00000000" w:rsidP="00000000" w:rsidRDefault="00000000" w:rsidRPr="00000000" w14:paraId="00000017">
            <w:pPr>
              <w:tabs>
                <w:tab w:val="left" w:leader="none" w:pos="744"/>
              </w:tabs>
              <w:spacing w:after="0" w:lineRule="auto"/>
              <w:jc w:val="center"/>
              <w:rPr>
                <w:b w:val="0"/>
                <w:bCs w:val="0"/>
                <w:sz w:val="28"/>
                <w:szCs w:val="28"/>
                <w:vertAlign w:val="baseline"/>
              </w:rPr>
            </w:pPr>
            <w:r w:rsidDel="00000000" w:rsidR="00000000" w:rsidRPr="00000000">
              <w:rPr>
                <w:b w:val="1"/>
                <w:bCs w:val="1"/>
                <w:sz w:val="28"/>
                <w:szCs w:val="28"/>
                <w:vertAlign w:val="baseline"/>
                <w:rtl w:val="0"/>
              </w:rPr>
              <w:t xml:space="preserve">2026</w:t>
            </w:r>
            <w:r w:rsidDel="00000000" w:rsidR="00000000" w:rsidRPr="00000000">
              <w:rPr>
                <w:rtl w:val="0"/>
              </w:rPr>
            </w:r>
          </w:p>
          <w:p w:rsidR="00000000" w:rsidDel="00000000" w:rsidP="00000000" w:rsidRDefault="00000000" w:rsidRPr="00000000" w14:paraId="00000018">
            <w:pPr>
              <w:tabs>
                <w:tab w:val="left" w:leader="none" w:pos="744"/>
              </w:tabs>
              <w:spacing w:after="0" w:lineRule="auto"/>
              <w:jc w:val="center"/>
              <w:rPr>
                <w:vertAlign w:val="baseline"/>
              </w:rPr>
            </w:pPr>
            <w:r w:rsidDel="00000000" w:rsidR="00000000" w:rsidRPr="00000000">
              <w:rPr>
                <w:rtl w:val="0"/>
              </w:rPr>
            </w:r>
          </w:p>
        </w:tc>
      </w:tr>
    </w:tbl>
    <w:p w:rsidR="00000000" w:rsidDel="00000000" w:rsidP="00000000" w:rsidRDefault="00000000" w:rsidRPr="00000000" w14:paraId="00000019">
      <w:pPr>
        <w:spacing w:after="0" w:lineRule="auto"/>
        <w:rPr>
          <w:rFonts w:ascii="Cambria" w:cs="Cambria" w:eastAsia="Cambria" w:hAnsi="Cambria"/>
          <w:b w:val="1"/>
          <w:bCs w:val="1"/>
          <w:i w:val="1"/>
          <w:iCs w:val="1"/>
          <w:sz w:val="22"/>
          <w:szCs w:val="22"/>
          <w:vertAlign w:val="baseline"/>
        </w:rPr>
      </w:pPr>
      <w:bookmarkStart w:colFirst="0" w:colLast="0" w:name="_heading=h.ke7ts3yg8r48" w:id="0"/>
      <w:bookmarkEnd w:id="0"/>
      <w:r w:rsidDel="00000000" w:rsidR="00000000" w:rsidRPr="00000000">
        <w:rPr>
          <w:rtl w:val="0"/>
        </w:rPr>
      </w:r>
    </w:p>
    <w:p w:rsidR="00000000" w:rsidDel="00000000" w:rsidP="00000000" w:rsidRDefault="00000000" w:rsidRPr="00000000" w14:paraId="0000001A">
      <w:pPr>
        <w:spacing w:after="0" w:lineRule="auto"/>
        <w:ind w:left="-284" w:firstLine="0"/>
        <w:rPr>
          <w:rFonts w:ascii="Calibri" w:cs="Calibri" w:eastAsia="Calibri" w:hAnsi="Calibri"/>
          <w:b w:val="1"/>
          <w:bCs w:val="1"/>
          <w:i w:val="0"/>
          <w:iCs w:val="0"/>
          <w:sz w:val="22"/>
          <w:szCs w:val="22"/>
          <w:vertAlign w:val="baseline"/>
        </w:rPr>
      </w:pPr>
      <w:bookmarkStart w:colFirst="0" w:colLast="0" w:name="_heading=h.95cec9k4vjjd" w:id="1"/>
      <w:bookmarkEnd w:id="1"/>
      <w:r w:rsidDel="00000000" w:rsidR="00000000" w:rsidRPr="00000000">
        <w:rPr>
          <w:rFonts w:ascii="Calibri" w:cs="Calibri" w:eastAsia="Calibri" w:hAnsi="Calibri"/>
          <w:b w:val="1"/>
          <w:bCs w:val="1"/>
          <w:i w:val="0"/>
          <w:iCs w:val="0"/>
          <w:sz w:val="22"/>
          <w:szCs w:val="22"/>
          <w:vertAlign w:val="baseline"/>
          <w:rtl w:val="0"/>
        </w:rPr>
        <w:t xml:space="preserve">1.- IDENTIFICACIÓN DE LA POSTULACIÓN</w:t>
      </w:r>
    </w:p>
    <w:tbl>
      <w:tblPr>
        <w:tblStyle w:val="Table2"/>
        <w:tblW w:w="989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654"/>
        <w:gridCol w:w="455"/>
        <w:gridCol w:w="3186"/>
        <w:gridCol w:w="1478"/>
        <w:gridCol w:w="1120"/>
        <w:tblGridChange w:id="0">
          <w:tblGrid>
            <w:gridCol w:w="3654"/>
            <w:gridCol w:w="455"/>
            <w:gridCol w:w="3186"/>
            <w:gridCol w:w="1478"/>
            <w:gridCol w:w="1120"/>
          </w:tblGrid>
        </w:tblGridChange>
      </w:tblGrid>
      <w:tr>
        <w:trPr>
          <w:cantSplit w:val="0"/>
          <w:trHeight w:val="77" w:hRule="atLeast"/>
          <w:tblHeader w:val="0"/>
        </w:trPr>
        <w:tc>
          <w:tcPr>
            <w:shd w:fill="bfbfbf" w:val="clear"/>
            <w:vAlign w:val="top"/>
          </w:tcPr>
          <w:p w:rsidR="00000000" w:rsidDel="00000000" w:rsidP="00000000" w:rsidRDefault="00000000" w:rsidRPr="00000000" w14:paraId="0000001B">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NOMBRE DEL PROGRAMA</w:t>
            </w:r>
          </w:p>
        </w:tc>
        <w:tc>
          <w:tcPr>
            <w:gridSpan w:val="4"/>
            <w:shd w:fill="bfbfbf" w:val="clear"/>
            <w:vAlign w:val="top"/>
          </w:tcPr>
          <w:p w:rsidR="00000000" w:rsidDel="00000000" w:rsidP="00000000" w:rsidRDefault="00000000" w:rsidRPr="00000000" w14:paraId="0000001C">
            <w:pPr>
              <w:spacing w:after="0" w:lineRule="auto"/>
              <w:ind w:firstLine="0"/>
              <w:jc w:val="both"/>
              <w:rPr>
                <w:sz w:val="20"/>
                <w:szCs w:val="20"/>
              </w:rPr>
            </w:pPr>
            <w:r w:rsidDel="00000000" w:rsidR="00000000" w:rsidRPr="00000000">
              <w:rPr>
                <w:b w:val="1"/>
                <w:bCs w:val="1"/>
                <w:sz w:val="20"/>
                <w:szCs w:val="20"/>
                <w:rtl w:val="0"/>
              </w:rPr>
              <w:t xml:space="preserve">PTEC-BITÁCORA: </w:t>
            </w:r>
            <w:r w:rsidDel="00000000" w:rsidR="00000000" w:rsidRPr="00000000">
              <w:rPr>
                <w:sz w:val="20"/>
                <w:szCs w:val="20"/>
                <w:rtl w:val="0"/>
              </w:rPr>
              <w:t xml:space="preserve">“Línea de Vida de un Activo Inmobiliario: Plataforma de IA para la Gestión Integrada del Ciclo de Vida en la Construcción”</w:t>
            </w:r>
          </w:p>
        </w:tc>
      </w:tr>
      <w:tr>
        <w:trPr>
          <w:cantSplit w:val="0"/>
          <w:trHeight w:val="77" w:hRule="atLeast"/>
          <w:tblHeader w:val="0"/>
        </w:trPr>
        <w:tc>
          <w:tcPr>
            <w:vAlign w:val="top"/>
          </w:tcPr>
          <w:p w:rsidR="00000000" w:rsidDel="00000000" w:rsidP="00000000" w:rsidRDefault="00000000" w:rsidRPr="00000000" w14:paraId="00000020">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NOMBRE DE LA BENEFICIARIA O GESTOR TECNOLÓGICO</w:t>
            </w:r>
          </w:p>
        </w:tc>
        <w:tc>
          <w:tcPr>
            <w:gridSpan w:val="4"/>
            <w:vAlign w:val="top"/>
          </w:tcPr>
          <w:p w:rsidR="00000000" w:rsidDel="00000000" w:rsidP="00000000" w:rsidRDefault="00000000" w:rsidRPr="00000000" w14:paraId="00000021">
            <w:pPr>
              <w:spacing w:after="0" w:lineRule="auto"/>
              <w:ind w:hanging="644"/>
              <w:jc w:val="both"/>
              <w:rPr>
                <w:b w:val="1"/>
                <w:bCs w:val="1"/>
                <w:sz w:val="20"/>
                <w:szCs w:val="20"/>
                <w:vertAlign w:val="baseline"/>
              </w:rPr>
            </w:pPr>
            <w:r w:rsidDel="00000000" w:rsidR="00000000" w:rsidRPr="00000000">
              <w:rPr>
                <w:color w:val="ff0000"/>
                <w:sz w:val="20"/>
                <w:szCs w:val="20"/>
                <w:rtl w:val="0"/>
              </w:rPr>
              <w:t xml:space="preserve">               </w:t>
            </w:r>
            <w:r w:rsidDel="00000000" w:rsidR="00000000" w:rsidRPr="00000000">
              <w:rPr>
                <w:b w:val="1"/>
                <w:bCs w:val="1"/>
                <w:sz w:val="20"/>
                <w:szCs w:val="20"/>
                <w:rtl w:val="0"/>
              </w:rPr>
              <w:t xml:space="preserve">DTE Consulting &amp; Development SpA</w:t>
            </w:r>
            <w:r w:rsidDel="00000000" w:rsidR="00000000" w:rsidRPr="00000000">
              <w:rPr>
                <w:rtl w:val="0"/>
              </w:rPr>
            </w:r>
          </w:p>
        </w:tc>
      </w:tr>
      <w:tr>
        <w:trPr>
          <w:cantSplit w:val="0"/>
          <w:trHeight w:val="77" w:hRule="atLeast"/>
          <w:tblHeader w:val="0"/>
        </w:trPr>
        <w:tc>
          <w:tcPr>
            <w:vAlign w:val="top"/>
          </w:tcPr>
          <w:p w:rsidR="00000000" w:rsidDel="00000000" w:rsidP="00000000" w:rsidRDefault="00000000" w:rsidRPr="00000000" w14:paraId="00000025">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RUT DE LA BENEFICIARIA O GESTOR TECNOLÓGICO</w:t>
            </w:r>
          </w:p>
        </w:tc>
        <w:tc>
          <w:tcPr>
            <w:gridSpan w:val="4"/>
            <w:vAlign w:val="top"/>
          </w:tcPr>
          <w:p w:rsidR="00000000" w:rsidDel="00000000" w:rsidP="00000000" w:rsidRDefault="00000000" w:rsidRPr="00000000" w14:paraId="00000026">
            <w:pPr>
              <w:spacing w:after="0" w:lineRule="auto"/>
              <w:ind w:hanging="644"/>
              <w:jc w:val="both"/>
              <w:rPr>
                <w:b w:val="1"/>
                <w:bCs w:val="1"/>
                <w:sz w:val="20"/>
                <w:szCs w:val="20"/>
                <w:vertAlign w:val="baseline"/>
              </w:rPr>
            </w:pPr>
            <w:r w:rsidDel="00000000" w:rsidR="00000000" w:rsidRPr="00000000">
              <w:rPr>
                <w:color w:val="ff0000"/>
                <w:sz w:val="20"/>
                <w:szCs w:val="20"/>
                <w:rtl w:val="0"/>
              </w:rPr>
              <w:t xml:space="preserve">              </w:t>
            </w:r>
            <w:r w:rsidDel="00000000" w:rsidR="00000000" w:rsidRPr="00000000">
              <w:rPr>
                <w:b w:val="1"/>
                <w:bCs w:val="1"/>
                <w:color w:val="ff0000"/>
                <w:sz w:val="20"/>
                <w:szCs w:val="20"/>
                <w:rtl w:val="0"/>
              </w:rPr>
              <w:t xml:space="preserve"> </w:t>
            </w:r>
            <w:r w:rsidDel="00000000" w:rsidR="00000000" w:rsidRPr="00000000">
              <w:rPr>
                <w:b w:val="1"/>
                <w:bCs w:val="1"/>
                <w:sz w:val="20"/>
                <w:szCs w:val="20"/>
                <w:rtl w:val="0"/>
              </w:rPr>
              <w:t xml:space="preserve">77.826.369-6</w:t>
            </w:r>
            <w:r w:rsidDel="00000000" w:rsidR="00000000" w:rsidRPr="00000000">
              <w:rPr>
                <w:rtl w:val="0"/>
              </w:rPr>
            </w:r>
          </w:p>
        </w:tc>
      </w:tr>
      <w:tr>
        <w:trPr>
          <w:cantSplit w:val="1"/>
          <w:trHeight w:val="77" w:hRule="atLeast"/>
          <w:tblHeader w:val="0"/>
        </w:trPr>
        <w:tc>
          <w:tcPr>
            <w:vMerge w:val="restart"/>
            <w:shd w:fill="bfbfbf" w:val="clear"/>
            <w:vAlign w:val="top"/>
          </w:tcPr>
          <w:p w:rsidR="00000000" w:rsidDel="00000000" w:rsidP="00000000" w:rsidRDefault="00000000" w:rsidRPr="00000000" w14:paraId="0000002A">
            <w:pPr>
              <w:spacing w:after="0" w:lineRule="auto"/>
              <w:jc w:val="both"/>
              <w:rPr>
                <w:rFonts w:ascii="Calibri" w:cs="Calibri" w:eastAsia="Calibri" w:hAnsi="Calibri"/>
                <w:b w:val="1"/>
                <w:bCs w:val="1"/>
                <w:i w:val="0"/>
                <w:iCs w:val="0"/>
                <w:sz w:val="20"/>
                <w:szCs w:val="20"/>
                <w:vertAlign w:val="baseline"/>
              </w:rPr>
            </w:pPr>
            <w:r w:rsidDel="00000000" w:rsidR="00000000" w:rsidRPr="00000000">
              <w:rPr>
                <w:rFonts w:ascii="Calibri" w:cs="Calibri" w:eastAsia="Calibri" w:hAnsi="Calibri"/>
                <w:b w:val="1"/>
                <w:bCs w:val="1"/>
                <w:i w:val="0"/>
                <w:iCs w:val="0"/>
                <w:sz w:val="20"/>
                <w:szCs w:val="20"/>
                <w:vertAlign w:val="baseline"/>
                <w:rtl w:val="0"/>
              </w:rPr>
              <w:t xml:space="preserve">REPRESENTANTE LEGAL BENEFICIARIA O GESTOR TECNOLÓGICO</w:t>
            </w:r>
          </w:p>
        </w:tc>
        <w:tc>
          <w:tcPr>
            <w:gridSpan w:val="4"/>
            <w:shd w:fill="bfbfbf" w:val="clear"/>
            <w:vAlign w:val="top"/>
          </w:tcPr>
          <w:p w:rsidR="00000000" w:rsidDel="00000000" w:rsidP="00000000" w:rsidRDefault="00000000" w:rsidRPr="00000000" w14:paraId="0000002B">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Carmen Gloria Zúñiga de Kartzow</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0">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DIRECCIÓN: </w:t>
            </w:r>
            <w:r w:rsidDel="00000000" w:rsidR="00000000" w:rsidRPr="00000000">
              <w:rPr>
                <w:b w:val="1"/>
                <w:bCs w:val="1"/>
                <w:sz w:val="20"/>
                <w:szCs w:val="20"/>
                <w:rtl w:val="0"/>
              </w:rPr>
              <w:t xml:space="preserve">Isabel</w:t>
            </w:r>
            <w:r w:rsidDel="00000000" w:rsidR="00000000" w:rsidRPr="00000000">
              <w:rPr>
                <w:b w:val="1"/>
                <w:bCs w:val="1"/>
                <w:sz w:val="20"/>
                <w:szCs w:val="20"/>
                <w:vertAlign w:val="baseline"/>
                <w:rtl w:val="0"/>
              </w:rPr>
              <w:t xml:space="preserve"> La Católica 4394 of. 813 Las Condes, Stgo.</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5">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 czuniga@consultora</w:t>
            </w:r>
            <w:r w:rsidDel="00000000" w:rsidR="00000000" w:rsidRPr="00000000">
              <w:rPr>
                <w:b w:val="1"/>
                <w:bCs w:val="1"/>
                <w:sz w:val="20"/>
                <w:szCs w:val="20"/>
                <w:rtl w:val="0"/>
              </w:rPr>
              <w:t xml:space="preserve">dte.cl</w:t>
            </w:r>
            <w:r w:rsidDel="00000000" w:rsidR="00000000" w:rsidRPr="00000000">
              <w:rPr>
                <w:rtl w:val="0"/>
              </w:rPr>
            </w:r>
          </w:p>
        </w:tc>
      </w:tr>
      <w:tr>
        <w:trPr>
          <w:cantSplit w:val="1"/>
          <w:trHeight w:val="77" w:hRule="atLeast"/>
          <w:tblHeader w:val="0"/>
        </w:trPr>
        <w:tc>
          <w:tcPr>
            <w:vMerge w:val="continue"/>
            <w:shd w:fill="bfbfbf" w:val="cle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3A">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 +56 9 9499 9472</w:t>
            </w:r>
            <w:r w:rsidDel="00000000" w:rsidR="00000000" w:rsidRPr="00000000">
              <w:rPr>
                <w:rtl w:val="0"/>
              </w:rPr>
            </w:r>
          </w:p>
        </w:tc>
      </w:tr>
      <w:tr>
        <w:trPr>
          <w:cantSplit w:val="1"/>
          <w:trHeight w:val="77" w:hRule="atLeast"/>
          <w:tblHeader w:val="0"/>
        </w:trPr>
        <w:tc>
          <w:tcPr>
            <w:vMerge w:val="restart"/>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DIRECTOR/A DEL PROGRAMA </w:t>
            </w:r>
            <w:r w:rsidDel="00000000" w:rsidR="00000000" w:rsidRPr="00000000">
              <w:rPr>
                <w:rtl w:val="0"/>
              </w:rPr>
            </w:r>
          </w:p>
        </w:tc>
        <w:tc>
          <w:tcPr>
            <w:gridSpan w:val="4"/>
            <w:vAlign w:val="top"/>
          </w:tcPr>
          <w:p w:rsidR="00000000" w:rsidDel="00000000" w:rsidP="00000000" w:rsidRDefault="00000000" w:rsidRPr="00000000" w14:paraId="0000003F">
            <w:pPr>
              <w:spacing w:after="0" w:lineRule="auto"/>
              <w:ind w:firstLine="4"/>
              <w:jc w:val="both"/>
              <w:rPr>
                <w:b w:val="0"/>
                <w:bCs w:val="0"/>
                <w:sz w:val="20"/>
                <w:szCs w:val="20"/>
                <w:vertAlign w:val="baseline"/>
              </w:rPr>
            </w:pPr>
            <w:sdt>
              <w:sdtPr>
                <w:id w:val="1983268572"/>
                <w:tag w:val="goog_rdk_0"/>
              </w:sdtPr>
              <w:sdtContent>
                <w:commentRangeStart w:id="0"/>
              </w:sdtContent>
            </w:sdt>
            <w:sdt>
              <w:sdtPr>
                <w:id w:val="-1291185673"/>
                <w:tag w:val="goog_rdk_1"/>
              </w:sdtPr>
              <w:sdtContent>
                <w:commentRangeStart w:id="1"/>
              </w:sdtContent>
            </w:sdt>
            <w:sdt>
              <w:sdtPr>
                <w:id w:val="262686578"/>
                <w:tag w:val="goog_rdk_2"/>
              </w:sdtPr>
              <w:sdtContent>
                <w:commentRangeStart w:id="2"/>
              </w:sdtContent>
            </w:sdt>
            <w:r w:rsidDel="00000000" w:rsidR="00000000" w:rsidRPr="00000000">
              <w:rPr>
                <w:b w:val="1"/>
                <w:bCs w:val="1"/>
                <w:sz w:val="20"/>
                <w:szCs w:val="20"/>
                <w:vertAlign w:val="baseline"/>
                <w:rtl w:val="0"/>
              </w:rPr>
              <w:t xml:space="preserve">NOMBRE: Jorge Ignacio Prieto Ci</w:t>
            </w:r>
            <w:r w:rsidDel="00000000" w:rsidR="00000000" w:rsidRPr="00000000">
              <w:rPr>
                <w:b w:val="1"/>
                <w:bCs w:val="1"/>
                <w:sz w:val="20"/>
                <w:szCs w:val="20"/>
                <w:rtl w:val="0"/>
              </w:rPr>
              <w:t xml:space="preserve">fuentes</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44">
            <w:pPr>
              <w:spacing w:after="0" w:lineRule="auto"/>
              <w:ind w:firstLine="4"/>
              <w:jc w:val="both"/>
              <w:rPr>
                <w:b w:val="0"/>
                <w:bCs w:val="0"/>
                <w:sz w:val="20"/>
                <w:szCs w:val="20"/>
                <w:vertAlign w:val="baseline"/>
              </w:rPr>
            </w:pPr>
            <w:sdt>
              <w:sdtPr>
                <w:id w:val="-1715814444"/>
                <w:tag w:val="goog_rdk_3"/>
              </w:sdtPr>
              <w:sdtContent>
                <w:commentRangeStart w:id="3"/>
              </w:sdtContent>
            </w:sdt>
            <w:sdt>
              <w:sdtPr>
                <w:id w:val="-1413622351"/>
                <w:tag w:val="goog_rdk_4"/>
              </w:sdtPr>
              <w:sdtContent>
                <w:commentRangeStart w:id="4"/>
              </w:sdtContent>
            </w:sdt>
            <w:sdt>
              <w:sdtPr>
                <w:id w:val="-313214508"/>
                <w:tag w:val="goog_rdk_5"/>
              </w:sdtPr>
              <w:sdtContent>
                <w:commentRangeStart w:id="5"/>
              </w:sdtContent>
            </w:sdt>
            <w:r w:rsidDel="00000000" w:rsidR="00000000" w:rsidRPr="00000000">
              <w:rPr>
                <w:b w:val="1"/>
                <w:bCs w:val="1"/>
                <w:sz w:val="20"/>
                <w:szCs w:val="20"/>
                <w:vertAlign w:val="baseline"/>
                <w:rtl w:val="0"/>
              </w:rPr>
              <w:t xml:space="preserve">E-MAIL: </w:t>
            </w:r>
            <w:r w:rsidDel="00000000" w:rsidR="00000000" w:rsidRPr="00000000">
              <w:rPr>
                <w:b w:val="1"/>
                <w:bCs w:val="1"/>
                <w:sz w:val="20"/>
                <w:szCs w:val="20"/>
                <w:rtl w:val="0"/>
              </w:rPr>
              <w:t xml:space="preserve">jorgeignacio.prieto@gmail.com</w:t>
            </w:r>
            <w:r w:rsidDel="00000000" w:rsidR="00000000" w:rsidRPr="00000000">
              <w:rPr>
                <w:rtl w:val="0"/>
              </w:rPr>
            </w:r>
          </w:p>
        </w:tc>
      </w:tr>
      <w:tr>
        <w:trPr>
          <w:cantSplit w:val="1"/>
          <w:trHeight w:val="77" w:hRule="atLeast"/>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49">
            <w:pPr>
              <w:spacing w:after="0" w:lineRule="auto"/>
              <w:ind w:firstLine="4"/>
              <w:jc w:val="both"/>
              <w:rPr>
                <w:b w:val="0"/>
                <w:bCs w:val="0"/>
                <w:sz w:val="20"/>
                <w:szCs w:val="20"/>
                <w:vertAlign w:val="baseline"/>
              </w:rPr>
            </w:pPr>
            <w:sdt>
              <w:sdtPr>
                <w:id w:val="1213946698"/>
                <w:tag w:val="goog_rdk_6"/>
              </w:sdtPr>
              <w:sdtContent>
                <w:commentRangeStart w:id="6"/>
              </w:sdtContent>
            </w:sdt>
            <w:sdt>
              <w:sdtPr>
                <w:id w:val="1229552170"/>
                <w:tag w:val="goog_rdk_7"/>
              </w:sdtPr>
              <w:sdtContent>
                <w:commentRangeStart w:id="7"/>
              </w:sdtContent>
            </w:sdt>
            <w:sdt>
              <w:sdtPr>
                <w:id w:val="-728455891"/>
                <w:tag w:val="goog_rdk_8"/>
              </w:sdtPr>
              <w:sdtContent>
                <w:commentRangeStart w:id="8"/>
              </w:sdtContent>
            </w:sdt>
            <w:r w:rsidDel="00000000" w:rsidR="00000000" w:rsidRPr="00000000">
              <w:rPr>
                <w:b w:val="1"/>
                <w:bCs w:val="1"/>
                <w:sz w:val="20"/>
                <w:szCs w:val="20"/>
                <w:vertAlign w:val="baseline"/>
                <w:rtl w:val="0"/>
              </w:rPr>
              <w:t xml:space="preserve">TELÉFONO:</w:t>
            </w:r>
            <w:r w:rsidDel="00000000" w:rsidR="00000000" w:rsidRPr="00000000">
              <w:rPr>
                <w:b w:val="1"/>
                <w:bCs w:val="1"/>
                <w:sz w:val="20"/>
                <w:szCs w:val="20"/>
                <w:rtl w:val="0"/>
              </w:rPr>
              <w:t xml:space="preserve"> +56 9 4614 9191</w:t>
            </w:r>
            <w:r w:rsidDel="00000000" w:rsidR="00000000" w:rsidRPr="00000000">
              <w:rPr>
                <w:rtl w:val="0"/>
              </w:rPr>
            </w:r>
          </w:p>
        </w:tc>
      </w:tr>
      <w:tr>
        <w:trPr>
          <w:cantSplit w:val="1"/>
          <w:trHeight w:val="77" w:hRule="atLeast"/>
          <w:tblHeader w:val="0"/>
        </w:trPr>
        <w:tc>
          <w:tcPr>
            <w:vMerge w:val="restart"/>
            <w:shd w:fill="bfbfbf"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DIRECTOR/A ALTERNO/A DEL PROGRAMA</w:t>
            </w:r>
            <w:r w:rsidDel="00000000" w:rsidR="00000000" w:rsidRPr="00000000">
              <w:rPr>
                <w:rtl w:val="0"/>
              </w:rPr>
            </w:r>
          </w:p>
        </w:tc>
        <w:tc>
          <w:tcPr>
            <w:gridSpan w:val="4"/>
            <w:shd w:fill="bfbfbf" w:val="clear"/>
            <w:vAlign w:val="top"/>
          </w:tcPr>
          <w:p w:rsidR="00000000" w:rsidDel="00000000" w:rsidP="00000000" w:rsidRDefault="00000000" w:rsidRPr="00000000" w14:paraId="0000004E">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 Andrés Salgado Henriquez</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53">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 asalgado@consultoradte.cl</w:t>
            </w:r>
            <w:r w:rsidDel="00000000" w:rsidR="00000000" w:rsidRPr="00000000">
              <w:rPr>
                <w:rtl w:val="0"/>
              </w:rPr>
            </w:r>
          </w:p>
        </w:tc>
      </w:tr>
      <w:tr>
        <w:trPr>
          <w:cantSplit w:val="1"/>
          <w:trHeight w:val="77" w:hRule="atLeast"/>
          <w:tblHeader w:val="0"/>
        </w:trPr>
        <w:tc>
          <w:tcPr>
            <w:vMerge w:val="continue"/>
            <w:shd w:fill="bfbfbf" w:val="cle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058">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TELÉFONO:+56 9 5404 5051</w:t>
            </w:r>
            <w:r w:rsidDel="00000000" w:rsidR="00000000" w:rsidRPr="00000000">
              <w:rPr>
                <w:rtl w:val="0"/>
              </w:rPr>
            </w:r>
          </w:p>
        </w:tc>
      </w:tr>
      <w:tr>
        <w:trPr>
          <w:cantSplit w:val="1"/>
          <w:trHeight w:val="195" w:hRule="atLeast"/>
          <w:tblHeader w:val="0"/>
        </w:trPr>
        <w:tc>
          <w:tcPr>
            <w:vMerge w:val="restart"/>
            <w:vAlign w:val="top"/>
          </w:tcPr>
          <w:p w:rsidR="00000000" w:rsidDel="00000000" w:rsidP="00000000" w:rsidRDefault="00000000" w:rsidRPr="00000000" w14:paraId="0000005C">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NOTIFICADOR/A</w:t>
            </w:r>
            <w:r w:rsidDel="00000000" w:rsidR="00000000" w:rsidRPr="00000000">
              <w:rPr>
                <w:rtl w:val="0"/>
              </w:rPr>
            </w:r>
          </w:p>
        </w:tc>
        <w:tc>
          <w:tcPr>
            <w:gridSpan w:val="4"/>
            <w:vAlign w:val="top"/>
          </w:tcPr>
          <w:p w:rsidR="00000000" w:rsidDel="00000000" w:rsidP="00000000" w:rsidRDefault="00000000" w:rsidRPr="00000000" w14:paraId="0000005D">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Carmen Gloria Zúñiga de Kartzow</w:t>
            </w:r>
            <w:r w:rsidDel="00000000" w:rsidR="00000000" w:rsidRPr="00000000">
              <w:rPr>
                <w:rtl w:val="0"/>
              </w:rPr>
            </w:r>
          </w:p>
        </w:tc>
      </w:tr>
      <w:tr>
        <w:trPr>
          <w:cantSplit w:val="1"/>
          <w:trHeight w:val="170" w:hRule="atLeast"/>
          <w:tblHeader w:val="0"/>
        </w:trPr>
        <w:tc>
          <w:tcPr>
            <w:vMerge w:val="continue"/>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62">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E-MAIL:</w:t>
            </w:r>
            <w:r w:rsidDel="00000000" w:rsidR="00000000" w:rsidRPr="00000000">
              <w:rPr>
                <w:b w:val="1"/>
                <w:bCs w:val="1"/>
                <w:sz w:val="20"/>
                <w:szCs w:val="20"/>
                <w:rtl w:val="0"/>
              </w:rPr>
              <w:t xml:space="preserve">czuniga@consultoradte.cl</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67">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TELÉFONO:</w:t>
            </w:r>
            <w:r w:rsidDel="00000000" w:rsidR="00000000" w:rsidRPr="00000000">
              <w:rPr>
                <w:b w:val="1"/>
                <w:bCs w:val="1"/>
                <w:sz w:val="20"/>
                <w:szCs w:val="20"/>
                <w:rtl w:val="0"/>
              </w:rPr>
              <w:t xml:space="preserve">+56 9 9499 9472</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TAMAÑO DE EMPRESA BENEFICIARIA (CLASIFICACIÓN SEGÚN VENTAS SII) (</w:t>
            </w: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marcar con una x</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6C">
            <w:pPr>
              <w:spacing w:after="0" w:lineRule="auto"/>
              <w:ind w:firstLine="4"/>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6D">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MICRO no registra ventas</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2">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PEQUEÑA</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7">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MEDIANA</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7C">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GRANDE</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7F">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CUENTA CON EL SELLO DE IMPLEMENTACIÓN DE LEY N°21.561 DE REDUCCIÓN DE JORNADA LABORAL VIGENTE (</w:t>
            </w:r>
            <w:r w:rsidDel="00000000" w:rsidR="00000000" w:rsidRPr="00000000">
              <w:rPr>
                <w:b w:val="1"/>
                <w:bCs w:val="1"/>
                <w:i w:val="1"/>
                <w:iCs w:val="1"/>
                <w:sz w:val="20"/>
                <w:szCs w:val="20"/>
                <w:vertAlign w:val="baseline"/>
                <w:rtl w:val="0"/>
              </w:rPr>
              <w:t xml:space="preserve">marcar con una x</w:t>
            </w:r>
            <w:r w:rsidDel="00000000" w:rsidR="00000000" w:rsidRPr="00000000">
              <w:rPr>
                <w:b w:val="1"/>
                <w:bCs w:val="1"/>
                <w:sz w:val="20"/>
                <w:szCs w:val="20"/>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80">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81">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SI</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Rule="auto"/>
              <w:ind w:firstLine="4"/>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86">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NO</w:t>
            </w:r>
            <w:r w:rsidDel="00000000" w:rsidR="00000000" w:rsidRPr="00000000">
              <w:rPr>
                <w:rtl w:val="0"/>
              </w:rPr>
            </w:r>
          </w:p>
        </w:tc>
      </w:tr>
      <w:tr>
        <w:trPr>
          <w:cantSplit w:val="0"/>
          <w:trHeight w:val="75" w:hRule="atLeast"/>
          <w:tblHeader w:val="0"/>
        </w:trPr>
        <w:tc>
          <w:tcPr>
            <w:shd w:fill="bfbfbf" w:val="cle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REGIÓN(ES) DE EJECUCIÓN DEL PROGRAMA</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(Donde se realizarán las principales actividades del programa)</w:t>
            </w:r>
            <w:r w:rsidDel="00000000" w:rsidR="00000000" w:rsidRPr="00000000">
              <w:rPr>
                <w:rtl w:val="0"/>
              </w:rPr>
            </w:r>
          </w:p>
        </w:tc>
        <w:tc>
          <w:tcPr>
            <w:gridSpan w:val="4"/>
            <w:shd w:fill="bfbfbf" w:val="clear"/>
            <w:vAlign w:val="top"/>
          </w:tcPr>
          <w:p w:rsidR="00000000" w:rsidDel="00000000" w:rsidP="00000000" w:rsidRDefault="00000000" w:rsidRPr="00000000" w14:paraId="0000008B">
            <w:pPr>
              <w:spacing w:after="0" w:lineRule="auto"/>
              <w:ind w:firstLine="4"/>
              <w:jc w:val="both"/>
              <w:rPr>
                <w:b w:val="1"/>
                <w:bCs w:val="1"/>
                <w:sz w:val="20"/>
                <w:szCs w:val="20"/>
                <w:vertAlign w:val="baseline"/>
              </w:rPr>
            </w:pPr>
            <w:r w:rsidDel="00000000" w:rsidR="00000000" w:rsidRPr="00000000">
              <w:rPr>
                <w:b w:val="1"/>
                <w:bCs w:val="1"/>
                <w:sz w:val="20"/>
                <w:szCs w:val="20"/>
                <w:rtl w:val="0"/>
              </w:rPr>
              <w:t xml:space="preserve">RM</w:t>
            </w:r>
            <w:r w:rsidDel="00000000" w:rsidR="00000000" w:rsidRPr="00000000">
              <w:rPr>
                <w:rtl w:val="0"/>
              </w:rPr>
            </w:r>
          </w:p>
        </w:tc>
      </w:tr>
      <w:tr>
        <w:trPr>
          <w:cantSplit w:val="0"/>
          <w:trHeight w:val="75" w:hRule="atLeast"/>
          <w:tblHeader w:val="0"/>
        </w:trPr>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REGIÓN(ES) DE IMPACTO DEL PROGRAMA </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(Donde se ubican los beneficiarios del programa)</w:t>
            </w:r>
            <w:r w:rsidDel="00000000" w:rsidR="00000000" w:rsidRPr="00000000">
              <w:rPr>
                <w:rtl w:val="0"/>
              </w:rPr>
            </w:r>
          </w:p>
        </w:tc>
        <w:tc>
          <w:tcPr>
            <w:gridSpan w:val="4"/>
            <w:vAlign w:val="top"/>
          </w:tcPr>
          <w:p w:rsidR="00000000" w:rsidDel="00000000" w:rsidP="00000000" w:rsidRDefault="00000000" w:rsidRPr="00000000" w14:paraId="00000091">
            <w:pPr>
              <w:spacing w:after="0" w:lineRule="auto"/>
              <w:ind w:firstLine="4"/>
              <w:jc w:val="both"/>
              <w:rPr>
                <w:b w:val="1"/>
                <w:bCs w:val="1"/>
                <w:sz w:val="20"/>
                <w:szCs w:val="20"/>
                <w:vertAlign w:val="baseline"/>
              </w:rPr>
            </w:pPr>
            <w:r w:rsidDel="00000000" w:rsidR="00000000" w:rsidRPr="00000000">
              <w:rPr>
                <w:b w:val="1"/>
                <w:bCs w:val="1"/>
                <w:sz w:val="20"/>
                <w:szCs w:val="20"/>
                <w:rtl w:val="0"/>
              </w:rPr>
              <w:t xml:space="preserve">Todas</w:t>
            </w:r>
            <w:r w:rsidDel="00000000" w:rsidR="00000000" w:rsidRPr="00000000">
              <w:rPr>
                <w:rtl w:val="0"/>
              </w:rPr>
            </w:r>
          </w:p>
        </w:tc>
      </w:tr>
      <w:tr>
        <w:trPr>
          <w:cantSplit w:val="0"/>
          <w:trHeight w:val="75" w:hRule="atLeast"/>
          <w:tblHeader w:val="0"/>
        </w:trPr>
        <w:tc>
          <w:tcPr>
            <w:shd w:fill="bfbfbf"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DURACIÓN DEL PROGRAMA (EN NÚMERO DE MESES)</w:t>
            </w:r>
            <w:r w:rsidDel="00000000" w:rsidR="00000000" w:rsidRPr="00000000">
              <w:rPr>
                <w:rtl w:val="0"/>
              </w:rPr>
            </w:r>
          </w:p>
        </w:tc>
        <w:tc>
          <w:tcPr>
            <w:gridSpan w:val="4"/>
            <w:shd w:fill="bfbfbf" w:val="clear"/>
            <w:vAlign w:val="top"/>
          </w:tcPr>
          <w:p w:rsidR="00000000" w:rsidDel="00000000" w:rsidP="00000000" w:rsidRDefault="00000000" w:rsidRPr="00000000" w14:paraId="00000096">
            <w:pPr>
              <w:spacing w:after="0" w:lineRule="auto"/>
              <w:ind w:firstLine="4"/>
              <w:jc w:val="both"/>
              <w:rPr>
                <w:b w:val="0"/>
                <w:bCs w:val="0"/>
                <w:sz w:val="20"/>
                <w:szCs w:val="20"/>
                <w:vertAlign w:val="baseline"/>
              </w:rPr>
            </w:pPr>
            <w:r w:rsidDel="00000000" w:rsidR="00000000" w:rsidRPr="00000000">
              <w:rPr>
                <w:rtl w:val="0"/>
              </w:rPr>
            </w:r>
          </w:p>
        </w:tc>
      </w:tr>
      <w:tr>
        <w:trPr>
          <w:cantSplit w:val="1"/>
          <w:trHeight w:val="175" w:hRule="atLeast"/>
          <w:tblHeader w:val="0"/>
        </w:trPr>
        <w:tc>
          <w:tcPr>
            <w:vMerge w:val="restart"/>
            <w:vAlign w:val="top"/>
          </w:tcPr>
          <w:p w:rsidR="00000000" w:rsidDel="00000000" w:rsidP="00000000" w:rsidRDefault="00000000" w:rsidRPr="00000000" w14:paraId="0000009A">
            <w:pPr>
              <w:spacing w:after="0" w:lineRule="auto"/>
              <w:jc w:val="both"/>
              <w:rPr>
                <w:b w:val="0"/>
                <w:bCs w:val="0"/>
                <w:sz w:val="20"/>
                <w:szCs w:val="20"/>
                <w:vertAlign w:val="baseline"/>
              </w:rPr>
            </w:pPr>
            <w:bookmarkStart w:colFirst="0" w:colLast="0" w:name="_heading=h.cl1yuegz2vc4" w:id="2"/>
            <w:bookmarkEnd w:id="2"/>
            <w:r w:rsidDel="00000000" w:rsidR="00000000" w:rsidRPr="00000000">
              <w:rPr>
                <w:b w:val="1"/>
                <w:bCs w:val="1"/>
                <w:sz w:val="20"/>
                <w:szCs w:val="20"/>
                <w:vertAlign w:val="baseline"/>
                <w:rtl w:val="0"/>
              </w:rPr>
              <w:t xml:space="preserve">SEÑALAR EL SECTOR PRIORIZADO DE LA PROPUESTA</w:t>
            </w:r>
            <w:r w:rsidDel="00000000" w:rsidR="00000000" w:rsidRPr="00000000">
              <w:rPr>
                <w:b w:val="1"/>
                <w:bCs w:val="1"/>
                <w:sz w:val="20"/>
                <w:szCs w:val="20"/>
                <w:vertAlign w:val="superscript"/>
              </w:rPr>
              <w:footnoteReference w:customMarkFollows="0" w:id="1"/>
            </w:r>
            <w:r w:rsidDel="00000000" w:rsidR="00000000" w:rsidRPr="00000000">
              <w:rPr>
                <w:b w:val="1"/>
                <w:bCs w:val="1"/>
                <w:i w:val="1"/>
                <w:iCs w:val="1"/>
                <w:sz w:val="20"/>
                <w:szCs w:val="20"/>
                <w:vertAlign w:val="baseline"/>
                <w:rtl w:val="0"/>
              </w:rPr>
              <w:t xml:space="preserve">(m</w:t>
            </w:r>
            <w:r w:rsidDel="00000000" w:rsidR="00000000" w:rsidRPr="00000000">
              <w:rPr>
                <w:b w:val="1"/>
                <w:bCs w:val="1"/>
                <w:i w:val="1"/>
                <w:iCs w:val="1"/>
                <w:vertAlign w:val="baseline"/>
                <w:rtl w:val="0"/>
              </w:rPr>
              <w:t xml:space="preserve">arcar con una</w:t>
            </w:r>
            <w:r w:rsidDel="00000000" w:rsidR="00000000" w:rsidRPr="00000000">
              <w:rPr>
                <w:b w:val="1"/>
                <w:bCs w:val="1"/>
                <w:i w:val="1"/>
                <w:iCs w:val="1"/>
                <w:sz w:val="20"/>
                <w:szCs w:val="20"/>
                <w:vertAlign w:val="baseline"/>
                <w:rtl w:val="0"/>
              </w:rPr>
              <w:t xml:space="preserve"> X)</w:t>
            </w:r>
            <w:r w:rsidDel="00000000" w:rsidR="00000000" w:rsidRPr="00000000">
              <w:rPr>
                <w:rtl w:val="0"/>
              </w:rPr>
            </w:r>
          </w:p>
        </w:tc>
        <w:tc>
          <w:tcPr>
            <w:vAlign w:val="top"/>
          </w:tcPr>
          <w:p w:rsidR="00000000" w:rsidDel="00000000" w:rsidP="00000000" w:rsidRDefault="00000000" w:rsidRPr="00000000" w14:paraId="0000009B">
            <w:pPr>
              <w:spacing w:after="0" w:lineRule="auto"/>
              <w:ind w:left="-40" w:firstLine="3.999999999999999"/>
              <w:jc w:val="both"/>
              <w:rPr>
                <w:b w:val="0"/>
                <w:bCs w:val="0"/>
                <w:sz w:val="20"/>
                <w:szCs w:val="20"/>
                <w:vertAlign w:val="baseline"/>
              </w:rPr>
            </w:pPr>
            <w:r w:rsidDel="00000000" w:rsidR="00000000" w:rsidRPr="00000000">
              <w:rPr>
                <w:sz w:val="20"/>
                <w:szCs w:val="20"/>
                <w:rtl w:val="0"/>
              </w:rPr>
              <w:t xml:space="preserve">X</w:t>
            </w:r>
            <w:r w:rsidDel="00000000" w:rsidR="00000000" w:rsidRPr="00000000">
              <w:rPr>
                <w:rtl w:val="0"/>
              </w:rPr>
            </w:r>
          </w:p>
        </w:tc>
        <w:tc>
          <w:tcPr>
            <w:gridSpan w:val="3"/>
            <w:vAlign w:val="top"/>
          </w:tcPr>
          <w:p w:rsidR="00000000" w:rsidDel="00000000" w:rsidP="00000000" w:rsidRDefault="00000000" w:rsidRPr="00000000" w14:paraId="0000009C">
            <w:pPr>
              <w:spacing w:after="0" w:lineRule="auto"/>
              <w:ind w:left="-40" w:firstLine="3.999999999999999"/>
              <w:jc w:val="both"/>
              <w:rPr>
                <w:b w:val="0"/>
                <w:bCs w:val="0"/>
                <w:sz w:val="20"/>
                <w:szCs w:val="20"/>
                <w:vertAlign w:val="baseline"/>
              </w:rPr>
            </w:pPr>
            <w:r w:rsidDel="00000000" w:rsidR="00000000" w:rsidRPr="00000000">
              <w:rPr>
                <w:b w:val="1"/>
                <w:bCs w:val="1"/>
                <w:sz w:val="20"/>
                <w:szCs w:val="20"/>
                <w:rtl w:val="0"/>
              </w:rPr>
              <w:t xml:space="preserve">CONSTRUCCIÓN</w:t>
            </w:r>
            <w:r w:rsidDel="00000000" w:rsidR="00000000" w:rsidRPr="00000000">
              <w:rPr>
                <w:b w:val="1"/>
                <w:bCs w:val="1"/>
                <w:sz w:val="20"/>
                <w:szCs w:val="20"/>
                <w:vertAlign w:val="baseline"/>
                <w:rtl w:val="0"/>
              </w:rPr>
              <w:t xml:space="preserve"> </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1">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SILVOAGROPECUARIO  </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6">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ACUÍCOLA</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Rule="auto"/>
              <w:ind w:firstLine="4"/>
              <w:jc w:val="both"/>
              <w:rPr>
                <w:b w:val="0"/>
                <w:bCs w:val="0"/>
                <w:sz w:val="20"/>
                <w:szCs w:val="20"/>
                <w:vertAlign w:val="baseline"/>
              </w:rPr>
            </w:pPr>
            <w:r w:rsidDel="00000000" w:rsidR="00000000" w:rsidRPr="00000000">
              <w:rPr>
                <w:rtl w:val="0"/>
              </w:rPr>
            </w:r>
          </w:p>
        </w:tc>
        <w:tc>
          <w:tcPr>
            <w:gridSpan w:val="3"/>
            <w:vAlign w:val="top"/>
          </w:tcPr>
          <w:p w:rsidR="00000000" w:rsidDel="00000000" w:rsidP="00000000" w:rsidRDefault="00000000" w:rsidRPr="00000000" w14:paraId="000000AB">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TURISMO</w:t>
            </w:r>
            <w:r w:rsidDel="00000000" w:rsidR="00000000" w:rsidRPr="00000000">
              <w:rPr>
                <w:rtl w:val="0"/>
              </w:rPr>
            </w:r>
          </w:p>
        </w:tc>
      </w:tr>
      <w:tr>
        <w:trPr>
          <w:cantSplit w:val="1"/>
          <w:trHeight w:val="75" w:hRule="atLeast"/>
          <w:tblHeader w:val="0"/>
        </w:trPr>
        <w:tc>
          <w:tcPr>
            <w:vMerge w:val="restart"/>
            <w:vAlign w:val="top"/>
          </w:tcPr>
          <w:p w:rsidR="00000000" w:rsidDel="00000000" w:rsidP="00000000" w:rsidRDefault="00000000" w:rsidRPr="00000000" w14:paraId="000000AE">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COSTO DEL PROGRAMA</w:t>
            </w:r>
            <w:r w:rsidDel="00000000" w:rsidR="00000000" w:rsidRPr="00000000">
              <w:rPr>
                <w:rtl w:val="0"/>
              </w:rPr>
            </w:r>
          </w:p>
        </w:tc>
        <w:tc>
          <w:tcPr>
            <w:gridSpan w:val="2"/>
            <w:vAlign w:val="top"/>
          </w:tcPr>
          <w:p w:rsidR="00000000" w:rsidDel="00000000" w:rsidP="00000000" w:rsidRDefault="00000000" w:rsidRPr="00000000" w14:paraId="000000AF">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COSTO TOTAL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1">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2">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vertAlign w:val="baseline"/>
                <w:rtl w:val="0"/>
              </w:rPr>
              <w:t xml:space="preserve">00%</w:t>
            </w: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4">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SUBSIDIO CORFO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6">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7">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9">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TOTAL DE LAS ENTIDADES PARTICIPANTES</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BB">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BC">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BE">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PECUNIARIO ENTIDADES PARTICIPANTES </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C0">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C1">
            <w:pPr>
              <w:spacing w:after="0" w:lineRule="auto"/>
              <w:jc w:val="both"/>
              <w:rPr>
                <w:b w:val="0"/>
                <w:bCs w:val="0"/>
                <w:sz w:val="20"/>
                <w:szCs w:val="20"/>
                <w:vertAlign w:val="baseline"/>
              </w:rPr>
            </w:pPr>
            <w:r w:rsidDel="00000000" w:rsidR="00000000" w:rsidRPr="00000000">
              <w:rPr>
                <w:rtl w:val="0"/>
              </w:rPr>
            </w:r>
          </w:p>
        </w:tc>
      </w:tr>
      <w:tr>
        <w:trPr>
          <w:cantSplit w:val="1"/>
          <w:trHeight w:val="75" w:hRule="atLeast"/>
          <w:tblHeader w:val="0"/>
        </w:trPr>
        <w:tc>
          <w:tcPr>
            <w:vMerge w:val="continue"/>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C3">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APORTE VALORIZADO ENTIDADES PARTICIPANTES</w:t>
            </w:r>
            <w:r w:rsidDel="00000000" w:rsidR="00000000" w:rsidRPr="00000000">
              <w:rPr>
                <w:rtl w:val="0"/>
              </w:rPr>
            </w:r>
          </w:p>
        </w:tc>
        <w:tc>
          <w:tcPr>
            <w:tcBorders>
              <w:right w:color="000000" w:space="0" w:sz="6" w:val="single"/>
            </w:tcBorders>
            <w:vAlign w:val="top"/>
          </w:tcPr>
          <w:p w:rsidR="00000000" w:rsidDel="00000000" w:rsidP="00000000" w:rsidRDefault="00000000" w:rsidRPr="00000000" w14:paraId="000000C5">
            <w:pPr>
              <w:spacing w:after="0" w:lineRule="auto"/>
              <w:ind w:firstLine="4"/>
              <w:jc w:val="both"/>
              <w:rPr>
                <w:b w:val="0"/>
                <w:bCs w:val="0"/>
                <w:sz w:val="20"/>
                <w:szCs w:val="20"/>
                <w:vertAlign w:val="baseline"/>
              </w:rPr>
            </w:pPr>
            <w:r w:rsidDel="00000000" w:rsidR="00000000" w:rsidRPr="00000000">
              <w:rPr>
                <w:b w:val="1"/>
                <w:bCs w:val="1"/>
                <w:sz w:val="20"/>
                <w:szCs w:val="20"/>
                <w:vertAlign w:val="baseline"/>
                <w:rtl w:val="0"/>
              </w:rPr>
              <w:t xml:space="preserve">$</w:t>
            </w:r>
            <w:r w:rsidDel="00000000" w:rsidR="00000000" w:rsidRPr="00000000">
              <w:rPr>
                <w:rtl w:val="0"/>
              </w:rPr>
            </w:r>
          </w:p>
        </w:tc>
        <w:tc>
          <w:tcPr>
            <w:tcBorders>
              <w:left w:color="000000" w:space="0" w:sz="6" w:val="single"/>
            </w:tcBorders>
            <w:vAlign w:val="top"/>
          </w:tcPr>
          <w:p w:rsidR="00000000" w:rsidDel="00000000" w:rsidP="00000000" w:rsidRDefault="00000000" w:rsidRPr="00000000" w14:paraId="000000C6">
            <w:pPr>
              <w:spacing w:after="0" w:lineRule="auto"/>
              <w:jc w:val="both"/>
              <w:rPr>
                <w:b w:val="0"/>
                <w:bCs w:val="0"/>
                <w:sz w:val="20"/>
                <w:szCs w:val="20"/>
                <w:vertAlign w:val="baseline"/>
              </w:rPr>
            </w:pPr>
            <w:r w:rsidDel="00000000" w:rsidR="00000000" w:rsidRPr="00000000">
              <w:rPr>
                <w:rtl w:val="0"/>
              </w:rPr>
            </w:r>
          </w:p>
        </w:tc>
      </w:tr>
      <w:tr>
        <w:trPr>
          <w:cantSplit w:val="0"/>
          <w:trHeight w:val="75" w:hRule="atLeast"/>
          <w:tblHeader w:val="0"/>
        </w:trPr>
        <w:tc>
          <w:tcPr>
            <w:vAlign w:val="top"/>
          </w:tcPr>
          <w:p w:rsidR="00000000" w:rsidDel="00000000" w:rsidP="00000000" w:rsidRDefault="00000000" w:rsidRPr="00000000" w14:paraId="000000C7">
            <w:pPr>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TRANSCRIPCIÓN COMPLETA Y LITERAL DEL OBJETO SOCIAL O FINALIDAD DE LA BENEFICIARIA</w:t>
            </w:r>
            <w:r w:rsidDel="00000000" w:rsidR="00000000" w:rsidRPr="00000000">
              <w:rPr>
                <w:rtl w:val="0"/>
              </w:rPr>
            </w:r>
          </w:p>
          <w:p w:rsidR="00000000" w:rsidDel="00000000" w:rsidP="00000000" w:rsidRDefault="00000000" w:rsidRPr="00000000" w14:paraId="000000C8">
            <w:pPr>
              <w:spacing w:after="0" w:lineRule="auto"/>
              <w:jc w:val="both"/>
              <w:rPr>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C9">
            <w:pPr>
              <w:spacing w:after="0" w:lineRule="auto"/>
              <w:ind w:firstLine="4"/>
              <w:jc w:val="both"/>
              <w:rPr>
                <w:b w:val="0"/>
                <w:bCs w:val="0"/>
                <w:sz w:val="20"/>
                <w:szCs w:val="20"/>
                <w:vertAlign w:val="baseline"/>
              </w:rPr>
            </w:pPr>
            <w:r w:rsidDel="00000000" w:rsidR="00000000" w:rsidRPr="00000000">
              <w:rPr>
                <w:rFonts w:ascii="Roboto" w:cs="Roboto" w:eastAsia="Roboto" w:hAnsi="Roboto"/>
                <w:b w:val="1"/>
                <w:bCs w:val="1"/>
                <w:color w:val="4338ca"/>
                <w:sz w:val="23"/>
                <w:szCs w:val="23"/>
                <w:rtl w:val="0"/>
              </w:rPr>
              <w:t xml:space="preserve">i)</w:t>
            </w:r>
            <w:r w:rsidDel="00000000" w:rsidR="00000000" w:rsidRPr="00000000">
              <w:rPr>
                <w:rFonts w:ascii="Roboto" w:cs="Roboto" w:eastAsia="Roboto" w:hAnsi="Roboto"/>
                <w:color w:val="1e293b"/>
                <w:sz w:val="23"/>
                <w:szCs w:val="23"/>
                <w:rtl w:val="0"/>
              </w:rPr>
              <w:t xml:space="preserve"> Actividades de arquitectura, de planificación territorial, ingeniería y otras actividades técnicas; </w:t>
            </w:r>
            <w:r w:rsidDel="00000000" w:rsidR="00000000" w:rsidRPr="00000000">
              <w:rPr>
                <w:rFonts w:ascii="Roboto" w:cs="Roboto" w:eastAsia="Roboto" w:hAnsi="Roboto"/>
                <w:b w:val="1"/>
                <w:bCs w:val="1"/>
                <w:color w:val="4338ca"/>
                <w:sz w:val="23"/>
                <w:szCs w:val="23"/>
                <w:rtl w:val="0"/>
              </w:rPr>
              <w:t xml:space="preserve">ii)</w:t>
            </w:r>
            <w:r w:rsidDel="00000000" w:rsidR="00000000" w:rsidRPr="00000000">
              <w:rPr>
                <w:rFonts w:ascii="Roboto" w:cs="Roboto" w:eastAsia="Roboto" w:hAnsi="Roboto"/>
                <w:color w:val="1e293b"/>
                <w:sz w:val="23"/>
                <w:szCs w:val="23"/>
                <w:rtl w:val="0"/>
              </w:rPr>
              <w:t xml:space="preserve"> La prestación de toda clase de asesorías, consultorías y servicios, materiales o inmateriales, por cuenta de clientes o bien por cuenta propia, en el ámbito del objeto social incluyendo actividades de arquitectura, ingeniería o diseño industrial, planificación territorial, sostenibilidad, la dictación de cursos de capacitación o de instrucción, seminarios o charlas, remunerados o no, a clientes y público en general, que digan relación a las actividades constitutivas del objeto de la Sociedad. </w:t>
            </w:r>
            <w:r w:rsidDel="00000000" w:rsidR="00000000" w:rsidRPr="00000000">
              <w:rPr>
                <w:rFonts w:ascii="Roboto" w:cs="Roboto" w:eastAsia="Roboto" w:hAnsi="Roboto"/>
                <w:b w:val="1"/>
                <w:bCs w:val="1"/>
                <w:color w:val="4338ca"/>
                <w:sz w:val="23"/>
                <w:szCs w:val="23"/>
                <w:rtl w:val="0"/>
              </w:rPr>
              <w:t xml:space="preserve">iii)</w:t>
            </w:r>
            <w:r w:rsidDel="00000000" w:rsidR="00000000" w:rsidRPr="00000000">
              <w:rPr>
                <w:rFonts w:ascii="Roboto" w:cs="Roboto" w:eastAsia="Roboto" w:hAnsi="Roboto"/>
                <w:color w:val="1e293b"/>
                <w:sz w:val="23"/>
                <w:szCs w:val="23"/>
                <w:rtl w:val="0"/>
              </w:rPr>
              <w:t xml:space="preserve"> La inversión en valores mobiliarios y efectos de comercio y la administración de los mismos e inversión de sus frutos; la inversión y/o explotación en o de toda clase de bienes muebles o inmuebles, activos derechos reales o personales, acciones, bonos, debentures, cuotas de fondos de inversión, cuotas de fondos mutuos u otros instrumentos de inversión, cualquiera sea su naturaleza o denominación, efectos de comercio, letras, pagarés, libranzas, privilegios, patentes, marcas, licencias, royalties, procesos industriales o de servicios y concesiones de cualquier naturaleza; </w:t>
            </w:r>
            <w:r w:rsidDel="00000000" w:rsidR="00000000" w:rsidRPr="00000000">
              <w:rPr>
                <w:rFonts w:ascii="Roboto" w:cs="Roboto" w:eastAsia="Roboto" w:hAnsi="Roboto"/>
                <w:b w:val="1"/>
                <w:bCs w:val="1"/>
                <w:color w:val="4338ca"/>
                <w:sz w:val="23"/>
                <w:szCs w:val="23"/>
                <w:rtl w:val="0"/>
              </w:rPr>
              <w:t xml:space="preserve">iv)</w:t>
            </w:r>
            <w:r w:rsidDel="00000000" w:rsidR="00000000" w:rsidRPr="00000000">
              <w:rPr>
                <w:rFonts w:ascii="Roboto" w:cs="Roboto" w:eastAsia="Roboto" w:hAnsi="Roboto"/>
                <w:color w:val="1e293b"/>
                <w:sz w:val="23"/>
                <w:szCs w:val="23"/>
                <w:rtl w:val="0"/>
              </w:rPr>
              <w:t xml:space="preserve"> La inversión y participación en toda clase de sociedades, sean industriales, comerciales, civiles o agrícolas, o cualquiera sea su naturaleza jurídica, sea mediante su formación o incorporación a ellas a través de la compra o venta de derechos sociales, acciones o participaciones en sociedades, y, en general, la formación, modificación y/o participación en sociedades, comunidades y asociaciones; </w:t>
            </w:r>
            <w:r w:rsidDel="00000000" w:rsidR="00000000" w:rsidRPr="00000000">
              <w:rPr>
                <w:rFonts w:ascii="Roboto" w:cs="Roboto" w:eastAsia="Roboto" w:hAnsi="Roboto"/>
                <w:b w:val="1"/>
                <w:bCs w:val="1"/>
                <w:color w:val="4338ca"/>
                <w:sz w:val="23"/>
                <w:szCs w:val="23"/>
                <w:rtl w:val="0"/>
              </w:rPr>
              <w:t xml:space="preserve">v)</w:t>
            </w:r>
            <w:r w:rsidDel="00000000" w:rsidR="00000000" w:rsidRPr="00000000">
              <w:rPr>
                <w:rFonts w:ascii="Roboto" w:cs="Roboto" w:eastAsia="Roboto" w:hAnsi="Roboto"/>
                <w:color w:val="1e293b"/>
                <w:sz w:val="23"/>
                <w:szCs w:val="23"/>
                <w:rtl w:val="0"/>
              </w:rPr>
              <w:t xml:space="preserve"> Cualquier otra actividad que acuerden los Accionistas;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CD">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0CE">
      <w:pPr>
        <w:spacing w:after="0" w:lineRule="auto"/>
        <w:ind w:left="-284" w:firstLine="0"/>
        <w:rPr>
          <w:b w:val="0"/>
          <w:bCs w:val="0"/>
          <w:vertAlign w:val="baseline"/>
        </w:rPr>
      </w:pPr>
      <w:r w:rsidDel="00000000" w:rsidR="00000000" w:rsidRPr="00000000">
        <w:br w:type="page"/>
      </w:r>
      <w:r w:rsidDel="00000000" w:rsidR="00000000" w:rsidRPr="00000000">
        <w:rPr>
          <w:b w:val="1"/>
          <w:bCs w:val="1"/>
          <w:vertAlign w:val="baseline"/>
          <w:rtl w:val="0"/>
        </w:rPr>
        <w:t xml:space="preserve">2.- RESUMEN – EXPOSICIÓN SINTÉTICA DEL PROGRAMA TECNOLÓGICO </w:t>
      </w:r>
      <w:r w:rsidDel="00000000" w:rsidR="00000000" w:rsidRPr="00000000">
        <w:rPr>
          <w:vertAlign w:val="baseline"/>
          <w:rtl w:val="0"/>
        </w:rPr>
        <w:t xml:space="preserve">(</w:t>
      </w:r>
      <w:sdt>
        <w:sdtPr>
          <w:id w:val="-1920696028"/>
          <w:tag w:val="goog_rdk_9"/>
        </w:sdtPr>
        <w:sdtContent>
          <w:commentRangeStart w:id="9"/>
        </w:sdtContent>
      </w:sdt>
      <w:r w:rsidDel="00000000" w:rsidR="00000000" w:rsidRPr="00000000">
        <w:rPr>
          <w:i w:val="1"/>
          <w:iCs w:val="1"/>
          <w:sz w:val="20"/>
          <w:szCs w:val="20"/>
          <w:vertAlign w:val="baseline"/>
          <w:rtl w:val="0"/>
        </w:rPr>
        <w:t xml:space="preserve">Describa en un máximo de 12 líneas el</w:t>
      </w:r>
      <w:commentRangeEnd w:id="9"/>
      <w:r w:rsidDel="00000000" w:rsidR="00000000" w:rsidRPr="00000000">
        <w:commentReference w:id="9"/>
      </w:r>
      <w:r w:rsidDel="00000000" w:rsidR="00000000" w:rsidRPr="00000000">
        <w:rPr>
          <w:i w:val="1"/>
          <w:iCs w:val="1"/>
          <w:sz w:val="20"/>
          <w:szCs w:val="20"/>
          <w:vertAlign w:val="baseline"/>
          <w:rtl w:val="0"/>
        </w:rPr>
        <w:t xml:space="preserve"> Programa Tecnológico que postula)</w:t>
      </w:r>
      <w:r w:rsidDel="00000000" w:rsidR="00000000" w:rsidRPr="00000000">
        <w:rPr>
          <w:rtl w:val="0"/>
        </w:rPr>
      </w:r>
    </w:p>
    <w:tbl>
      <w:tblPr>
        <w:tblStyle w:val="Table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974" w:hRule="atLeast"/>
          <w:tblHeader w:val="0"/>
        </w:trPr>
        <w:tc>
          <w:tcP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sdt>
            <w:sdtPr>
              <w:id w:val="1775541838"/>
              <w:tag w:val="goog_rdk_14"/>
            </w:sdtPr>
            <w:sdtContent>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Carmen Gloria Zuñiga de Kartzow" w:id="2" w:date="2026-09-07T19:37:42Z"/>
                    <w:rFonts w:ascii="Calibri" w:cs="Calibri" w:eastAsia="Calibri" w:hAnsi="Calibri"/>
                    <w:b w:val="0"/>
                    <w:bCs w:val="0"/>
                    <w:i w:val="0"/>
                    <w:iCs w:val="0"/>
                    <w:smallCaps w:val="0"/>
                    <w:strike w:val="0"/>
                    <w:color w:val="000000"/>
                    <w:sz w:val="22"/>
                    <w:szCs w:val="22"/>
                    <w:u w:val="none"/>
                    <w:shd w:fill="auto" w:val="clear"/>
                    <w:vertAlign w:val="baseline"/>
                  </w:rPr>
                </w:pPr>
                <w:sdt>
                  <w:sdtPr>
                    <w:id w:val="-1771043907"/>
                    <w:tag w:val="goog_rdk_11"/>
                  </w:sdtPr>
                  <w:sdtContent>
                    <w:ins w:author="Mauricio Pruzzo Gárate" w:id="0" w:date="2026-09-07T15:29:57Z"/>
                    <w:sdt>
                      <w:sdtPr>
                        <w:id w:val="-2067199206"/>
                        <w:tag w:val="goog_rdk_12"/>
                      </w:sdtPr>
                      <w:sdtContent>
                        <w:ins w:author="Mauricio Pruzzo Gárate" w:id="0" w:date="2026-09-07T15:29:57Z">
                          <w:r w:rsidDel="00000000" w:rsidR="00000000" w:rsidRPr="00000000">
                            <w:rPr>
                              <w:rtl w:val="0"/>
                              <w:rPrChange w:author="Mauricio Pruzzo Gárate" w:id="1" w:date="2026-09-07T15:29:57Z">
                                <w:rPr>
                                  <w:b w:val="0"/>
                                  <w:bCs w:val="0"/>
                                  <w:vertAlign w:val="baseline"/>
                                </w:rPr>
                              </w:rPrChange>
                            </w:rPr>
                            <w:t xml:space="preserve">"Línea de Vida de un Activo" es un programa tecnológico que aborda las tres grandes etapas del ciclo de vida de un proyecto a construir en Chile (50 a 70 años): Diseño y pre-Inversión, Construcción e inversión, y Post-Venta y explotación. Hoy estas etapas se resuelven de forma fragmentada, con especialistas que trabajan desconectados entre sí, generando sobrecostos, retrasos y una baja tasa de aprobación de proyectos. A continuación se detalla el impacto esperado que recorre toda la linea de vida:</w:t>
                          </w:r>
                        </w:ins>
                      </w:sdtContent>
                    </w:sdt>
                    <w:ins w:author="Mauricio Pruzzo Gárate" w:id="0" w:date="2026-09-07T15:29:57Z"/>
                  </w:sdtContent>
                </w:sdt>
                <w:sdt>
                  <w:sdtPr>
                    <w:id w:val="1766713211"/>
                    <w:tag w:val="goog_rdk_13"/>
                  </w:sdtPr>
                  <w:sdtContent>
                    <w:del w:author="Carmen Gloria Zuñiga de Kartzow" w:id="2" w:date="2026-09-07T19:37:42Z">
                      <w:r w:rsidDel="00000000" w:rsidR="00000000" w:rsidRPr="00000000">
                        <w:rPr>
                          <w:rtl w:val="0"/>
                        </w:rPr>
                      </w:r>
                    </w:del>
                  </w:sdtContent>
                </w:sdt>
              </w:p>
            </w:sdtContent>
          </w:sdt>
          <w:sdt>
            <w:sdtPr>
              <w:id w:val="1258344781"/>
              <w:tag w:val="goog_rdk_16"/>
            </w:sdtPr>
            <w:sdtContent>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Carmen Gloria Zuñiga de Kartzow" w:id="2" w:date="2026-09-07T19:37:42Z"/>
                    <w:rPrChange w:author="Carmen Gloria Zuñiga de Kartzow" w:id="3" w:date="2026-09-07T19:37:42Z">
                      <w:rPr>
                        <w:rFonts w:ascii="Calibri" w:cs="Calibri" w:eastAsia="Calibri" w:hAnsi="Calibri"/>
                        <w:b w:val="0"/>
                        <w:bCs w:val="0"/>
                        <w:i w:val="0"/>
                        <w:iCs w:val="0"/>
                        <w:smallCaps w:val="0"/>
                        <w:strike w:val="0"/>
                        <w:color w:val="000000"/>
                        <w:sz w:val="22"/>
                        <w:szCs w:val="22"/>
                        <w:u w:val="none"/>
                        <w:shd w:fill="auto" w:val="clear"/>
                        <w:vertAlign w:val="baseline"/>
                      </w:rPr>
                    </w:rPrChange>
                  </w:rPr>
                  <w:pPrChange w:author="Carmen Gloria Zuñiga de Kartzow" w:id="0" w:date="2026-09-07T19:37:42Z">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pPrChange>
                </w:pPr>
                <w:sdt>
                  <w:sdtPr>
                    <w:id w:val="800999347"/>
                    <w:tag w:val="goog_rdk_15"/>
                  </w:sdtPr>
                  <w:sdtContent>
                    <w:del w:author="Carmen Gloria Zuñiga de Kartzow" w:id="2" w:date="2026-09-07T19:37:42Z">
                      <w:r w:rsidDel="00000000" w:rsidR="00000000" w:rsidRPr="00000000">
                        <w:rPr>
                          <w:rtl w:val="0"/>
                        </w:rPr>
                      </w:r>
                    </w:del>
                  </w:sdtContent>
                </w:sdt>
              </w:p>
            </w:sdtContent>
          </w:sdt>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la pre-inversión, decisiones sobre dónde y con qué reglas construir que hoy toman años se resuelven con información normativa, económica y de plazos cruzada en tiempo real. En el diseño, una optimización temprana de CAPEX, OPEX que hoy solo se detecta cuando ya es costoso corregir. En la construcción, el fin de la desconexión entre los sistemas informáticos de cada especialidad, hoy la principal fuente de reproceso y pérdida de información. Y en el mantenimiento predictivo del activo que hoy no existe por falta de continuidad de la información generada en las etapas anteriores. El resultado es un activo que se planifica, diseña, construye y opera con menos incertidumbre, plazos más eficientes  y menor costo total a lo largo de toda su vida útil.</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industria de la construcción experimenta un cambio de paradigma impulsado por la adopción de analítica predictiva, diseño generativo y gemelos digitales; sin embargo, las soluciones existentes operan de forma insular y carecen de adaptación al complejo marco normativo y regulatorio local. Frente a este desafío, </w:t>
            </w:r>
            <w:r w:rsidDel="00000000" w:rsidR="00000000" w:rsidRPr="00000000">
              <w:rPr>
                <w:b w:val="1"/>
                <w:bCs w:val="1"/>
                <w:rtl w:val="0"/>
              </w:rPr>
              <w:t xml:space="preserve">"Línea de Vida de un Activo"</w:t>
            </w:r>
            <w:r w:rsidDel="00000000" w:rsidR="00000000" w:rsidRPr="00000000">
              <w:rPr>
                <w:rtl w:val="0"/>
              </w:rPr>
              <w:t xml:space="preserve"> se consolida como un Programa Tecnológico integral estructurado sobre la articulación sinérgica de cuatro proyectos interconectados: P1 Búsqueda de Terrenos, P2 Optimización del Proyecto, P3 Integración de Especialistas "Zapatilla" y P4 Mantenimiento.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objetivo general del programa es transformar radicalmente la productividad, eficiencia y sostenibilidad del sector mediante el despliegue de una plataforma asociativa con Inteligencia Artificial y Big Data que unifique la gestión y gobernanza de la información a lo largo de las tres etapas del ciclo de vida inmobiliario (50 a 70 años): Pre-Inversión, Construcción y Explotación. Al concluir la ejecución del programa, el mercado dispondrá de un ecosistema interoperable escalable bajo un modelo de servicios (SaaS/PaaS) que elimina la pérdida de datos entre etapas y garantiza una trazabilidad normativo-operativa sin precedentes.   </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solución será validada bajo condiciones operacionales industriales reales en desarrollos habitacionales de alta exigencia pública, así como en activos clave de mandantes públicos y privados (SERVIU, MOP y sectores Multifamily, Industrial y Minero). Este despliegue generará un impacto cuantitativo directo en la competitividad de la industria, reduciendo en un 15% el CÁPEX inicial, un 20% el ÓPEX operativo y un 40% los tiempos de factibilidad y tramitación, lo que constituye un motor concreto para el avance en la agenda ESG del sector y la consecución directa de los Objetivos de Desarrollo Sostenible de las Naciones Unidas: ODS 9 (Industria, Innovación e Infraestructura), ODS 11 (Ciudades y Comunidades Sostenibles) y ODS 12 (Producción y Consumo Responsables).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DC">
      <w:pPr>
        <w:ind w:left="-284" w:firstLine="0"/>
        <w:jc w:val="both"/>
        <w:rPr>
          <w:b w:val="0"/>
          <w:bCs w:val="0"/>
          <w:vertAlign w:val="baseline"/>
        </w:rPr>
      </w:pPr>
      <w:r w:rsidDel="00000000" w:rsidR="00000000" w:rsidRPr="00000000">
        <w:rPr>
          <w:rtl w:val="0"/>
        </w:rPr>
      </w:r>
    </w:p>
    <w:p w:rsidR="00000000" w:rsidDel="00000000" w:rsidP="00000000" w:rsidRDefault="00000000" w:rsidRPr="00000000" w14:paraId="000000DD">
      <w:pPr>
        <w:spacing w:after="0" w:lineRule="auto"/>
        <w:ind w:left="-284" w:firstLine="0"/>
        <w:jc w:val="both"/>
        <w:rPr>
          <w:i w:val="0"/>
          <w:iCs w:val="0"/>
          <w:sz w:val="20"/>
          <w:szCs w:val="20"/>
          <w:vertAlign w:val="baseline"/>
        </w:rPr>
      </w:pPr>
      <w:r w:rsidDel="00000000" w:rsidR="00000000" w:rsidRPr="00000000">
        <w:rPr>
          <w:b w:val="1"/>
          <w:bCs w:val="1"/>
          <w:vertAlign w:val="baseline"/>
          <w:rtl w:val="0"/>
        </w:rPr>
        <w:t xml:space="preserve">3.- DIAGNÓSTICO, JUSTIFICACIÓN Y OPORTUNIDADES DEL PROGRAMA TECNOLÓGICO </w:t>
      </w:r>
      <w:r w:rsidDel="00000000" w:rsidR="00000000" w:rsidRPr="00000000">
        <w:rPr>
          <w:i w:val="1"/>
          <w:iCs w:val="1"/>
          <w:sz w:val="20"/>
          <w:szCs w:val="20"/>
          <w:vertAlign w:val="baseline"/>
          <w:rtl w:val="0"/>
        </w:rPr>
        <w:t xml:space="preserve">(Para mayor profundización en este punto, revisar subnumeral 8.1 de las bases técnicas del instrumento y documento Guía Técnica de la convocatoria, entre otros antecedentes que considere pertinentes. Además, se deberá completar el Anexo N°1 de este formulario). </w:t>
      </w:r>
      <w:r w:rsidDel="00000000" w:rsidR="00000000" w:rsidRPr="00000000">
        <w:rPr>
          <w:rtl w:val="0"/>
        </w:rPr>
      </w:r>
    </w:p>
    <w:tbl>
      <w:tblPr>
        <w:tblStyle w:val="Table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34" w:hRule="atLeast"/>
          <w:tblHeader w:val="0"/>
        </w:trPr>
        <w:tc>
          <w:tcP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sdt>
              <w:sdtPr>
                <w:id w:val="-467320467"/>
                <w:tag w:val="goog_rdk_17"/>
              </w:sdtPr>
              <w:sdtContent>
                <w:commentRangeStart w:id="10"/>
              </w:sdtContent>
            </w:sdt>
            <w:sdt>
              <w:sdtPr>
                <w:id w:val="-2003589038"/>
                <w:tag w:val="goog_rdk_18"/>
              </w:sdtPr>
              <w:sdtContent>
                <w:commentRangeStart w:id="11"/>
              </w:sdtContent>
            </w:sd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DIAGNÓSTICO</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sdt>
            <w:sdtPr>
              <w:id w:val="657631098"/>
              <w:tag w:val="goog_rdk_30"/>
            </w:sdtPr>
            <w:sdtContent>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095337554"/>
                    <w:tag w:val="goog_rdk_20"/>
                  </w:sdtPr>
                  <w:sdtContent>
                    <w:ins w:author="Mauricio Pruzzo Gárate" w:id="4" w:date="2026-09-07T19:16:03Z"/>
                    <w:sdt>
                      <w:sdtPr>
                        <w:id w:val="-1066817569"/>
                        <w:tag w:val="goog_rdk_21"/>
                      </w:sdtPr>
                      <w:sdtContent>
                        <w:ins w:author="Mauricio Pruzzo Gárate" w:id="4" w:date="2026-09-07T19:16:0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sector construcción equivale al 6% del PIB chileno, MM$13.800.000, y da empleo a 840.000 personas, un 9% de la fuerza laboral del país, el 98% de ellas en Pymes (Banco Central; INE, 2025). Es también el sector que construye la vivienda, la infraestructura pública, el transporte y buena parte de la matriz energética. Y sin embargo arrastra sobrecostos, retrasos, una cadena de valor fragmentada y una digitalización que avanza más lento que en otras industrias </w:t>
                          </w:r>
                        </w:ins>
                      </w:sdtContent>
                    </w:sdt>
                    <w:ins w:author="Mauricio Pruzzo Gárate" w:id="4" w:date="2026-09-07T19:16:03Z"/>
                  </w:sdtContent>
                </w:sdt>
                <w:sdt>
                  <w:sdtPr>
                    <w:id w:val="2052946548"/>
                    <w:tag w:val="goog_rdk_22"/>
                  </w:sdtPr>
                  <w:sdtContent>
                    <w:ins w:author="Andrés Salgado" w:id="6" w:date="2026-09-08T18:42:48Z"/>
                    <w:sdt>
                      <w:sdtPr>
                        <w:id w:val="-1512472711"/>
                        <w:tag w:val="goog_rdk_23"/>
                      </w:sdtPr>
                      <w:sdtContent>
                        <w:ins w:author="Andrés Salgado" w:id="6" w:date="2026-09-08T18:42:48Z">
                          <w:r w:rsidDel="00000000" w:rsidR="00000000" w:rsidRPr="00000000">
                            <w:rPr>
                              <w:rtl w:val="0"/>
                              <w:rPrChange w:author="Andrés Salgado" w:id="7" w:date="2026-09-08T18:42:4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(Guía Técnica 26PTECIA, numeral 1.a; Banco Central e INE, 2025)</w:t>
                          </w:r>
                        </w:ins>
                      </w:sdtContent>
                    </w:sdt>
                    <w:ins w:author="Andrés Salgado" w:id="6" w:date="2026-09-08T18:42:48Z"/>
                  </w:sdtContent>
                </w:sdt>
                <w:sdt>
                  <w:sdtPr>
                    <w:id w:val="-1398545468"/>
                    <w:tag w:val="goog_rdk_24"/>
                  </w:sdtPr>
                  <w:sdtContent>
                    <w:ins w:author="Mauricio Pruzzo Gárate" w:id="4" w:date="2026-09-07T19:16:03Z">
                      <w:sdt>
                        <w:sdtPr>
                          <w:id w:val="-1877430614"/>
                          <w:tag w:val="goog_rdk_25"/>
                        </w:sdtPr>
                        <w:sdtContent>
                          <w:del w:author="Andrés Salgado" w:id="6" w:date="2026-09-08T18:42:48Z"/>
                        </w:sdtContent>
                      </w:sdt>
                    </w:ins>
                    <w:sdt>
                      <w:sdtPr>
                        <w:id w:val="312069334"/>
                        <w:tag w:val="goog_rdk_26"/>
                      </w:sdtPr>
                      <w:sdtContent>
                        <w:ins w:author="Mauricio Pruzzo Gárate" w:id="4" w:date="2026-09-07T19:16:03Z">
                          <w:del w:author="Andrés Salgado" w:id="6" w:date="2026-09-08T18:42:48Z">
                            <w:r w:rsidDel="00000000" w:rsidR="00000000" w:rsidRPr="00000000">
                              <w:rPr>
                                <w:rtl w:val="0"/>
                                <w:rPrChange w:author="Andrés Salgado" w:id="7" w:date="2026-09-08T18:42:48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(CORFO, 2026)</w:delText>
                            </w:r>
                          </w:del>
                        </w:ins>
                      </w:sdtContent>
                    </w:sdt>
                    <w:ins w:author="Mauricio Pruzzo Gárate" w:id="4" w:date="2026-09-07T19:16:03Z">
                      <w:del w:author="Andrés Salgado" w:id="6" w:date="2026-09-08T18:42:48Z"/>
                      <w:sdt>
                        <w:sdtPr>
                          <w:id w:val="1213493693"/>
                          <w:tag w:val="goog_rdk_27"/>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El indicador más concreto de ese estancamiento es que la superficie de permisos de edificación cayó 11,7% al cierre de 2025 (INE). </w:t>
                          </w:r>
                        </w:sdtContent>
                      </w:sdt>
                    </w:ins>
                  </w:sdtContent>
                </w:sdt>
                <w:sdt>
                  <w:sdtPr>
                    <w:id w:val="-569044968"/>
                    <w:tag w:val="goog_rdk_28"/>
                  </w:sdtPr>
                  <w:sdtContent>
                    <w:ins w:author="Andrés Salgado" w:id="8" w:date="2026-09-08T18:13:23Z"/>
                    <w:sdt>
                      <w:sdtPr>
                        <w:id w:val="-401931506"/>
                        <w:tag w:val="goog_rdk_29"/>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propio diagnóstico de CORFO reconoce, además, que la digitalización e industrialización —en particular la metodología BIM— han aumentado la productividad laboral promedio del sector en un 21% (CChC / Transforma Construye 2025, citados en la Guía Técnica, numeral 1.a), y sitúa a la Inteligencia Artificial como la capa tecnológica siguiente para profundizar.</w:t>
                            <w:br w:type="textWrapping"/>
                            <w:br w:type="textWrapping"/>
                            <w:t xml:space="preserve">Recientemente GPS Property publicó un estudio, dado a conocer por el diario La Tercera el 3 de septiembre de 2026, que muestra una fuerte caída en los tiempos de tramitación de permisos de edificación en la Región Metropolitana. El estudio indica que el tiempo que demora una Dirección de Obras Municipales en aprobar un permiso bajó de 322,5 días, casi 11 meses, en el primer semestre de 2025, a 147,2 días, casi 5 meses, en el primer semestre de 2026, una baja de 54,3%. Ese plazo, con todo, sigue muy por sobre el máximo que hoy exige la ley, 25 días hábiles según la Ley N°21.826 que modificó la Ley General de Urbanismo y Construcciones. El estudio agrega que los proyectos aprobados subieron 12,7% en el mismo período, aunque el propio jefe de Research de GPS Property, Nicolás Abarca Lagos, explica que esa mejora se debe principalmente a que llegaron menos solicitudes nuevas a las Direcciones de Obras Municipales, no a que el sistema se volvió más eficiente.</w:t>
                          </w:r>
                        </w:ins>
                      </w:sdtContent>
                    </w:sdt>
                    <w:ins w:author="Andrés Salgado" w:id="8" w:date="2026-09-08T18:13:23Z"/>
                  </w:sdtContent>
                </w:sdt>
              </w:p>
            </w:sdtContent>
          </w:sdt>
          <w:sdt>
            <w:sdtPr>
              <w:id w:val="2099570852"/>
              <w:tag w:val="goog_rdk_33"/>
            </w:sdtPr>
            <w:sdtContent>
              <w:p w:rsidR="00000000" w:rsidDel="00000000" w:rsidP="00000000" w:rsidRDefault="00000000" w:rsidRPr="00000000" w14:paraId="000000E0">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2046124689"/>
                    <w:tag w:val="goog_rdk_31"/>
                  </w:sdtPr>
                  <w:sdtContent>
                    <w:ins w:author="Andrés Salgado" w:id="8" w:date="2026-09-08T18:13:23Z"/>
                    <w:sdt>
                      <w:sdtPr>
                        <w:id w:val="-1633344961"/>
                        <w:tag w:val="goog_rdk_32"/>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Tampoco alcanza a todo el mercado por igual. Según el análisis que Arquigestión publicó sobre el mismo estudio, el aumento se explica principalmente por una mayor participación del SERVIU y por loteos de casas en la periferia, mientras que los edificios de departamentos siguen con una actividad reducida.</w:t>
                          </w:r>
                        </w:ins>
                      </w:sdtContent>
                    </w:sdt>
                    <w:ins w:author="Andrés Salgado" w:id="8" w:date="2026-09-08T18:13:23Z"/>
                  </w:sdtContent>
                </w:sdt>
              </w:p>
            </w:sdtContent>
          </w:sdt>
          <w:sdt>
            <w:sdtPr>
              <w:id w:val="1430184212"/>
              <w:tag w:val="goog_rdk_36"/>
            </w:sdtPr>
            <w:sdtContent>
              <w:p w:rsidR="00000000" w:rsidDel="00000000" w:rsidP="00000000" w:rsidRDefault="00000000" w:rsidRPr="00000000" w14:paraId="000000E1">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564961677"/>
                    <w:tag w:val="goog_rdk_34"/>
                  </w:sdtPr>
                  <w:sdtContent>
                    <w:ins w:author="Andrés Salgado" w:id="8" w:date="2026-09-08T18:13:23Z"/>
                    <w:sdt>
                      <w:sdtPr>
                        <w:id w:val="752002489"/>
                        <w:tag w:val="goog_rdk_35"/>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Un antecedente adicional, más específico para este programa, es la revisión que el estudio jurídico Andreucci y Torrejón Abogados difundió públicamente en septiembre de 2026 sobre 58 de esos 71 expedientes aprobados. Según esa revisión, 17 tuvieron dos rondas de observaciones antes de aprobarse, 32 presentan Certificados de Informaciones Previas con omisiones que la Contraloría podría usar para invalidar el permiso, y 10 tienen densidad o zonificación que no coincide con el instrumento de planificación territorial vigente. El mismo estudio jurídico cita, además, un caso documentado por el diario Diario Financiero en la comuna de Quilicura, donde la Contraloría eliminó un plano interpretativo que un proyecto había usado como base para obtener financiamiento bancario, dejando, según su lectura del caso, sin valor la garantía hipotecaria constituida sobre ese terreno. Es justamente ese tipo de riesgo, normativa dispersa y sujeta a reinterpretación posterior, el que la evaluación normativa versionada y trazable de este programa tecnológico busca reducir.</w:t>
                          </w:r>
                        </w:ins>
                      </w:sdtContent>
                    </w:sdt>
                    <w:ins w:author="Andrés Salgado" w:id="8" w:date="2026-09-08T18:13:23Z"/>
                  </w:sdtContent>
                </w:sdt>
              </w:p>
            </w:sdtContent>
          </w:sdt>
          <w:sdt>
            <w:sdtPr>
              <w:id w:val="1993942438"/>
              <w:tag w:val="goog_rdk_39"/>
            </w:sdtPr>
            <w:sdtContent>
              <w:p w:rsidR="00000000" w:rsidDel="00000000" w:rsidP="00000000" w:rsidRDefault="00000000" w:rsidRPr="00000000" w14:paraId="000000E2">
                <w:pPr>
                  <w:spacing w:after="240" w:before="240" w:lineRule="auto"/>
                  <w:jc w:val="both"/>
                  <w:rPr>
                    <w:ins w:author="Andrés Salgado" w:id="8" w:date="2026-09-08T18:13:23Z"/>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1489088663"/>
                    <w:tag w:val="goog_rdk_37"/>
                  </w:sdtPr>
                  <w:sdtContent>
                    <w:ins w:author="Andrés Salgado" w:id="8" w:date="2026-09-08T18:13:23Z"/>
                    <w:sdt>
                      <w:sdtPr>
                        <w:id w:val="481092550"/>
                        <w:tag w:val="goog_rdk_38"/>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brecha de fondo, en tanto, sigue sin cerrarse. Según ha señalado públicamente el ingeniero Cristóbal Vega, de Tecna, el número de permisos de edificación otorgados está hoy en su nivel más bajo desde 2011: en Chile se inician cerca de 40.000 viviendas nuevas al año, mientras se forman aproximadamente 130.000 hogares nuevos, familias o personas que necesitan un lugar donde vivir por primera vez. Esa diferencia, más de tres hogares nuevos por cada vivienda que se empieza a construir, es la brecha real detrás de las cifras de permisos.</w:t>
                          </w:r>
                        </w:ins>
                      </w:sdtContent>
                    </w:sdt>
                    <w:ins w:author="Andrés Salgado" w:id="8" w:date="2026-09-08T18:13:23Z"/>
                  </w:sdtContent>
                </w:sdt>
              </w:p>
            </w:sdtContent>
          </w:sdt>
          <w:sdt>
            <w:sdtPr>
              <w:id w:val="-1588036216"/>
              <w:tag w:val="goog_rdk_44"/>
            </w:sdtPr>
            <w:sdtContent>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Andrés Salgado" w:id="8" w:date="2026-09-08T18:13:23Z"/>
                    <w:b w:val="1"/>
                    <w:bCs w:val="1"/>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2140939030"/>
                    <w:tag w:val="goog_rdk_40"/>
                  </w:sdtPr>
                  <w:sdtContent>
                    <w:ins w:author="Andrés Salgado" w:id="8" w:date="2026-09-08T18:13:23Z"/>
                    <w:sdt>
                      <w:sdtPr>
                        <w:id w:val="837213753"/>
                        <w:tag w:val="goog_rdk_41"/>
                      </w:sdtPr>
                      <w:sdtContent>
                        <w:ins w:author="Andrés Salgado" w:id="8" w:date="2026-09-08T18:13:2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adopci</w:t>
                          </w:r>
                        </w:ins>
                      </w:sdtContent>
                    </w:sdt>
                    <w:ins w:author="Andrés Salgado" w:id="8" w:date="2026-09-08T18:13:23Z">
                      <w:sdt>
                        <w:sdtPr>
                          <w:id w:val="1032880411"/>
                          <w:tag w:val="goog_rdk_42"/>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ón de BIM ha sido el mayor avance reciente de digitalización del sector (CChC- Transforma Construye, 2025), pero opera sobre el objeto ya diseñado</w:t>
                          </w:r>
                        </w:sdtContent>
                      </w:sdt>
                      <w:sdt>
                        <w:sdtPr>
                          <w:id w:val="-1606579560"/>
                          <w:tag w:val="goog_rdk_43"/>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herramientas como REVI revisan la norma municipal y sistemas como RITMO coordinan la obra. A nivel internacional, el diseño generativo para factibilidad inmobiliaria (TestFit, Architechtures) es ya un mercado global masivo, pero ninguno incorpora el marco regulatorio chileno; y a nivel local, plataformas como Baudata o In-Data reportan permisos ya tramitados de forma retrospectiva, sin evaluar un terreno antes de la decisión de compra ni predecir los plazos de tramitación. Ninguna solución acompaña el activo a lo largo de todo su ciclo de vida.</w:t>
                          </w:r>
                        </w:sdtContent>
                      </w:sdt>
                    </w:ins>
                  </w:sdtContent>
                </w:sdt>
              </w:p>
            </w:sdtContent>
          </w:sdt>
          <w:sdt>
            <w:sdtPr>
              <w:id w:val="-1241914335"/>
              <w:tag w:val="goog_rdk_56"/>
            </w:sdtPr>
            <w:sdtContent>
              <w:p w:rsidR="00000000" w:rsidDel="00000000" w:rsidP="00000000" w:rsidRDefault="00000000" w:rsidRPr="00000000" w14:paraId="000000E4">
                <w:pPr>
                  <w:spacing w:after="240" w:before="240" w:lineRule="auto"/>
                  <w:jc w:val="both"/>
                  <w:rPr>
                    <w:ins w:author="Mauricio Pruzzo Gárate" w:id="4" w:date="2026-09-07T19:16:03Z"/>
                    <w:del w:author="Andrés Salgado" w:id="10" w:date="2026-09-08T18:12:20Z"/>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pPrChange w:author="Andrés Salgado" w:id="0" w:date="2026-09-08T18:13:23Z">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pPrChange>
                </w:pPr>
                <w:sdt>
                  <w:sdtPr>
                    <w:id w:val="-929427407"/>
                    <w:tag w:val="goog_rdk_45"/>
                  </w:sdtPr>
                  <w:sdtContent>
                    <w:ins w:author="Andrés Salgado" w:id="8" w:date="2026-09-08T18:13:23Z"/>
                    <w:sdt>
                      <w:sdtPr>
                        <w:id w:val="555207400"/>
                        <w:tag w:val="goog_rdk_46"/>
                      </w:sdtPr>
                      <w:sdtContent>
                        <w:ins w:author="Andrés Salgado" w:id="8" w:date="2026-09-08T18:13:23Z">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En el contexto regulatorio, la factibilidad de un proyecto depende de un cuerpo normativo disperso, entre ellos la OGUC, Ley </w:t>
                          </w:r>
                        </w:ins>
                      </w:sdtContent>
                    </w:sdt>
                    <w:ins w:author="Andrés Salgado" w:id="8" w:date="2026-09-08T18:13:23Z">
                      <w:sdt>
                        <w:sdtPr>
                          <w:id w:val="323879479"/>
                          <w:tag w:val="goog_rdk_47"/>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General</w:t>
                          </w:r>
                        </w:sdtContent>
                      </w:sdt>
                      <w:sdt>
                        <w:sdtPr>
                          <w:id w:val="1044587608"/>
                          <w:tag w:val="goog_rdk_48"/>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de Urbanismo y Cobstrucciones, Planos Reguladores Comunales (PRC), normativas seg</w:t>
                          </w:r>
                        </w:sdtContent>
                      </w:sdt>
                      <w:sdt>
                        <w:sdtPr>
                          <w:id w:val="-439993645"/>
                          <w:tag w:val="goog_rdk_49"/>
                        </w:sdtPr>
                        <w:sdtContent>
                          <w:r w:rsidDel="00000000" w:rsidR="00000000" w:rsidRPr="00000000">
                            <w:rPr>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ún cada proyecto</w:t>
                          </w:r>
                        </w:sdtContent>
                      </w:sdt>
                      <w:sdt>
                        <w:sdtPr>
                          <w:id w:val="1256488529"/>
                          <w:tag w:val="goog_rdk_50"/>
                        </w:sdtPr>
                        <w:sdtContent>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evaluación ambiental (RCA), dictámenes de distintos organismos regulatorios, que se define como la jurisprudencia de los casos, y tramitación ante la Dirección de Obras Municipales (DOM). Hoy esa información está repartida entre organismos y consultores que no comparten formato ni lenguaje, de modo que decisiones que deberían tomar semanas terminan tomando años</w:t>
                          </w:r>
                        </w:sdtContent>
                      </w:sdt>
                    </w:ins>
                  </w:sdtContent>
                </w:sdt>
                <w:sdt>
                  <w:sdtPr>
                    <w:id w:val="-1633812588"/>
                    <w:tag w:val="goog_rdk_51"/>
                  </w:sdtPr>
                  <w:sdtContent>
                    <w:ins w:author="Andrés Salgado" w:id="10" w:date="2026-09-08T18:12:20Z"/>
                    <w:sdt>
                      <w:sdtPr>
                        <w:id w:val="-47609351"/>
                        <w:tag w:val="goog_rdk_52"/>
                      </w:sdtPr>
                      <w:sdtContent>
                        <w:ins w:author="Andrés Salgado" w:id="10" w:date="2026-09-08T18:12:20Z">
                          <w:r w:rsidDel="00000000" w:rsidR="00000000" w:rsidRPr="00000000">
                            <w:rPr>
                              <w:b w:val="1"/>
                              <w:bCs w:val="1"/>
                              <w:rtl w:val="0"/>
                              <w:rPrChange w:author="Andrés Salgado" w:id="9" w:date="2026-09-08T18:13:2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w:t>
                          </w:r>
                        </w:ins>
                      </w:sdtContent>
                    </w:sdt>
                    <w:ins w:author="Andrés Salgado" w:id="10" w:date="2026-09-08T18:12:20Z"/>
                  </w:sdtContent>
                </w:sdt>
                <w:sdt>
                  <w:sdtPr>
                    <w:id w:val="888798315"/>
                    <w:tag w:val="goog_rdk_53"/>
                  </w:sdtPr>
                  <w:sdtContent>
                    <w:ins w:author="Mauricio Pruzzo Gárate" w:id="4" w:date="2026-09-07T19:16:03Z">
                      <w:sdt>
                        <w:sdtPr>
                          <w:id w:val="-86482976"/>
                          <w:tag w:val="goog_rdk_54"/>
                        </w:sdtPr>
                        <w:sdtContent>
                          <w:del w:author="Andrés Salgado" w:id="10" w:date="2026-09-08T18:12:20Z"/>
                        </w:sdtContent>
                      </w:sdt>
                    </w:ins>
                    <w:sdt>
                      <w:sdtPr>
                        <w:id w:val="-1988165737"/>
                        <w:tag w:val="goog_rdk_55"/>
                      </w:sdtPr>
                      <w:sdtContent>
                        <w:ins w:author="Mauricio Pruzzo Gárate" w:id="4" w:date="2026-09-07T19:16:03Z">
                          <w:del w:author="Andrés Salgado" w:id="10" w:date="2026-09-08T18:12:20Z">
                            <w:r w:rsidDel="00000000" w:rsidR="00000000" w:rsidRPr="00000000">
                              <w:rPr>
                                <w:rtl w:val="0"/>
                              </w:rPr>
                            </w:r>
                          </w:del>
                        </w:ins>
                      </w:sdtContent>
                    </w:sdt>
                    <w:ins w:author="Mauricio Pruzzo Gárate" w:id="4" w:date="2026-09-07T19:16:03Z">
                      <w:del w:author="Andrés Salgado" w:id="10" w:date="2026-09-08T18:12:20Z"/>
                    </w:ins>
                  </w:sdtContent>
                </w:sdt>
              </w:p>
            </w:sdtContent>
          </w:sdt>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sdt>
              <w:sdtPr>
                <w:id w:val="325158006"/>
                <w:tag w:val="goog_rdk_58"/>
              </w:sdtPr>
              <w:sdtContent>
                <w:ins w:author="Andrés Salgado" w:id="10" w:date="2026-09-08T18:12:20Z"/>
                <w:sdt>
                  <w:sdtPr>
                    <w:id w:val="236969404"/>
                    <w:tag w:val="goog_rdk_59"/>
                  </w:sdtPr>
                  <w:sdtContent>
                    <w:ins w:author="Andrés Salgado" w:id="10" w:date="2026-09-08T18:12:20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Ciclo de vida y l</w:t>
                      </w:r>
                    </w:ins>
                  </w:sdtContent>
                </w:sdt>
                <w:ins w:author="Andrés Salgado" w:id="10" w:date="2026-09-08T18:12:20Z">
                  <w:sdt>
                    <w:sdtPr>
                      <w:id w:val="1835475164"/>
                      <w:tag w:val="goog_rdk_60"/>
                    </w:sdtPr>
                    <w:sdtContent>
                      <w:r w:rsidDel="00000000" w:rsidR="00000000" w:rsidRPr="00000000">
                        <w:rPr>
                          <w:rtl w:val="0"/>
                          <w:rPrChange w:author="Andrés Salgado" w:id="11" w:date="2026-09-08T18:12:20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ínea base. </w:t>
                      </w:r>
                    </w:sdtContent>
                  </w:sdt>
                </w:ins>
              </w:sdtContent>
            </w:sdt>
            <w:sdt>
              <w:sdtPr>
                <w:id w:val="1907540011"/>
                <w:tag w:val="goog_rdk_61"/>
              </w:sdtPr>
              <w:sdtContent>
                <w:ins w:author="Mauricio Pruzzo Gárate" w:id="4" w:date="2026-09-07T19:16:03Z"/>
                <w:sdt>
                  <w:sdtPr>
                    <w:id w:val="1080846663"/>
                    <w:tag w:val="goog_rdk_62"/>
                  </w:sdtPr>
                  <w:sdtContent>
                    <w:ins w:author="Mauricio Pruzzo Gárate" w:id="4" w:date="2026-09-07T19:16:03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Un activo inmobiliario </w:t>
                      </w:r>
                    </w:ins>
                  </w:sdtContent>
                </w:sdt>
                <w:ins w:author="Mauricio Pruzzo Gárate" w:id="4" w:date="2026-09-07T19:16:03Z"/>
              </w:sdtContent>
            </w:sdt>
            <w:sdt>
              <w:sdtPr>
                <w:id w:val="-1712580396"/>
                <w:tag w:val="goog_rdk_63"/>
              </w:sdtPr>
              <w:sdtContent>
                <w:ins w:author="Andrés Salgado" w:id="12" w:date="2026-09-08T18:12:57Z"/>
                <w:sdt>
                  <w:sdtPr>
                    <w:id w:val="100794822"/>
                    <w:tag w:val="goog_rdk_64"/>
                  </w:sdtPr>
                  <w:sdtContent>
                    <w:ins w:author="Andrés Salgado" w:id="12" w:date="2026-09-08T18:12:57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vive en</w:t>
                      </w:r>
                    </w:ins>
                  </w:sdtContent>
                </w:sdt>
                <w:ins w:author="Andrés Salgado" w:id="12" w:date="2026-09-08T18:12:57Z"/>
              </w:sdtContent>
            </w:sdt>
            <w:sdt>
              <w:sdtPr>
                <w:id w:val="1414156933"/>
                <w:tag w:val="goog_rdk_65"/>
              </w:sdtPr>
              <w:sdtContent>
                <w:ins w:author="Mauricio Pruzzo Gárate" w:id="4" w:date="2026-09-07T19:16:03Z">
                  <w:sdt>
                    <w:sdtPr>
                      <w:id w:val="448567815"/>
                      <w:tag w:val="goog_rdk_66"/>
                    </w:sdtPr>
                    <w:sdtContent>
                      <w:del w:author="Andrés Salgado" w:id="12" w:date="2026-09-08T18:12:57Z"/>
                    </w:sdtContent>
                  </w:sdt>
                </w:ins>
                <w:sdt>
                  <w:sdtPr>
                    <w:id w:val="1876776607"/>
                    <w:tag w:val="goog_rdk_67"/>
                  </w:sdtPr>
                  <w:sdtContent>
                    <w:ins w:author="Mauricio Pruzzo Gárate" w:id="4" w:date="2026-09-07T19:16:03Z">
                      <w:del w:author="Andrés Salgado" w:id="12" w:date="2026-09-08T18:12:57Z">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de en </w:delText>
                        </w:r>
                      </w:del>
                    </w:ins>
                  </w:sdtContent>
                </w:sdt>
                <w:ins w:author="Mauricio Pruzzo Gárate" w:id="4" w:date="2026-09-07T19:16:03Z">
                  <w:del w:author="Andrés Salgado" w:id="12" w:date="2026-09-08T18:12:57Z"/>
                  <w:sdt>
                    <w:sdtPr>
                      <w:id w:val="737988680"/>
                      <w:tag w:val="goog_rdk_68"/>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Chile</w:t>
                      </w:r>
                    </w:sdtContent>
                  </w:sdt>
                  <w:sdt>
                    <w:sdtPr>
                      <w:id w:val="-492564439"/>
                      <w:tag w:val="goog_rdk_69"/>
                    </w:sdtPr>
                    <w:sdtContent>
                      <w:del w:author="Andrés Salgado" w:id="13" w:date="2026-09-08T18:13:05Z">
                        <w:sdt>
                          <w:sdtPr>
                            <w:id w:val="-838765110"/>
                            <w:tag w:val="goog_rdk_70"/>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delText xml:space="preserve"> vive</w:delText>
                            </w:r>
                          </w:sdtContent>
                        </w:sdt>
                      </w:del>
                    </w:sdtContent>
                  </w:sdt>
                  <w:sdt>
                    <w:sdtPr>
                      <w:id w:val="-717728109"/>
                      <w:tag w:val="goog_rdk_71"/>
                    </w:sdtPr>
                    <w:sdtContent>
                      <w:r w:rsidDel="00000000" w:rsidR="00000000" w:rsidRPr="00000000">
                        <w:rPr>
                          <w:rtl w:val="0"/>
                          <w:rPrChange w:author="Mauricio Pruzzo Gárate" w:id="5" w:date="2026-09-07T19:16:03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 entre 50 y 70 años, repartidos en tres etapas: Diseño y Pre-Inversión, Construcción e Inversión, y Post-Venta y Explotación. En cada una interviene una sucesión de especialistas que casi nunca comparten información entre sí. En pre-inversión, el propietario necesita certeza normativa, jurídica, ambiental y energética antes de decidir, y hoy esa certeza está repartida entre organismos y consultores que no hablan el mismo idioma ni usan el mismo formato, por eso una decisión que debería tomar semanas termina tomando años. En construcción, cada especialidad planifica en su propio sistema, sin intercomunicación, y el reproceso que eso genera es constante. En operación, la información que se generó en las dos etapas anteriores simplemente se pierde, así que el mantenimiento predictivo para anticiparse a una falla antes de que ocurra, casi no existe. </w:t>
                      </w:r>
                    </w:sdtContent>
                  </w:sdt>
                </w:ins>
              </w:sdtContent>
            </w:sdt>
            <w:sdt>
              <w:sdtPr>
                <w:id w:val="-805238390"/>
                <w:tag w:val="goog_rdk_72"/>
              </w:sdtPr>
              <w:sdtContent>
                <w:ins w:author="Andrés Salgado" w:id="14" w:date="2026-09-08T19:35:48Z">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El programa aborda estas tres etapas a través de un portafolio de desarrollos independientes pero correlacionados —búsqueda y evaluación de terrenos y optimización del proyecto en pre-inversión, integración e interoperabilidad de los sistemas de la obra en construcción, y mantenimiento predictivo en operación— que comparten una misma base de información continua. En su conjunto, el programa apunta a los desafíos de fondo del sector: la aún escasa incorporación de IA con fines productivos, la distancia entre las necesidades reales de la construcción y la oferta tecnológica disponible, y la oportunidad de crear soluciones que efectivamente respondan a esas necesidades. Lo hace mediante un portafolio coherente, orientado a mejorar la gestión del activo a lo largo de todo su ciclo de vida</w:t>
                  </w:r>
                </w:ins>
              </w:sdtContent>
            </w:sdt>
            <w:r w:rsidDel="00000000" w:rsidR="00000000" w:rsidRPr="00000000">
              <w:rPr>
                <w:u w:val="single"/>
                <w:rtl w:val="0"/>
              </w:rPr>
              <w:t xml:space="preserve">.</w:t>
            </w:r>
            <w:r w:rsidDel="00000000" w:rsidR="00000000" w:rsidRPr="00000000">
              <w:rPr>
                <w:rtl w:val="0"/>
              </w:rPr>
            </w:r>
          </w:p>
          <w:sdt>
            <w:sdtPr>
              <w:id w:val="-387283668"/>
              <w:tag w:val="goog_rdk_75"/>
            </w:sdtPr>
            <w:sdtContent>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del w:author="Andrés Salgado" w:id="15" w:date="2026-09-14T17:54:38Z"/>
                  </w:rPr>
                </w:pPr>
                <w:sdt>
                  <w:sdtPr>
                    <w:id w:val="-1031767659"/>
                    <w:tag w:val="goog_rdk_74"/>
                  </w:sdtPr>
                  <w:sdtContent>
                    <w:del w:author="Andrés Salgado" w:id="15" w:date="2026-09-14T17:54:38Z">
                      <w:r w:rsidDel="00000000" w:rsidR="00000000" w:rsidRPr="00000000">
                        <w:rPr>
                          <w:rtl w:val="0"/>
                        </w:rPr>
                      </w:r>
                    </w:del>
                  </w:sdtContent>
                </w:sdt>
              </w:p>
            </w:sdtContent>
          </w:sdt>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Debido a la escasez de integración de información y sin una estrategia nacional para abordar esta situación se visualizan brechas tecnológicas, logísticas y de articulación que limitan la posibilidad de establecer una optimización en la industria. A continuación, se identifican las principales brechas: </w:t>
            </w:r>
          </w:p>
          <w:p w:rsidR="00000000" w:rsidDel="00000000" w:rsidP="00000000" w:rsidRDefault="00000000" w:rsidRPr="00000000" w14:paraId="000000E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Escasa incorporación de Inteligencia Artificial con fines productivos en el sector construcción.</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En la industria de la construcción existe un bajo nivel de adopción de IA debido a la falta de infraestructura digital interoperable, escasez de capital humano especializado y desconocimiento sobre el retorno económico real que generan las herramientas predictivas e integradas de IA en la eficiencia de obras e infraestructura.   </w:t>
            </w:r>
          </w:p>
          <w:p w:rsidR="00000000" w:rsidDel="00000000" w:rsidP="00000000" w:rsidRDefault="00000000" w:rsidRPr="00000000" w14:paraId="000000E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Desconexión entre las necesidades reales del sector productivo y la oferta de tecnología de IA.</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Existe un vacío entre los problemas concretos de la industria (tiempos excesivos de tramitación, reprocesos en obra, pérdida de información en postventa) y las soluciones informáticas disponibles en el mercado, las cuales no están adaptadas al marco regulatorio chileno ni integradas entre sí.   </w:t>
            </w:r>
          </w:p>
          <w:p w:rsidR="00000000" w:rsidDel="00000000" w:rsidP="00000000" w:rsidRDefault="00000000" w:rsidRPr="00000000" w14:paraId="000000ED">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Oportunidad no capturada en el desarrollo y adaptación de soluciones de IA para las necesidades sectoriales.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Falta de plataformas escalables que aprovechen grandes volúmenes de datos (Big Data) e IA para transformar los modelos operativos de la cadena de valor de la construcción, desde la pre-inversión hasta la explotación de largo plazo.</w:t>
            </w:r>
          </w:p>
        </w:tc>
      </w:tr>
      <w:tr>
        <w:trPr>
          <w:cantSplit w:val="0"/>
          <w:trHeight w:val="286" w:hRule="atLeast"/>
          <w:tblHeader w:val="0"/>
        </w:trPr>
        <w:tc>
          <w:tcP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single"/>
                <w:shd w:fill="auto" w:val="clear"/>
                <w:vertAlign w:val="baseline"/>
              </w:rPr>
            </w:pPr>
            <w:sdt>
              <w:sdtPr>
                <w:id w:val="2136814364"/>
                <w:tag w:val="goog_rdk_76"/>
              </w:sdtPr>
              <w:sdtContent>
                <w:commentRangeStart w:id="12"/>
              </w:sdtContent>
            </w:sd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JUSTIFICACIÓN</w:t>
            </w:r>
            <w:commentRangeEnd w:id="12"/>
            <w:r w:rsidDel="00000000" w:rsidR="00000000" w:rsidRPr="00000000">
              <w:commentReference w:id="12"/>
            </w:r>
            <w:r w:rsidDel="00000000" w:rsidR="00000000" w:rsidRPr="00000000">
              <w:rPr>
                <w:rtl w:val="0"/>
              </w:rPr>
            </w:r>
          </w:p>
          <w:sdt>
            <w:sdtPr>
              <w:id w:val="-119594331"/>
              <w:tag w:val="goog_rdk_80"/>
            </w:sdtPr>
            <w:sdtContent>
              <w:p w:rsidR="00000000" w:rsidDel="00000000" w:rsidP="00000000" w:rsidRDefault="00000000" w:rsidRPr="00000000" w14:paraId="000000F0">
                <w:pPr>
                  <w:spacing w:after="160" w:lineRule="auto"/>
                  <w:jc w:val="both"/>
                  <w:rPr>
                    <w:ins w:author="Mauricio Pruzzo Gárate" w:id="16" w:date="2026-09-07T19:26:38Z"/>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907274279"/>
                    <w:tag w:val="goog_rdk_78"/>
                  </w:sdtPr>
                  <w:sdtContent>
                    <w:ins w:author="Mauricio Pruzzo Gárate" w:id="16" w:date="2026-09-07T19:26:38Z"/>
                    <w:sdt>
                      <w:sdtPr>
                        <w:id w:val="-1169102009"/>
                        <w:tag w:val="goog_rdk_79"/>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La digitalización ya demostró que funciona: la adopción de BIM elevó la productividad laboral del sector en 21% (CChC, Transforma Construye, 2025). La inteligencia artificial es el paso siguiente de esa misma transformación, no un reemplazo de lo que ya existe. BIM modela el objeto construido, REVI revisa la norma municipal, sistemas como RITMO coordinan la obra, y ninguno de los tres opera antes de que exista una idea de proyecto concreto, ni acompaña al activo durante su explotación de largo plazo.</w:t>
                          </w:r>
                        </w:ins>
                      </w:sdtContent>
                    </w:sdt>
                    <w:ins w:author="Mauricio Pruzzo Gárate" w:id="16" w:date="2026-09-07T19:26:38Z"/>
                  </w:sdtContent>
                </w:sdt>
              </w:p>
            </w:sdtContent>
          </w:sdt>
          <w:sdt>
            <w:sdtPr>
              <w:id w:val="816997606"/>
              <w:tag w:val="goog_rdk_83"/>
            </w:sdtPr>
            <w:sdtContent>
              <w:p w:rsidR="00000000" w:rsidDel="00000000" w:rsidP="00000000" w:rsidRDefault="00000000" w:rsidRPr="00000000" w14:paraId="000000F1">
                <w:pPr>
                  <w:spacing w:after="160" w:lineRule="auto"/>
                  <w:jc w:val="both"/>
                  <w:rPr>
                    <w:ins w:author="Mauricio Pruzzo Gárate" w:id="16" w:date="2026-09-07T19:26:38Z"/>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pPr>
                <w:sdt>
                  <w:sdtPr>
                    <w:id w:val="-599163952"/>
                    <w:tag w:val="goog_rdk_81"/>
                  </w:sdtPr>
                  <w:sdtContent>
                    <w:ins w:author="Mauricio Pruzzo Gárate" w:id="16" w:date="2026-09-07T19:26:38Z"/>
                    <w:sdt>
                      <w:sdtPr>
                        <w:id w:val="-312902685"/>
                        <w:tag w:val="goog_rdk_82"/>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A nivel internacional, referentes de diseño generativo para factibilidad inmobiliaria como TestFit o Architechtures confirman que esta categoría de solución ya es un mercado global masivo. Pero ninguno cubre el marco regulatorio chileno. A nivel local, herramientas como Baudata o InData reportan, de forma retrospectiva, permisos de edificación ya tramitados, sin evaluar un terreno antes de la decisión de compra ni predecir cuánto va a demorar el camino que le espera en relación a nuevas posibilidades de ideas de proyectos.</w:t>
                          </w:r>
                        </w:ins>
                      </w:sdtContent>
                    </w:sdt>
                    <w:ins w:author="Mauricio Pruzzo Gárate" w:id="16" w:date="2026-09-07T19:26:38Z"/>
                  </w:sdtContent>
                </w:sdt>
              </w:p>
            </w:sdtContent>
          </w:sdt>
          <w:p w:rsidR="00000000" w:rsidDel="00000000" w:rsidP="00000000" w:rsidRDefault="00000000" w:rsidRPr="00000000" w14:paraId="000000F2">
            <w:pPr>
              <w:spacing w:after="160" w:lineRule="auto"/>
              <w:jc w:val="both"/>
              <w:rPr>
                <w:rFonts w:ascii="Calibri" w:cs="Calibri" w:eastAsia="Calibri" w:hAnsi="Calibri"/>
                <w:b w:val="0"/>
                <w:bCs w:val="0"/>
                <w:i w:val="0"/>
                <w:iCs w:val="0"/>
                <w:smallCaps w:val="0"/>
                <w:strike w:val="0"/>
                <w:color w:val="000000"/>
                <w:sz w:val="22"/>
                <w:szCs w:val="22"/>
                <w:u w:val="single"/>
                <w:shd w:fill="auto" w:val="clear"/>
                <w:vertAlign w:val="baseline"/>
              </w:rPr>
            </w:pPr>
            <w:sdt>
              <w:sdtPr>
                <w:id w:val="765672750"/>
                <w:tag w:val="goog_rdk_84"/>
              </w:sdtPr>
              <w:sdtContent>
                <w:ins w:author="Mauricio Pruzzo Gárate" w:id="16" w:date="2026-09-07T19:26:38Z"/>
                <w:sdt>
                  <w:sdtPr>
                    <w:id w:val="1049306126"/>
                    <w:tag w:val="goog_rdk_85"/>
                  </w:sdtPr>
                  <w:sdtContent>
                    <w:ins w:author="Mauricio Pruzzo Gárate" w:id="16" w:date="2026-09-07T19:26:38Z">
                      <w:r w:rsidDel="00000000" w:rsidR="00000000" w:rsidRPr="00000000">
                        <w:rPr>
                          <w:rtl w:val="0"/>
                          <w:rPrChange w:author="Mauricio Pruzzo Gárate" w:id="17" w:date="2026-09-07T19:26:38Z">
                            <w:rPr>
                              <w:rFonts w:ascii="Calibri" w:cs="Calibri" w:eastAsia="Calibri" w:hAnsi="Calibri"/>
                              <w:b w:val="0"/>
                              <w:bCs w:val="0"/>
                              <w:i w:val="0"/>
                              <w:iCs w:val="0"/>
                              <w:smallCaps w:val="0"/>
                              <w:strike w:val="0"/>
                              <w:color w:val="000000"/>
                              <w:sz w:val="22"/>
                              <w:szCs w:val="22"/>
                              <w:u w:val="single"/>
                              <w:shd w:fill="auto" w:val="clear"/>
                              <w:vertAlign w:val="baseline"/>
                            </w:rPr>
                          </w:rPrChange>
                        </w:rPr>
                        <w:t xml:space="preserve">El programa responde directamente a las tres brechas que la Guía Técnica identifica para el sector (numeral 2): la escasa incorporación de IA con fines productivos, la desconexión entre las necesidades reales del sector y la oferta tecnológica disponible, y la oportunidad de desarrollar soluciones que sí respondan a esas necesidades. También responde, casi punto por punto, al alcance que la misma guía define para construcción (numeral 3.a.i): planificación y diseño de proyectos, gestión inteligente de obras, optimización de costos y plazos, y mejora de la gestión de infraestructura a lo largo de todo su ciclo de vida, que es, dicho de otro modo, la línea de vida del activo que este programa recorre de punta a punta.</w:t>
                      </w:r>
                    </w:ins>
                  </w:sdtContent>
                </w:sdt>
                <w:ins w:author="Mauricio Pruzzo Gárate" w:id="16" w:date="2026-09-07T19:26:38Z"/>
              </w:sdtContent>
            </w:sdt>
            <w:r w:rsidDel="00000000" w:rsidR="00000000" w:rsidRPr="00000000">
              <w:rPr>
                <w:rtl w:val="0"/>
              </w:rPr>
            </w:r>
          </w:p>
          <w:p w:rsidR="00000000" w:rsidDel="00000000" w:rsidP="00000000" w:rsidRDefault="00000000" w:rsidRPr="00000000" w14:paraId="000000F3">
            <w:pPr>
              <w:spacing w:after="160" w:lineRule="auto"/>
              <w:jc w:val="both"/>
              <w:rPr/>
            </w:pPr>
            <w:r w:rsidDel="00000000" w:rsidR="00000000" w:rsidRPr="00000000">
              <w:rPr>
                <w:rtl w:val="0"/>
              </w:rPr>
            </w:r>
          </w:p>
          <w:p w:rsidR="00000000" w:rsidDel="00000000" w:rsidP="00000000" w:rsidRDefault="00000000" w:rsidRPr="00000000" w14:paraId="000000F4">
            <w:pPr>
              <w:spacing w:after="160" w:lineRule="auto"/>
              <w:jc w:val="both"/>
              <w:rPr>
                <w:shd w:fill="ff9900" w:val="clear"/>
              </w:rPr>
            </w:pPr>
            <w:r w:rsidDel="00000000" w:rsidR="00000000" w:rsidRPr="00000000">
              <w:rPr>
                <w:shd w:fill="ff9900" w:val="clear"/>
                <w:rtl w:val="0"/>
              </w:rPr>
              <w:t xml:space="preserve">Propuesta: </w:t>
            </w:r>
          </w:p>
          <w:p w:rsidR="00000000" w:rsidDel="00000000" w:rsidP="00000000" w:rsidRDefault="00000000" w:rsidRPr="00000000" w14:paraId="000000F5">
            <w:pPr>
              <w:spacing w:after="160" w:lineRule="auto"/>
              <w:jc w:val="both"/>
              <w:rPr/>
            </w:pPr>
            <w:r w:rsidDel="00000000" w:rsidR="00000000" w:rsidRPr="00000000">
              <w:rPr>
                <w:rtl w:val="0"/>
              </w:rPr>
              <w:t xml:space="preserve">El sector construcción es una columna vertebral para el desarrollo social y económico de Chile, representando aproximadamente un 6% del PIB nacional (MM$ 13.800.000) y empleando a 840.000 personas (9% de la fuerza laboral del país), de las cuales el 98% se concentra en pequeñas y medianas empresas (Pymes). Pese a esta relevancia estructural, la industria arrastra un estancamiento histórico de su productividad laboral, caracterizado por sobrecostos persistentes, retrasos crónicos en la ejecución de obras, fragmentación de la cadena de valor y una velocidad de adopción de tecnologías digitales considerablemente más lenta en comparación con otros sectores estratégicos de la economía.   </w:t>
            </w:r>
          </w:p>
          <w:p w:rsidR="00000000" w:rsidDel="00000000" w:rsidP="00000000" w:rsidRDefault="00000000" w:rsidRPr="00000000" w14:paraId="000000F6">
            <w:pPr>
              <w:spacing w:after="160" w:lineRule="auto"/>
              <w:jc w:val="both"/>
              <w:rPr/>
            </w:pPr>
            <w:r w:rsidDel="00000000" w:rsidR="00000000" w:rsidRPr="00000000">
              <w:rPr>
                <w:rtl w:val="0"/>
              </w:rPr>
              <w:t xml:space="preserve">El indicador más severo del actual estancamiento sectorial se evidencia en los mínimos históricos de permisos de edificación, registrándose una caída del 11,7% en la superficie acumulada autorizada al cierre de 2025. Aunque datos de mercado (estudios de GPS Property, 2026) reportan una reducción puntual en los tiempos de tramitación en Direcciones de Obras Municipales (DOM) —pasando de 322,5 días en el primer semestre de 2025 a 147,2 días en 2026—, los análisis del sector confirman que este fenómeno responde a un menor ingreso de carpetas de proyectos nuevos y no a una mejora estructural de eficiencia en el sistema. Más aún, esta tramitación sigue estando excesivamente lejos del marco legal de 25 días hábiles establecido por la Ley N°21.826 que modificó la Ley General de Urbanismo y Construcciones.   </w:t>
            </w:r>
          </w:p>
          <w:p w:rsidR="00000000" w:rsidDel="00000000" w:rsidP="00000000" w:rsidRDefault="00000000" w:rsidRPr="00000000" w14:paraId="000000F7">
            <w:pPr>
              <w:spacing w:after="160" w:lineRule="auto"/>
              <w:jc w:val="both"/>
              <w:rPr/>
            </w:pPr>
            <w:r w:rsidDel="00000000" w:rsidR="00000000" w:rsidRPr="00000000">
              <w:rPr>
                <w:rtl w:val="0"/>
              </w:rPr>
              <w:t xml:space="preserve">A este escenario de lentitud operativa se suma una alta inseguridad jurídica y normativa. Revisiones técnicas de expedientes aprobados evidencian que un porcentaje sustancial de los proyectos autorizados presentan certificados con omisiones críticas, reincidencias en rondas de observaciones o discordancias directas entre la densidad/zonificación aprobada y los Instrumentos de Planificación Territorial (IPT) vigentes. Esta fragilidad ha derivado en la invalidación de permisos e interpretaciones por parte de la Contraloría General de la República, provocando la paralización de obras y dejando sin valor las garantías hipotecarias sobre terrenos, afectando la bancabilidad y viabilidad de la inversión.   </w:t>
            </w:r>
          </w:p>
          <w:p w:rsidR="00000000" w:rsidDel="00000000" w:rsidP="00000000" w:rsidRDefault="00000000" w:rsidRPr="00000000" w14:paraId="000000F8">
            <w:pPr>
              <w:spacing w:after="160" w:lineRule="auto"/>
              <w:jc w:val="both"/>
              <w:rPr/>
            </w:pPr>
            <w:r w:rsidDel="00000000" w:rsidR="00000000" w:rsidRPr="00000000">
              <w:rPr>
                <w:rtl w:val="0"/>
              </w:rPr>
              <w:t xml:space="preserve">Por otra parte, la brecha social es profunda: en Chile se inician cerca de 40.000 viviendas anuales frente a una creación de aproximadamente 130.000 nuevos hogares por año. Esta desproporción —tres nuevos hogares por cada vivienda que comienza a construirse— demuestra que el déficit habitacional no es solo un problema de financiamiento, sino de un cuello de botella sistémico en la pre-inversión, diseño y materialización de proyectos.</w:t>
            </w:r>
          </w:p>
          <w:p w:rsidR="00000000" w:rsidDel="00000000" w:rsidP="00000000" w:rsidRDefault="00000000" w:rsidRPr="00000000" w14:paraId="000000F9">
            <w:pPr>
              <w:spacing w:after="160" w:lineRule="auto"/>
              <w:jc w:val="both"/>
              <w:rPr/>
            </w:pPr>
            <w:r w:rsidDel="00000000" w:rsidR="00000000" w:rsidRPr="00000000">
              <w:rPr>
                <w:rtl w:val="0"/>
              </w:rPr>
              <w:t xml:space="preserve">La industria chilena ya ha demostrado el impacto real de la digitalización: la adopción de la metodología Building Information Modeling (BIM) permitió incrementar la productividad laboral promedio del sector en un 21% (CChC / Transforma Construye). Sin embargo, el alcance de BIM y de las herramientas informáticas vigentes es acotado:   </w:t>
            </w:r>
          </w:p>
          <w:p w:rsidR="00000000" w:rsidDel="00000000" w:rsidP="00000000" w:rsidRDefault="00000000" w:rsidRPr="00000000" w14:paraId="000000FA">
            <w:pPr>
              <w:numPr>
                <w:ilvl w:val="0"/>
                <w:numId w:val="3"/>
              </w:numPr>
              <w:spacing w:after="0" w:afterAutospacing="0" w:lineRule="auto"/>
              <w:ind w:left="720" w:hanging="360"/>
              <w:jc w:val="both"/>
              <w:rPr>
                <w:u w:val="none"/>
              </w:rPr>
            </w:pPr>
            <w:r w:rsidDel="00000000" w:rsidR="00000000" w:rsidRPr="00000000">
              <w:rPr>
                <w:rtl w:val="0"/>
              </w:rPr>
              <w:t xml:space="preserve">BIM opera sobre el objeto geométrico cuando este ya ha sido concebido y diseñado.   </w:t>
            </w:r>
          </w:p>
          <w:p w:rsidR="00000000" w:rsidDel="00000000" w:rsidP="00000000" w:rsidRDefault="00000000" w:rsidRPr="00000000" w14:paraId="000000FB">
            <w:pPr>
              <w:numPr>
                <w:ilvl w:val="0"/>
                <w:numId w:val="3"/>
              </w:numPr>
              <w:spacing w:after="0" w:afterAutospacing="0" w:lineRule="auto"/>
              <w:ind w:left="720" w:hanging="360"/>
              <w:jc w:val="both"/>
              <w:rPr>
                <w:u w:val="none"/>
              </w:rPr>
            </w:pPr>
            <w:r w:rsidDel="00000000" w:rsidR="00000000" w:rsidRPr="00000000">
              <w:rPr>
                <w:rtl w:val="0"/>
              </w:rPr>
              <w:t xml:space="preserve">Plataformas de revisión normativa (ej. REVI) chequean reglas municipales una vez formulado el proyecto.   </w:t>
            </w:r>
          </w:p>
          <w:p w:rsidR="00000000" w:rsidDel="00000000" w:rsidP="00000000" w:rsidRDefault="00000000" w:rsidRPr="00000000" w14:paraId="000000FC">
            <w:pPr>
              <w:numPr>
                <w:ilvl w:val="0"/>
                <w:numId w:val="3"/>
              </w:numPr>
              <w:spacing w:after="160" w:lineRule="auto"/>
              <w:ind w:left="720" w:hanging="360"/>
              <w:jc w:val="both"/>
              <w:rPr>
                <w:u w:val="none"/>
              </w:rPr>
            </w:pPr>
            <w:r w:rsidDel="00000000" w:rsidR="00000000" w:rsidRPr="00000000">
              <w:rPr>
                <w:rtl w:val="0"/>
              </w:rPr>
              <w:t xml:space="preserve">Sistemas de coordinación de obra (ej. RITMO) organizan las cuadrillas en la fase de edificación. </w:t>
            </w:r>
          </w:p>
          <w:p w:rsidR="00000000" w:rsidDel="00000000" w:rsidP="00000000" w:rsidRDefault="00000000" w:rsidRPr="00000000" w14:paraId="000000FD">
            <w:pPr>
              <w:spacing w:after="160" w:lineRule="auto"/>
              <w:ind w:left="0" w:firstLine="0"/>
              <w:jc w:val="both"/>
              <w:rPr/>
            </w:pPr>
            <w:r w:rsidDel="00000000" w:rsidR="00000000" w:rsidRPr="00000000">
              <w:rPr>
                <w:rtl w:val="0"/>
              </w:rPr>
              <w:t xml:space="preserve">Ninguna de estas herramientas actúa antes de la concepción de la idea, ni evalúa anticipadamente un terreno antes de su compra, ni predice los tiempos normativos, ni acompaña la vida del activo durante sus 50 a 70 años de explotación comercial. </w:t>
            </w:r>
          </w:p>
          <w:p w:rsidR="00000000" w:rsidDel="00000000" w:rsidP="00000000" w:rsidRDefault="00000000" w:rsidRPr="00000000" w14:paraId="000000FE">
            <w:pPr>
              <w:spacing w:after="160" w:lineRule="auto"/>
              <w:ind w:left="0" w:firstLine="0"/>
              <w:jc w:val="both"/>
              <w:rPr/>
            </w:pPr>
            <w:r w:rsidDel="00000000" w:rsidR="00000000" w:rsidRPr="00000000">
              <w:rPr>
                <w:rtl w:val="0"/>
              </w:rPr>
              <w:t xml:space="preserve">A nivel internacional, existen referentes en diseño generativo para factibilidad (como TestFit o Architechtures) que demuestran la madurez comercial de esta categoría de software, pero no incorporan el marco regulatorio, jurídico y ambiental chileno. A nivel local, las herramientas existentes entregan datos retrospectivos de permisos ya tramitados, pero carecen de capacidad analítica y predictiva para acompañar al inversionista y al constructor en tiempo real.   </w:t>
            </w:r>
          </w:p>
          <w:p w:rsidR="00000000" w:rsidDel="00000000" w:rsidP="00000000" w:rsidRDefault="00000000" w:rsidRPr="00000000" w14:paraId="000000FF">
            <w:pPr>
              <w:spacing w:after="160" w:lineRule="auto"/>
              <w:ind w:left="0" w:firstLine="0"/>
              <w:jc w:val="both"/>
              <w:rPr/>
            </w:pPr>
            <w:r w:rsidDel="00000000" w:rsidR="00000000" w:rsidRPr="00000000">
              <w:rPr>
                <w:rtl w:val="0"/>
              </w:rPr>
              <w:t xml:space="preserve">La Inteligencia Artificial representa, por ende, la capa tecnológica decisiva para profundizar la transformación iniciada por BIM. A través de analítica predictiva, procesamiento de lenguaje natural (NLP) sobre marcos jurídicos, optimización multiobjetivo y gemelos digitales, la IA es capaz de interconectar la cadena de valor e imprimir el salto cualitativo de productividad que el país requiere.</w:t>
            </w:r>
          </w:p>
          <w:p w:rsidR="00000000" w:rsidDel="00000000" w:rsidP="00000000" w:rsidRDefault="00000000" w:rsidRPr="00000000" w14:paraId="00000100">
            <w:pPr>
              <w:spacing w:after="160" w:lineRule="auto"/>
              <w:jc w:val="both"/>
              <w:rPr/>
            </w:pPr>
            <w:r w:rsidDel="00000000" w:rsidR="00000000" w:rsidRPr="00000000">
              <w:rPr>
                <w:rtl w:val="0"/>
              </w:rPr>
              <w:t xml:space="preserve">El Programa "Línea de Vida de un Activo" responde frente a las brechas identificadas en el diagnóstico, junto con articular elementos técnicos, financieros y de gestión que refuerzan la solidez de este: </w:t>
            </w:r>
          </w:p>
          <w:p w:rsidR="00000000" w:rsidDel="00000000" w:rsidP="00000000" w:rsidRDefault="00000000" w:rsidRPr="00000000" w14:paraId="00000101">
            <w:pPr>
              <w:spacing w:after="160" w:lineRule="auto"/>
              <w:jc w:val="both"/>
              <w:rPr/>
            </w:pPr>
            <w:r w:rsidDel="00000000" w:rsidR="00000000" w:rsidRPr="00000000">
              <w:rPr>
                <w:rtl w:val="0"/>
              </w:rPr>
              <w:t xml:space="preserve">Para abordar la brecha referente a la escasa incorporación de Inteligencia Artificial con fines productivos en la industria, Chile enfrenta una problemática operativa caracterizada por la operación en "silos" e inaccesibilidad de la información. La industria de la construcción opera de forma altamente fragmentada, donde los especialistas de la etapa de pre-inversión, las empresas constructoras, los inspectores técnicos o fiscales (ITO e IFO) y los administradores de activos utilizan herramientas independientes que no se comunican entre sí. Esta falta de integración provoca una pérdida sistemática de la "memoria técnica" del activo inmobiliario en cada cambio de etapa y perpetúa la dependencia de procesos manuales basados en soporte de papel o correos electrónicos. Frente a este desafío, la solución tecnológica del Programa PTEC se articula mediante el despliegue del Middleware "Zapatilla" (Proyecto 3) y un Gemelo Digital Integrado (Proyecto 4). Consiste en el desarrollo de una plataforma de integración que aplica Inteligencia Artificial para la homologación semántica e interpretación de datos heterogéneos en tiempo real, lo que permite interconectar los sistemas de planificación de obra, BIM, robótica y reportes de inspección sin importar el software específico que utilice cada empresa. Esta información fluye de manera continua hacia la etapa de post-venta para constituir un Gemelo Digital que habilita la gestión de mantenimiento predictivo sobre el activo.   </w:t>
            </w:r>
          </w:p>
          <w:p w:rsidR="00000000" w:rsidDel="00000000" w:rsidP="00000000" w:rsidRDefault="00000000" w:rsidRPr="00000000" w14:paraId="00000102">
            <w:pPr>
              <w:spacing w:after="160" w:lineRule="auto"/>
              <w:jc w:val="both"/>
              <w:rPr/>
            </w:pPr>
            <w:r w:rsidDel="00000000" w:rsidR="00000000" w:rsidRPr="00000000">
              <w:rPr>
                <w:rtl w:val="0"/>
              </w:rPr>
              <w:t xml:space="preserve">Respecto a la brecha relativa a la desconexión entre las necesidades reales del sector productivo y la oferta tecnológica disponible, la problemática nacional se manifiesta en una severa incertidumbre jurídica, dispersión normativa y retrasos excesivos en la tramitación de proyectos. La factibilidad de un proyecto depende de un cuerpo normativo disperso y desvinculado, compuesto por Planos Reguladores Comunales (PRC), la Ley General de Urbanismo y Construcciones (LGUC), la Ordenanza General (OGUC), Resoluciones de Calificación Ambiental (RCA), dictámenes de SERVIU o SII, e interpretación de Contraloría. Las plataformas internacionales de diseño no contemplan la regulación chilena y las soluciones locales reportan datos de manera retrospectiva. Esta desconexión extiende las evaluaciones de terrenos a períodos de meses o años, propicia inseguridad jurídica y puede acarrear la invalidación de permisos de edificación o la paralización de las obras. La respuesta del programa se concreta a través del Motor de IA/NLP para Búsqueda y Evaluación Normativo-Territorial Inteligente (Proyecto 1). Se trata de la implementación de un modelo computacional que ingesta y procesa mediante Procesamiento de Lenguaje Natural (NLP) e IA la totalidad del marco normativo, legal y territorial vigente en el país. De este modo, la solución consolida datos disgregados en tiempo real para entregar al propietario evaluaciones integrales de factibilidad técnica, jurídica, ambiental y económica en cuestión de días, otorgando certezas antes de efectuar la compra del suelo.   </w:t>
            </w:r>
          </w:p>
          <w:p w:rsidR="00000000" w:rsidDel="00000000" w:rsidP="00000000" w:rsidRDefault="00000000" w:rsidRPr="00000000" w14:paraId="00000103">
            <w:pPr>
              <w:spacing w:after="160" w:lineRule="auto"/>
              <w:jc w:val="both"/>
              <w:rPr/>
            </w:pPr>
            <w:r w:rsidDel="00000000" w:rsidR="00000000" w:rsidRPr="00000000">
              <w:rPr>
                <w:rtl w:val="0"/>
              </w:rPr>
              <w:t xml:space="preserve">En relación con la oportunidad no capturada en la generación y adaptación de soluciones tecnológicas de IA, el sector chileno exhibe una evaluación tardía de costos (CÁPEX y ÓPEX), una baja productividad y el deterioro acelerado de los activos. La incapacidad de predecir con precisión los costos de inversión inicial (CÁPEX), los costos operacionales de largo plazo (ÓPEX) y el impacto en sostenibilidad (consumo hídrico, energético y generación de residuos RCD) desde la fase de diseño conceptual conduce a sobrecostos no previstos durante la construcción. Adicionalmente, en la etapa de explotación del inmueble, al carecer de continuidad en los datos recopilados previamente, la administración opera a ciegas y mediante esquemas meramente reactivos ante las fallas, lo que acelera la desvalorización del bien. La solución tecnológica diseñada abarca la Optimización Generativa Multiobjetivo (Proyecto 2) y la Bitácora de Mantenimiento Predictivo (Proyecto 4). Mediante algoritmos de IA generativa, el sistema simula múltiples escenarios de diseño en la pre-inversión para minimizar el CÁPEX y proyectar el ÓPEX, optimizando paralelamente los indicadores de sostenibilidad ambiental en agua, energía y residuos. Posteriormente, durante la fase de explotación, la IA utiliza la bitácora acumulada durante la pre-inversión y la construcción para predecir fallas y anticipar mantenimientos programados, reduciendo los costos operacionales y preservando la plusvalía del activo inmobiliario a lo largo de su vida útil.</w:t>
            </w:r>
          </w:p>
          <w:p w:rsidR="00000000" w:rsidDel="00000000" w:rsidP="00000000" w:rsidRDefault="00000000" w:rsidRPr="00000000" w14:paraId="00000104">
            <w:pPr>
              <w:spacing w:after="160" w:lineRule="auto"/>
              <w:jc w:val="both"/>
              <w:rPr/>
            </w:pPr>
            <w:r w:rsidDel="00000000" w:rsidR="00000000" w:rsidRPr="00000000">
              <w:rPr>
                <w:rtl w:val="0"/>
              </w:rPr>
            </w:r>
          </w:p>
        </w:tc>
      </w:tr>
      <w:tr>
        <w:trPr>
          <w:cantSplit w:val="0"/>
          <w:trHeight w:val="286" w:hRule="atLeast"/>
          <w:tblHeader w:val="0"/>
        </w:trPr>
        <w:tc>
          <w:tcP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OPORTUNIDADES ECONÓMICAS / OPORTUNIDADES DE MERCADO</w:t>
            </w:r>
            <w:r w:rsidDel="00000000" w:rsidR="00000000" w:rsidRPr="00000000">
              <w:rPr>
                <w:rtl w:val="0"/>
              </w:rPr>
            </w:r>
          </w:p>
          <w:sdt>
            <w:sdtPr>
              <w:id w:val="-1201982537"/>
              <w:tag w:val="goog_rdk_89"/>
            </w:sdtPr>
            <w:sdtContent>
              <w:p w:rsidR="00000000" w:rsidDel="00000000" w:rsidP="00000000" w:rsidRDefault="00000000" w:rsidRPr="00000000" w14:paraId="00000106">
                <w:pPr>
                  <w:spacing w:after="160" w:lineRule="auto"/>
                  <w:jc w:val="both"/>
                  <w:rPr>
                    <w:ins w:author="Mauricio Pruzzo Gárate" w:id="18" w:date="2026-09-07T19:33:04Z"/>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pPr>
                <w:sdt>
                  <w:sdtPr>
                    <w:id w:val="1336784280"/>
                    <w:tag w:val="goog_rdk_87"/>
                  </w:sdtPr>
                  <w:sdtContent>
                    <w:ins w:author="Mauricio Pruzzo Gárate" w:id="18" w:date="2026-09-07T19:33:04Z"/>
                    <w:sdt>
                      <w:sdtPr>
                        <w:id w:val="-1494663631"/>
                        <w:tag w:val="goog_rdk_88"/>
                      </w:sdtPr>
                      <w:sdtContent>
                        <w:ins w:author="Mauricio Pruzzo Gárate" w:id="18" w:date="2026-09-07T19:33:04Z">
                          <w:r w:rsidDel="00000000" w:rsidR="00000000" w:rsidRPr="00000000">
                            <w:rPr>
                              <w:rtl w:val="0"/>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El mercado potencial cruza lo público y lo privado: SERVIU, MOP y municipalidades por un lado, multifamilies, industrias, mineras, Entidades Patrocinantes, inmobiliarias y grupos empresariales por otro. Todos comparten algo en común, y es que el costo operacional del activo durante su explotación (OPEX) ya pesa en la decisión desde la etapa de pre-inversión, así que cualquier mejora en los estudios previos y el diseño temprano se traduce, de forma directa, en la rentabilidad futura del activo.</w:t>
                          </w:r>
                        </w:ins>
                      </w:sdtContent>
                    </w:sdt>
                    <w:ins w:author="Mauricio Pruzzo Gárate" w:id="18" w:date="2026-09-07T19:33:04Z"/>
                  </w:sdtContent>
                </w:sdt>
              </w:p>
            </w:sdtContent>
          </w:sdt>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sdt>
              <w:sdtPr>
                <w:id w:val="1804024981"/>
                <w:tag w:val="goog_rdk_90"/>
              </w:sdtPr>
              <w:sdtContent>
                <w:ins w:author="Mauricio Pruzzo Gárate" w:id="18" w:date="2026-09-07T19:33:04Z"/>
                <w:sdt>
                  <w:sdtPr>
                    <w:id w:val="720892710"/>
                    <w:tag w:val="goog_rdk_91"/>
                  </w:sdtPr>
                  <w:sdtContent>
                    <w:ins w:author="Mauricio Pruzzo Gárate" w:id="18" w:date="2026-09-07T19:33:04Z">
                      <w:r w:rsidDel="00000000" w:rsidR="00000000" w:rsidRPr="00000000">
                        <w:rPr>
                          <w:rtl w:val="0"/>
                          <w:rPrChange w:author="Mauricio Pruzzo Gárate" w:id="19" w:date="2026-09-07T19:33:04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El programa, a partir del piloto  “Búsqueda de terrenos“ desarrollado por DTE a la fecha, a modo de prototipo funcional aborda como tipología inicial a la vivienda social DS49, con evidencia real ya construida, pero el motor tecnológico no queda amarrado a esa tipología. Sin rediseñarse desde cero, es extensible a equipamiento comercial, servicios, parques e infraestructura energética, entre otros, lo que va ampliando el universo de clientes e interesados a medida que avanzan los cinco años de ejecución del programa. </w:t>
                      </w:r>
                    </w:ins>
                  </w:sdtContent>
                </w:sdt>
                <w:ins w:author="Mauricio Pruzzo Gárate" w:id="18" w:date="2026-09-07T19:33:04Z"/>
              </w:sdtContent>
            </w:sdt>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Propuesta:</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mercado potencial para el Programa Tecnológico "Línea de Vida de un Activo" abarca de manera integral a todo el ecosistema de la edificación e infraestructura en Chile, cuyo peso económico alcanza aproximadamente el 6% del Producto Interno Bruto nacional —equivalente a MM$ 13.800.000— y moviliza a más de 840.000 trabajadores concentrados en un 98% en pequeñas y medianas empresas. La demanda objetivo se estructura en dos grandes bloques de mandantes que comparten la necesidad crítica de optimizar el costo global del bien inmueble durante su ciclo de vida útil de 50 a 70 años. Por un lado, se posiciona el sector público constituido por el Ministerio de Vivienda y Urbanismo (MINVU-SERVIU), el Ministerio de Obras Públicas (MOP) y las municipalidades, los cuales requieren acelerar la entrega de infraestructura social y vial reduciendo tiempos de tramitación y evitando sobrecostos por invalidez de permisos. Por otro lado, se ubica el sector privado compuesto por desarrolladores inmobiliarios, empresas constructoras, administradores de fondos Multifamily, redes de salud, mineras e industrias, para quienes el costo operacional (ÓPEX) en la etapa de explotación es un factor determinante en la rentabilidad del proyecto desde su fase conceptual de pre-inversión.   </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arquitectura del desarrollo tecnológico parte de una validación y prototipo funcional aplicado a la vivienda social bajo el programa DS49, abarcando proyectos reales como La Serena (512 unidades totales) y Chillán (384 unidades) con integración de energía distrital y generación fotovoltaica. Sin embargo, el núcleo de software basado en Inteligencia Artificial y la plataforma de interoperabilidad no se encuentran restringidos a esta tipología. Las capacidades de procesamiento normativo-territorial, optimización generativa de costos, middleware de integración en obra y mantenimiento predictivo son directamente escalables hacia la edificación residencial privada, proyectos comerciales, centros de salud e infraestructura industrial y minera sin requerir un rediseño de la base algorítmica. Esta modularidad amplía exponencialmente el mercado direccionable a medida que transcurre el horizonte de ejecución del programa, permitiendo una rápida penetración comercial mediante un modelo de negocios basado en licenciamiento de software y servicios en la nube bajo esquemas SaaS y PaaS (Software/Platform as a Service).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valor económico generado por el programa se concreta mediante una drástica reducción de las ineficiencias financieras que históricamente han deprimido la rentabilidad del sector. La automatización de la lectura de normativas urbanas, ambientales y dictámenes mediante Inteligencia Artificial y Procesamiento de Lenguaje Natural permite recortar en un 40% los tiempos de factibilidad y tramitación, disminuyendo sustancialmente el costo alternativo del dinero y los intereses derivados del financiamiento de terrenos durante fases de estudio. En la fase de diseño, la optimización generativa multiobjetivo proyecta de forma simultánea las variables de construcción y explotación, logrando una reducción del 15% en el costo de inversión inicial (CÁPEX) antes del hito de inicio de obras (Ready to Build). Asimismo, la implementación del middleware "Zapatilla" durante la edificación elimina la falta de comunicación entre el constructor, proyectistas e inspectores técnicos (ITO/IFO), suprimiendo los sobrecostos por reprocesos y evitando pérdidas de margen operacional por retrasos en la Recepción Municipal.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nivel de explotación del activo, el impacto económico es igualmente profundo al mitigar la desvalorización acelerada del bien inmueble. Al dar continuidad a la información técnica recopilada durante la pre-inversión y la edificación, el módulo de mantenimiento predictivo sustentado en Gemelos Digitales permite anticipar fallas en equipos e instalaciones clave, traduciéndose en una reducción del 20% en los costos operacionales y de administración (ÓPEX) a lo largo de décadas de uso. Este control de gastos de conservación no solo extiende la plusvalía del activo para propietarios e inversionistas, sino que retroalimenta con datos reales de desempeño el diseño de futuros proyectos, cerrando un circuito de eficiencia económica que incrementa la bancabilidad de las iniciativas y atrae nuevos fondos de inversión privados al mercado nacional.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impactos estratégicos, ambientales y sociales del programa fortalecen su viabilidad macroeconómica al alinearse de forma directa con las políticas públicas de desarrollo sostenible y los criterios ESG (Gobernanza Ambiental, Social y Corporativa). El despliegue de la tecnología contribuye a revertir el estancamiento histórico de la productividad laboral en la construcción, superando las brechas de digitalización y expandiendo los rendimientos logrados previamente por metodologías como BIM. En el ámbito social, la aceleración en la tramitación y ejecución de proyectos de vivienda social reduce directamente los plazos de entrega de soluciones habitacionales de alta calidad técnica a familias vulnerables. En el plano ambiental, el diseño optimizado por IA reduce de forma cuantificable la huella hídrica y energética durante la operación del edificio y minimiza la generación de residuos de construcción y demolición (RCD) en obra, aportando de manera concreta al cumplimiento de las metas nacionales e internacionales de la Agenda 2030 y los Objetivos de Desarrollo Sostenible (ODS 9, 11 y 12) de las Naciones Unidas.</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ind w:left="-284" w:firstLine="0"/>
        <w:jc w:val="both"/>
        <w:rPr>
          <w:b w:val="0"/>
          <w:bCs w:val="0"/>
          <w:vertAlign w:val="baseline"/>
        </w:rPr>
      </w:pPr>
      <w:bookmarkStart w:colFirst="0" w:colLast="0" w:name="_heading=h.geaejozhhm9g" w:id="3"/>
      <w:bookmarkEnd w:id="3"/>
      <w:r w:rsidDel="00000000" w:rsidR="00000000" w:rsidRPr="00000000">
        <w:rPr>
          <w:rtl w:val="0"/>
        </w:rPr>
      </w:r>
    </w:p>
    <w:p w:rsidR="00000000" w:rsidDel="00000000" w:rsidP="00000000" w:rsidRDefault="00000000" w:rsidRPr="00000000" w14:paraId="00000115">
      <w:pPr>
        <w:ind w:left="-284" w:firstLine="0"/>
        <w:jc w:val="both"/>
        <w:rPr>
          <w:i w:val="0"/>
          <w:iCs w:val="0"/>
          <w:sz w:val="20"/>
          <w:szCs w:val="20"/>
          <w:vertAlign w:val="baseline"/>
        </w:rPr>
      </w:pPr>
      <w:r w:rsidDel="00000000" w:rsidR="00000000" w:rsidRPr="00000000">
        <w:rPr>
          <w:b w:val="1"/>
          <w:bCs w:val="1"/>
          <w:vertAlign w:val="baseline"/>
          <w:rtl w:val="0"/>
        </w:rPr>
        <w:t xml:space="preserve">4.- OBJETIVOS </w:t>
      </w:r>
      <w:r w:rsidDel="00000000" w:rsidR="00000000" w:rsidRPr="00000000">
        <w:rPr>
          <w:i w:val="1"/>
          <w:iCs w:val="1"/>
          <w:sz w:val="20"/>
          <w:szCs w:val="20"/>
          <w:vertAlign w:val="baseline"/>
          <w:rtl w:val="0"/>
        </w:rPr>
        <w:t xml:space="preserve">(El diseño de los objetivos debe estar relacionado con el numeral 2 y 8.2 de las bases técnicas y documento Guía Técnica de la convocatoria, entre otros antecedentes que considere pertinentes).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ynclu6vh8d03" w:id="4"/>
      <w:bookmarkEnd w:id="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Objetivo general del programa tecnológico </w:t>
      </w:r>
    </w:p>
    <w:tbl>
      <w:tblPr>
        <w:tblStyle w:val="Table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518.4765625" w:hRule="atLeast"/>
          <w:tblHeader w:val="0"/>
        </w:trPr>
        <w:tc>
          <w:tcP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364728639"/>
                <w:tag w:val="goog_rdk_93"/>
              </w:sdtPr>
              <w:sdtContent>
                <w:ins w:author="Mauricio Pruzzo Gárate" w:id="20" w:date="2026-09-07T19:38:33Z"/>
                <w:sdt>
                  <w:sdtPr>
                    <w:id w:val="1013925147"/>
                    <w:tag w:val="goog_rdk_94"/>
                  </w:sdtPr>
                  <w:sdtContent>
                    <w:commentRangeStart w:id="13"/>
                  </w:sdtContent>
                </w:sdt>
                <w:ins w:author="Mauricio Pruzzo Gárate" w:id="20" w:date="2026-09-07T19:38:33Z">
                  <w:sdt>
                    <w:sdtPr>
                      <w:id w:val="-1649580981"/>
                      <w:tag w:val="goog_rdk_95"/>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Optimizar,</w:t>
                      </w:r>
                    </w:sdtContent>
                  </w:sdt>
                  <w:commentRangeEnd w:id="13"/>
                  <w:r w:rsidDel="00000000" w:rsidR="00000000" w:rsidRPr="00000000">
                    <w:commentReference w:id="13"/>
                  </w:r>
                  <w:sdt>
                    <w:sdtPr>
                      <w:id w:val="1277409916"/>
                      <w:tag w:val="goog_rdk_96"/>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con inteligencia artificial la toma de </w:t>
                      </w:r>
                    </w:sdtContent>
                  </w:sdt>
                  <w:r w:rsidDel="00000000" w:rsidR="00000000" w:rsidRPr="00000000">
                    <w:rPr>
                      <w:rtl w:val="0"/>
                    </w:rPr>
                    <w:t xml:space="preserve">decisiones</w:t>
                  </w:r>
                  <w:sdt>
                    <w:sdtPr>
                      <w:id w:val="1106558063"/>
                      <w:tag w:val="goog_rdk_97"/>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a lo largo de toda la linea de vida de un activo </w:t>
                      </w:r>
                    </w:sdtContent>
                  </w:sdt>
                  <w:sdt>
                    <w:sdtPr>
                      <w:id w:val="-341758646"/>
                      <w:tag w:val="goog_rdk_98"/>
                    </w:sdtPr>
                    <w:sdtContent>
                      <w:commentRangeStart w:id="14"/>
                    </w:sdtContent>
                  </w:sdt>
                  <w:sdt>
                    <w:sdtPr>
                      <w:id w:val="-1230241495"/>
                      <w:tag w:val="goog_rdk_99"/>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inmobiliario (proyecto)</w:t>
                      </w:r>
                    </w:sdtContent>
                  </w:sdt>
                  <w:commentRangeEnd w:id="14"/>
                  <w:r w:rsidDel="00000000" w:rsidR="00000000" w:rsidRPr="00000000">
                    <w:commentReference w:id="14"/>
                  </w:r>
                  <w:sdt>
                    <w:sdtPr>
                      <w:id w:val="912863476"/>
                      <w:tag w:val="goog_rdk_100"/>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integrando información hoy fragmentada entre especialistas, etapas y sistemas, para reducir la incertidumbre, el costo total</w:t>
                      </w:r>
                    </w:sdtContent>
                  </w:sdt>
                </w:ins>
              </w:sdtContent>
            </w:sdt>
            <w:sdt>
              <w:sdtPr>
                <w:id w:val="953832955"/>
                <w:tag w:val="goog_rdk_101"/>
              </w:sdtPr>
              <w:sdtContent>
                <w:ins w:author="Andrés Salgado" w:id="22" w:date="2026-09-08T22:28:13Z"/>
                <w:sdt>
                  <w:sdtPr>
                    <w:id w:val="-1330404271"/>
                    <w:tag w:val="goog_rdk_102"/>
                  </w:sdtPr>
                  <w:sdtContent>
                    <w:ins w:author="Andrés Salgado" w:id="22" w:date="2026-09-08T22:28:13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w:t>
                      </w:r>
                    </w:ins>
                  </w:sdtContent>
                </w:sdt>
                <w:ins w:author="Andrés Salgado" w:id="22" w:date="2026-09-08T22:28:13Z"/>
              </w:sdtContent>
            </w:sdt>
            <w:sdt>
              <w:sdtPr>
                <w:id w:val="431309201"/>
                <w:tag w:val="goog_rdk_103"/>
              </w:sdtPr>
              <w:sdtContent>
                <w:ins w:author="Mauricio Pruzzo Gárate" w:id="20" w:date="2026-09-07T19:38:33Z">
                  <w:sdt>
                    <w:sdtPr>
                      <w:id w:val="-1461680733"/>
                      <w:tag w:val="goog_rdk_104"/>
                    </w:sdtPr>
                    <w:sdtContent>
                      <w:del w:author="Andrés Salgado" w:id="22" w:date="2026-09-08T22:28:13Z"/>
                    </w:sdtContent>
                  </w:sdt>
                </w:ins>
                <w:sdt>
                  <w:sdtPr>
                    <w:id w:val="-669249982"/>
                    <w:tag w:val="goog_rdk_105"/>
                  </w:sdtPr>
                  <w:sdtContent>
                    <w:ins w:author="Mauricio Pruzzo Gárate" w:id="20" w:date="2026-09-07T19:38:33Z">
                      <w:del w:author="Andrés Salgado" w:id="22" w:date="2026-09-08T22:28:13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delText xml:space="preserve"> y</w:delText>
                        </w:r>
                      </w:del>
                    </w:ins>
                  </w:sdtContent>
                </w:sdt>
                <w:ins w:author="Mauricio Pruzzo Gárate" w:id="20" w:date="2026-09-07T19:38:33Z">
                  <w:del w:author="Andrés Salgado" w:id="22" w:date="2026-09-08T22:28:13Z"/>
                  <w:sdt>
                    <w:sdtPr>
                      <w:id w:val="2017605848"/>
                      <w:tag w:val="goog_rdk_106"/>
                    </w:sdtPr>
                    <w:sdtContent>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el tiempo de materialización de la idea de proyecto</w:t>
                      </w:r>
                    </w:sdtContent>
                  </w:sdt>
                </w:ins>
              </w:sdtContent>
            </w:sdt>
            <w:sdt>
              <w:sdtPr>
                <w:id w:val="-1043981884"/>
                <w:tag w:val="goog_rdk_107"/>
              </w:sdtPr>
              <w:sdtContent>
                <w:ins w:author="Andrés Salgado" w:id="23" w:date="2026-09-08T22:28:21Z"/>
                <w:sdt>
                  <w:sdtPr>
                    <w:id w:val="-1580330581"/>
                    <w:tag w:val="goog_rdk_108"/>
                  </w:sdtPr>
                  <w:sdtContent>
                    <w:ins w:author="Andrés Salgado" w:id="23" w:date="2026-09-08T22:28:21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t xml:space="preserve">, y mejorar la sostenibilidad de los activos a lo largo de su vida </w:t>
                      </w:r>
                    </w:ins>
                  </w:sdtContent>
                </w:sdt>
                <w:ins w:author="Andrés Salgado" w:id="23" w:date="2026-09-08T22:28:21Z">
                  <w:sdt>
                    <w:sdtPr>
                      <w:id w:val="-1902637156"/>
                      <w:tag w:val="goog_rdk_109"/>
                    </w:sdtPr>
                    <w:sdtContent>
                      <w:r w:rsidDel="00000000" w:rsidR="00000000" w:rsidRPr="00000000">
                        <w:rPr>
                          <w:rtl w:val="0"/>
                          <w:rPrChange w:author="Andrés Salgado" w:id="24" w:date="2026-09-08T22:28:21Z">
                            <w:rPr>
                              <w:rFonts w:ascii="Calibri" w:cs="Calibri" w:eastAsia="Calibri" w:hAnsi="Calibri"/>
                              <w:b w:val="1"/>
                              <w:bCs w:val="1"/>
                              <w:i w:val="0"/>
                              <w:iCs w:val="0"/>
                              <w:smallCaps w:val="0"/>
                              <w:strike w:val="0"/>
                              <w:color w:val="000000"/>
                              <w:u w:val="none"/>
                              <w:shd w:fill="auto" w:val="clear"/>
                              <w:vertAlign w:val="baseline"/>
                            </w:rPr>
                          </w:rPrChange>
                        </w:rPr>
                        <w:t xml:space="preserve">útil.</w:t>
                      </w:r>
                    </w:sdtContent>
                  </w:sdt>
                </w:ins>
              </w:sdtContent>
            </w:sdt>
            <w:sdt>
              <w:sdtPr>
                <w:id w:val="-943048721"/>
                <w:tag w:val="goog_rdk_110"/>
              </w:sdtPr>
              <w:sdtContent>
                <w:ins w:author="Mauricio Pruzzo Gárate" w:id="20" w:date="2026-09-07T19:38:33Z">
                  <w:sdt>
                    <w:sdtPr>
                      <w:id w:val="-2023801853"/>
                      <w:tag w:val="goog_rdk_111"/>
                    </w:sdtPr>
                    <w:sdtContent>
                      <w:del w:author="Andrés Salgado" w:id="23" w:date="2026-09-08T22:28:21Z"/>
                    </w:sdtContent>
                  </w:sdt>
                </w:ins>
                <w:sdt>
                  <w:sdtPr>
                    <w:id w:val="57489601"/>
                    <w:tag w:val="goog_rdk_112"/>
                  </w:sdtPr>
                  <w:sdtContent>
                    <w:ins w:author="Mauricio Pruzzo Gárate" w:id="20" w:date="2026-09-07T19:38:33Z">
                      <w:del w:author="Andrés Salgado" w:id="23" w:date="2026-09-08T22:28:21Z">
                        <w:r w:rsidDel="00000000" w:rsidR="00000000" w:rsidRPr="00000000">
                          <w:rPr>
                            <w:rtl w:val="0"/>
                            <w:rPrChange w:author="Mauricio Pruzzo Gárate" w:id="21" w:date="2026-09-07T19:38:33Z">
                              <w:rPr>
                                <w:rFonts w:ascii="Calibri" w:cs="Calibri" w:eastAsia="Calibri" w:hAnsi="Calibri"/>
                                <w:b w:val="1"/>
                                <w:bCs w:val="1"/>
                                <w:i w:val="0"/>
                                <w:iCs w:val="0"/>
                                <w:smallCaps w:val="0"/>
                                <w:strike w:val="0"/>
                                <w:color w:val="000000"/>
                                <w:u w:val="none"/>
                                <w:shd w:fill="auto" w:val="clear"/>
                                <w:vertAlign w:val="baseline"/>
                              </w:rPr>
                            </w:rPrChange>
                          </w:rPr>
                          <w:delText xml:space="preserve">.</w:delText>
                        </w:r>
                      </w:del>
                    </w:ins>
                  </w:sdtContent>
                </w:sdt>
                <w:ins w:author="Mauricio Pruzzo Gárate" w:id="20" w:date="2026-09-07T19:38:33Z">
                  <w:del w:author="Andrés Salgado" w:id="23" w:date="2026-09-08T22:28:21Z"/>
                </w:ins>
              </w:sdtContent>
            </w:sdt>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shd w:fill="ff9900" w:val="clear"/>
              </w:rPr>
            </w:pPr>
            <w:r w:rsidDel="00000000" w:rsidR="00000000" w:rsidRPr="00000000">
              <w:rPr>
                <w:sz w:val="20"/>
                <w:szCs w:val="20"/>
                <w:shd w:fill="ff9900" w:val="clear"/>
                <w:rtl w:val="0"/>
              </w:rPr>
              <w:t xml:space="preserve">Propuesta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t xml:space="preserve">Transformar la eficiencia, competitividad y sostenibilidad de la industria de la construcción nacional mediante el despliegue de una plataforma tecnológica asociativa e interoperabilidad basada en Inteligencia Artificial y Big Data, que permita unificar la gestión del ciclo de vida del activo inmobiliario (proyecto), desde la pre-inversión hasta la explotación; reduciendo los costos de inversión (CÁPEX), los costos operacionales (ÓPEX) y los tiempos de procesamiento normativo, para elevar la productividad laboral del sector e impulsar la adopción de procesos sostenibles y de baja huella ambiental.</w:t>
            </w:r>
            <w:r w:rsidDel="00000000" w:rsidR="00000000" w:rsidRPr="00000000">
              <w:rPr>
                <w:rtl w:val="0"/>
              </w:rPr>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O</w:t>
      </w:r>
      <w:sdt>
        <w:sdtPr>
          <w:id w:val="1097953555"/>
          <w:tag w:val="goog_rdk_113"/>
        </w:sdtPr>
        <w:sdtContent>
          <w:commentRangeStart w:id="15"/>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bjetivos específicos del programa tecnológico</w:t>
      </w:r>
      <w:commentRangeEnd w:id="15"/>
      <w:r w:rsidDel="00000000" w:rsidR="00000000" w:rsidRPr="00000000">
        <w:commentReference w:id="15"/>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(Los objetivos específicos deben estar completamente relacionados con el objetivo general, los cuales deben ser adecuados al alcance de éste).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6"/>
        <w:tblW w:w="990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30"/>
        <w:gridCol w:w="9477"/>
        <w:tblGridChange w:id="0">
          <w:tblGrid>
            <w:gridCol w:w="430"/>
            <w:gridCol w:w="9477"/>
          </w:tblGrid>
        </w:tblGridChange>
      </w:tblGrid>
      <w:tr>
        <w:trPr>
          <w:cantSplit w:val="0"/>
          <w:trHeight w:val="71" w:hRule="atLeast"/>
          <w:tblHeader w:val="0"/>
        </w:trPr>
        <w:tc>
          <w:tcP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w:t>
            </w:r>
            <w:r w:rsidDel="00000000" w:rsidR="00000000" w:rsidRPr="00000000">
              <w:rPr>
                <w:rtl w:val="0"/>
              </w:rPr>
            </w:r>
          </w:p>
        </w:tc>
        <w:tc>
          <w:tcP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Puesta en marcha del programa como unidad de trabajo colaborativa para posicionarse como referente</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 cuanto a la revalorización y transferencia de conocimiento en el ámbito de transformación y recuperación de productos de alto valor comercial para la industria.</w:t>
            </w:r>
          </w:p>
        </w:tc>
      </w:tr>
      <w:tr>
        <w:trPr>
          <w:cantSplit w:val="0"/>
          <w:trHeight w:val="71" w:hRule="atLeast"/>
          <w:tblHeader w:val="0"/>
        </w:trPr>
        <w:tc>
          <w:tcP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839410069"/>
                <w:tag w:val="goog_rdk_115"/>
              </w:sdtPr>
              <w:sdtContent>
                <w:ins w:author="Andrés Salgado" w:id="25" w:date="2026-09-09T12:11:40Z"/>
                <w:sdt>
                  <w:sdtPr>
                    <w:id w:val="1375666660"/>
                    <w:tag w:val="goog_rdk_116"/>
                  </w:sdtPr>
                  <w:sdtContent>
                    <w:ins w:author="Andrés Salgado" w:id="25" w:date="2026-09-09T12:11:40Z">
                      <w:r w:rsidDel="00000000" w:rsidR="00000000" w:rsidRPr="00000000">
                        <w:rPr>
                          <w:rtl w:val="0"/>
                          <w:rPrChange w:author="Andrés Salgado" w:id="26" w:date="2026-09-09T12:11:40Z">
                            <w:rPr>
                              <w:rFonts w:ascii="Calibri" w:cs="Calibri" w:eastAsia="Calibri" w:hAnsi="Calibri"/>
                              <w:b w:val="0"/>
                              <w:bCs w:val="0"/>
                              <w:i w:val="0"/>
                              <w:iCs w:val="0"/>
                              <w:smallCaps w:val="0"/>
                              <w:strike w:val="0"/>
                              <w:color w:val="000000"/>
                              <w:u w:val="none"/>
                              <w:shd w:fill="auto" w:val="clear"/>
                              <w:vertAlign w:val="baseline"/>
                            </w:rPr>
                          </w:rPrChange>
                        </w:rPr>
                        <w:t xml:space="preserve">Reducir y </w:t>
                      </w:r>
                    </w:ins>
                  </w:sdtContent>
                </w:sdt>
                <w:ins w:author="Andrés Salgado" w:id="25" w:date="2026-09-09T12:11:40Z"/>
              </w:sdtContent>
            </w:sdt>
            <w:sdt>
              <w:sdtPr>
                <w:id w:val="1106047523"/>
                <w:tag w:val="goog_rdk_117"/>
              </w:sdtPr>
              <w:sdtContent>
                <w:ins w:author="Mauricio Pruzzo Gárate" w:id="27" w:date="2026-09-07T19:53:44Z"/>
                <w:sdt>
                  <w:sdtPr>
                    <w:id w:val="-2033662616"/>
                    <w:tag w:val="goog_rdk_118"/>
                  </w:sdtPr>
                  <w:sdtContent>
                    <w:ins w:author="Mauricio Pruzzo Gárate" w:id="27" w:date="2026-09-07T19:53:44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Optimizar</w:t>
                      </w:r>
                    </w:ins>
                  </w:sdtContent>
                </w:sdt>
                <w:ins w:author="Mauricio Pruzzo Gárate" w:id="27" w:date="2026-09-07T19:53:44Z"/>
              </w:sdtContent>
            </w:sdt>
            <w:sdt>
              <w:sdtPr>
                <w:id w:val="1832132070"/>
                <w:tag w:val="goog_rdk_119"/>
              </w:sdtPr>
              <w:sdtContent>
                <w:ins w:author="Andrés Salgado" w:id="29" w:date="2026-09-09T12:11:59Z"/>
                <w:sdt>
                  <w:sdtPr>
                    <w:id w:val="-2086339842"/>
                    <w:tag w:val="goog_rdk_120"/>
                  </w:sdtPr>
                  <w:sdtContent>
                    <w:ins w:author="Andrés Salgado" w:id="29" w:date="2026-09-09T12:11:59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 mediante inteligencia artificial,</w:t>
                      </w:r>
                    </w:ins>
                  </w:sdtContent>
                </w:sdt>
                <w:ins w:author="Andrés Salgado" w:id="29" w:date="2026-09-09T12:11:59Z"/>
              </w:sdtContent>
            </w:sdt>
            <w:sdt>
              <w:sdtPr>
                <w:id w:val="-1959099403"/>
                <w:tag w:val="goog_rdk_121"/>
              </w:sdtPr>
              <w:sdtContent>
                <w:ins w:author="Mauricio Pruzzo Gárate" w:id="27" w:date="2026-09-07T19:53:44Z"/>
                <w:sdt>
                  <w:sdtPr>
                    <w:id w:val="1744623278"/>
                    <w:tag w:val="goog_rdk_122"/>
                  </w:sdtPr>
                  <w:sdtContent>
                    <w:ins w:author="Mauricio Pruzzo Gárate" w:id="27" w:date="2026-09-07T19:53:44Z">
                      <w:r w:rsidDel="00000000" w:rsidR="00000000" w:rsidRPr="00000000">
                        <w:rPr>
                          <w:rtl w:val="0"/>
                          <w:rPrChange w:author="Mauricio Pruzzo Gárate" w:id="28" w:date="2026-09-07T19:53:44Z">
                            <w:rPr>
                              <w:rFonts w:ascii="Calibri" w:cs="Calibri" w:eastAsia="Calibri" w:hAnsi="Calibri"/>
                              <w:b w:val="0"/>
                              <w:bCs w:val="0"/>
                              <w:i w:val="0"/>
                              <w:iCs w:val="0"/>
                              <w:smallCaps w:val="0"/>
                              <w:strike w:val="0"/>
                              <w:color w:val="000000"/>
                              <w:u w:val="none"/>
                              <w:shd w:fill="auto" w:val="clear"/>
                              <w:vertAlign w:val="baseline"/>
                            </w:rPr>
                          </w:rPrChange>
                        </w:rPr>
                        <w:t xml:space="preserve"> los tiempos de búsqueda  y evaluación de terrenos en la etapa de pre-inversión inicial con certezas técnicas, jurídicas, ambientales y energéticas, antes de que exista una decisión de compra.</w:t>
                      </w:r>
                    </w:ins>
                  </w:sdtContent>
                </w:sdt>
                <w:ins w:author="Mauricio Pruzzo Gárate" w:id="27" w:date="2026-09-07T19:53:44Z"/>
              </w:sdtContent>
            </w:sdt>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Optimizar el modelo computacional basado en Inteligencia Artificial y Procesamiento de Lenguaje Natural (NLP) que ingeste, consolide y analice en tiempo real los instrumentos de planificación territorial (PRC), la legislación urbanística (LGUC/OGUC), normativas ambientales (RCA) y jurisprudencia administrativa (dictámenes SERVIU, SII y Contraloría); reduciendo el tiempo medio de evaluación de terrenos y otorgando certeza técnica, jurídica y ambiental en la etapa de pre-inversión previa a la compra del suelo.</w:t>
            </w:r>
          </w:p>
        </w:tc>
      </w:tr>
      <w:tr>
        <w:trPr>
          <w:cantSplit w:val="0"/>
          <w:trHeight w:val="67" w:hRule="atLeast"/>
          <w:tblHeader w:val="0"/>
        </w:trPr>
        <w:tc>
          <w:tcP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857916617"/>
                <w:tag w:val="goog_rdk_124"/>
              </w:sdtPr>
              <w:sdtContent>
                <w:ins w:author="Mauricio Pruzzo Gárate" w:id="30" w:date="2026-09-07T19:54:57Z"/>
                <w:sdt>
                  <w:sdtPr>
                    <w:id w:val="1794483581"/>
                    <w:tag w:val="goog_rdk_125"/>
                  </w:sdtPr>
                  <w:sdtContent>
                    <w:ins w:author="Mauricio Pruzzo Gárate" w:id="30" w:date="2026-09-07T19:54:5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Optimizar</w:t>
                      </w:r>
                    </w:ins>
                  </w:sdtContent>
                </w:sdt>
                <w:ins w:author="Mauricio Pruzzo Gárate" w:id="30" w:date="2026-09-07T19:54:57Z"/>
              </w:sdtContent>
            </w:sdt>
            <w:sdt>
              <w:sdtPr>
                <w:id w:val="-337230751"/>
                <w:tag w:val="goog_rdk_126"/>
              </w:sdtPr>
              <w:sdtContent>
                <w:ins w:author="Andrés Salgado" w:id="32" w:date="2026-09-09T12:12:27Z"/>
                <w:sdt>
                  <w:sdtPr>
                    <w:id w:val="1145463735"/>
                    <w:tag w:val="goog_rdk_127"/>
                  </w:sdtPr>
                  <w:sdtContent>
                    <w:ins w:author="Andrés Salgado" w:id="32" w:date="2026-09-09T12:12:2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 con modelos de IA,</w:t>
                      </w:r>
                    </w:ins>
                  </w:sdtContent>
                </w:sdt>
                <w:ins w:author="Andrés Salgado" w:id="32" w:date="2026-09-09T12:12:27Z"/>
              </w:sdtContent>
            </w:sdt>
            <w:sdt>
              <w:sdtPr>
                <w:id w:val="1692268417"/>
                <w:tag w:val="goog_rdk_128"/>
              </w:sdtPr>
              <w:sdtContent>
                <w:ins w:author="Mauricio Pruzzo Gárate" w:id="30" w:date="2026-09-07T19:54:57Z"/>
                <w:sdt>
                  <w:sdtPr>
                    <w:id w:val="-2040099638"/>
                    <w:tag w:val="goog_rdk_129"/>
                  </w:sdtPr>
                  <w:sdtContent>
                    <w:ins w:author="Mauricio Pruzzo Gárate" w:id="30" w:date="2026-09-07T19:54:57Z">
                      <w:r w:rsidDel="00000000" w:rsidR="00000000" w:rsidRPr="00000000">
                        <w:rPr>
                          <w:rtl w:val="0"/>
                          <w:rPrChange w:author="Mauricio Pruzzo Gárate" w:id="31" w:date="2026-09-07T19:54:57Z">
                            <w:rPr>
                              <w:rFonts w:ascii="Calibri" w:cs="Calibri" w:eastAsia="Calibri" w:hAnsi="Calibri"/>
                              <w:b w:val="0"/>
                              <w:bCs w:val="0"/>
                              <w:i w:val="0"/>
                              <w:iCs w:val="0"/>
                              <w:smallCaps w:val="0"/>
                              <w:strike w:val="0"/>
                              <w:color w:val="000000"/>
                              <w:u w:val="none"/>
                              <w:shd w:fill="auto" w:val="clear"/>
                              <w:vertAlign w:val="baseline"/>
                            </w:rPr>
                          </w:rPrChange>
                        </w:rPr>
                        <w:t xml:space="preserve"> el CAPEX, el OPEX y los plazos de estudios durante el diseño de una tipología de proyecto.</w:t>
                      </w:r>
                    </w:ins>
                  </w:sdtContent>
                </w:sdt>
                <w:ins w:author="Mauricio Pruzzo Gárate" w:id="30" w:date="2026-09-07T19:54:57Z"/>
              </w:sdtContent>
            </w:sdt>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f9900" w:val="clear"/>
              </w:rPr>
            </w:pPr>
            <w:r w:rsidDel="00000000" w:rsidR="00000000" w:rsidRPr="00000000">
              <w:rPr>
                <w:shd w:fill="ff9900" w:val="clear"/>
                <w:rtl w:val="0"/>
              </w:rPr>
              <w:t xml:space="preserve">Propuesta</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Optimizar y validar los</w:t>
            </w:r>
            <w:r w:rsidDel="00000000" w:rsidR="00000000" w:rsidRPr="00000000">
              <w:rPr>
                <w:rtl w:val="0"/>
              </w:rPr>
              <w:t xml:space="preserve"> algoritmos de IA generativa y simulación probabilística para optimizar de forma temprana el diseño conceptual de proyectos, logrando una reducción del 10~15% en los costos de inversión inicial (CÁPEX), proyectando la disminución del 10~20% en los costos operacionales futuros (ÓPEX) y minimizando el consumo de agua, energía y la generación de residuos de construcción y demolición (RCD) en estado de Ready to Build (RTB).</w:t>
            </w:r>
          </w:p>
        </w:tc>
      </w:tr>
      <w:tr>
        <w:trPr>
          <w:cantSplit w:val="0"/>
          <w:trHeight w:val="67" w:hRule="atLeast"/>
          <w:tblHeader w:val="0"/>
        </w:trPr>
        <w:tc>
          <w:tcP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w:t>
            </w:r>
            <w:r w:rsidDel="00000000" w:rsidR="00000000" w:rsidRPr="00000000">
              <w:rPr>
                <w:rtl w:val="0"/>
              </w:rPr>
            </w:r>
          </w:p>
        </w:tc>
        <w:tc>
          <w:tcP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857933331"/>
                <w:tag w:val="goog_rdk_131"/>
              </w:sdtPr>
              <w:sdtContent>
                <w:ins w:author="Mauricio Pruzzo Gárate" w:id="33" w:date="2026-09-07T19:57:34Z"/>
                <w:sdt>
                  <w:sdtPr>
                    <w:id w:val="389889048"/>
                    <w:tag w:val="goog_rdk_132"/>
                  </w:sdtPr>
                  <w:sdtContent>
                    <w:ins w:author="Mauricio Pruzzo Gárate" w:id="33" w:date="2026-09-07T19:57:34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Interconectar</w:t>
                      </w:r>
                    </w:ins>
                  </w:sdtContent>
                </w:sdt>
                <w:ins w:author="Mauricio Pruzzo Gárate" w:id="33" w:date="2026-09-07T19:57:34Z"/>
              </w:sdtContent>
            </w:sdt>
            <w:sdt>
              <w:sdtPr>
                <w:id w:val="-1513217572"/>
                <w:tag w:val="goog_rdk_133"/>
              </w:sdtPr>
              <w:sdtContent>
                <w:ins w:author="Andrés Salgado" w:id="35" w:date="2026-09-09T12:13:53Z"/>
                <w:sdt>
                  <w:sdtPr>
                    <w:id w:val="-903238391"/>
                    <w:tag w:val="goog_rdk_134"/>
                  </w:sdtPr>
                  <w:sdtContent>
                    <w:ins w:author="Andrés Salgado" w:id="35" w:date="2026-09-09T12:13:53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 mediante la IA,</w:t>
                      </w:r>
                    </w:ins>
                  </w:sdtContent>
                </w:sdt>
                <w:ins w:author="Andrés Salgado" w:id="35" w:date="2026-09-09T12:13:53Z"/>
              </w:sdtContent>
            </w:sdt>
            <w:sdt>
              <w:sdtPr>
                <w:id w:val="1728417197"/>
                <w:tag w:val="goog_rdk_135"/>
              </w:sdtPr>
              <w:sdtContent>
                <w:ins w:author="Mauricio Pruzzo Gárate" w:id="33" w:date="2026-09-07T19:57:34Z"/>
                <w:sdt>
                  <w:sdtPr>
                    <w:id w:val="733294583"/>
                    <w:tag w:val="goog_rdk_136"/>
                  </w:sdtPr>
                  <w:sdtContent>
                    <w:ins w:author="Mauricio Pruzzo Gárate" w:id="33" w:date="2026-09-07T19:57:34Z">
                      <w:r w:rsidDel="00000000" w:rsidR="00000000" w:rsidRPr="00000000">
                        <w:rPr>
                          <w:rtl w:val="0"/>
                          <w:rPrChange w:author="Mauricio Pruzzo Gárate" w:id="34" w:date="2026-09-07T19:57:34Z">
                            <w:rPr>
                              <w:rFonts w:ascii="Calibri" w:cs="Calibri" w:eastAsia="Calibri" w:hAnsi="Calibri"/>
                              <w:b w:val="0"/>
                              <w:bCs w:val="0"/>
                              <w:i w:val="0"/>
                              <w:iCs w:val="0"/>
                              <w:smallCaps w:val="0"/>
                              <w:strike w:val="0"/>
                              <w:color w:val="000000"/>
                              <w:u w:val="none"/>
                              <w:shd w:fill="auto" w:val="clear"/>
                              <w:vertAlign w:val="baseline"/>
                            </w:rPr>
                          </w:rPrChange>
                        </w:rPr>
                        <w:t xml:space="preserve"> los sistemas informáticos que hoy operan como áreas independientes durante la etapa de construcción, estandarizando el flujo de información entre constructora, ITO (Inspector Técnico de Obra), IFO (Inspector Fiscal de Obra) y especialidades.</w:t>
                      </w:r>
                    </w:ins>
                  </w:sdtContent>
                </w:sdt>
                <w:ins w:author="Mauricio Pruzzo Gárate" w:id="33" w:date="2026-09-07T19:57:34Z"/>
              </w:sdtContent>
            </w:sdt>
            <w:r w:rsidDel="00000000" w:rsidR="00000000" w:rsidRPr="00000000">
              <w:rPr>
                <w:rtl w:val="0"/>
              </w:rPr>
            </w:r>
          </w:p>
        </w:tc>
      </w:tr>
      <w:tr>
        <w:trPr>
          <w:cantSplit w:val="0"/>
          <w:trHeight w:val="67" w:hRule="atLeast"/>
          <w:tblHeader w:val="0"/>
        </w:trPr>
        <w:tc>
          <w:tcP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w:t>
            </w:r>
            <w:r w:rsidDel="00000000" w:rsidR="00000000" w:rsidRPr="00000000">
              <w:rPr>
                <w:rtl w:val="0"/>
              </w:rPr>
            </w:r>
          </w:p>
        </w:tc>
        <w:tc>
          <w:tcP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u w:val="none"/>
                <w:shd w:fill="auto" w:val="clear"/>
                <w:vertAlign w:val="baseline"/>
              </w:rPr>
            </w:pPr>
            <w:sdt>
              <w:sdtPr>
                <w:id w:val="1391148827"/>
                <w:tag w:val="goog_rdk_138"/>
              </w:sdtPr>
              <w:sdtContent>
                <w:ins w:author="Mauricio Pruzzo Gárate" w:id="36" w:date="2026-09-07T20:01:54Z"/>
                <w:sdt>
                  <w:sdtPr>
                    <w:id w:val="1217825430"/>
                    <w:tag w:val="goog_rdk_139"/>
                  </w:sdtPr>
                  <w:sdtContent>
                    <w:ins w:author="Mauricio Pruzzo Gárate" w:id="36" w:date="2026-09-07T20:01:5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Anticipar fallas y mantenimientos durante la explotación del activo, aprovechando la información generada y acumulada en las etapas anteriores para pasar de un mantenimiento reactivo a uno predictivo, reduciendo </w:t>
                      </w:r>
                    </w:ins>
                  </w:sdtContent>
                </w:sdt>
                <w:ins w:author="Mauricio Pruzzo Gárate" w:id="36" w:date="2026-09-07T20:01:54Z"/>
              </w:sdtContent>
            </w:sdt>
            <w:sdt>
              <w:sdtPr>
                <w:id w:val="-1637319554"/>
                <w:tag w:val="goog_rdk_140"/>
              </w:sdtPr>
              <w:sdtContent>
                <w:ins w:author="Andrés Salgado" w:id="38" w:date="2026-09-09T12:15:29Z"/>
                <w:sdt>
                  <w:sdtPr>
                    <w:id w:val="-100401609"/>
                    <w:tag w:val="goog_rdk_141"/>
                  </w:sdtPr>
                  <w:sdtContent>
                    <w:ins w:author="Andrés Salgado" w:id="38" w:date="2026-09-09T12:15:29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significativamente los </w:t>
                      </w:r>
                    </w:ins>
                  </w:sdtContent>
                </w:sdt>
                <w:ins w:author="Andrés Salgado" w:id="38" w:date="2026-09-09T12:15:29Z"/>
              </w:sdtContent>
            </w:sdt>
            <w:sdt>
              <w:sdtPr>
                <w:id w:val="778881255"/>
                <w:tag w:val="goog_rdk_142"/>
              </w:sdtPr>
              <w:sdtContent>
                <w:ins w:author="Mauricio Pruzzo Gárate" w:id="36" w:date="2026-09-07T20:01:54Z"/>
                <w:sdt>
                  <w:sdtPr>
                    <w:id w:val="-1685754126"/>
                    <w:tag w:val="goog_rdk_143"/>
                  </w:sdtPr>
                  <w:sdtContent>
                    <w:ins w:author="Mauricio Pruzzo Gárate" w:id="36" w:date="2026-09-07T20:01:5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costos</w:t>
                      </w:r>
                    </w:ins>
                  </w:sdtContent>
                </w:sdt>
                <w:ins w:author="Mauricio Pruzzo Gárate" w:id="36" w:date="2026-09-07T20:01:54Z"/>
              </w:sdtContent>
            </w:sdt>
            <w:sdt>
              <w:sdtPr>
                <w:id w:val="644762274"/>
                <w:tag w:val="goog_rdk_144"/>
              </w:sdtPr>
              <w:sdtContent>
                <w:ins w:author="Andrés Salgado" w:id="39" w:date="2026-09-09T12:15:44Z"/>
                <w:sdt>
                  <w:sdtPr>
                    <w:id w:val="771407301"/>
                    <w:tag w:val="goog_rdk_145"/>
                  </w:sdtPr>
                  <w:sdtContent>
                    <w:ins w:author="Andrés Salgado" w:id="39" w:date="2026-09-09T12:15:4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t xml:space="preserve"> al cliente y prolongando la vida </w:t>
                      </w:r>
                    </w:ins>
                  </w:sdtContent>
                </w:sdt>
                <w:ins w:author="Andrés Salgado" w:id="39" w:date="2026-09-09T12:15:44Z">
                  <w:sdt>
                    <w:sdtPr>
                      <w:id w:val="-1924730212"/>
                      <w:tag w:val="goog_rdk_146"/>
                    </w:sdtPr>
                    <w:sdtContent>
                      <w:r w:rsidDel="00000000" w:rsidR="00000000" w:rsidRPr="00000000">
                        <w:rPr>
                          <w:rtl w:val="0"/>
                          <w:rPrChange w:author="Andrés Salgado" w:id="40" w:date="2026-09-09T12:15:44Z">
                            <w:rPr>
                              <w:rFonts w:ascii="Calibri" w:cs="Calibri" w:eastAsia="Calibri" w:hAnsi="Calibri"/>
                              <w:b w:val="0"/>
                              <w:bCs w:val="0"/>
                              <w:i w:val="0"/>
                              <w:iCs w:val="0"/>
                              <w:smallCaps w:val="0"/>
                              <w:strike w:val="0"/>
                              <w:color w:val="000000"/>
                              <w:u w:val="none"/>
                              <w:shd w:fill="auto" w:val="clear"/>
                              <w:vertAlign w:val="baseline"/>
                            </w:rPr>
                          </w:rPrChange>
                        </w:rPr>
                        <w:t xml:space="preserve">útil y la sostenibilidad del activo.</w:t>
                      </w:r>
                    </w:sdtContent>
                  </w:sdt>
                </w:ins>
              </w:sdtContent>
            </w:sdt>
            <w:sdt>
              <w:sdtPr>
                <w:id w:val="1000037626"/>
                <w:tag w:val="goog_rdk_147"/>
              </w:sdtPr>
              <w:sdtContent>
                <w:ins w:author="Mauricio Pruzzo Gárate" w:id="36" w:date="2026-09-07T20:01:54Z">
                  <w:sdt>
                    <w:sdtPr>
                      <w:id w:val="43735341"/>
                      <w:tag w:val="goog_rdk_148"/>
                    </w:sdtPr>
                    <w:sdtContent>
                      <w:del w:author="Andrés Salgado" w:id="39" w:date="2026-09-09T12:15:44Z"/>
                    </w:sdtContent>
                  </w:sdt>
                </w:ins>
                <w:sdt>
                  <w:sdtPr>
                    <w:id w:val="-1019428638"/>
                    <w:tag w:val="goog_rdk_149"/>
                  </w:sdtPr>
                  <w:sdtContent>
                    <w:ins w:author="Mauricio Pruzzo Gárate" w:id="36" w:date="2026-09-07T20:01:54Z">
                      <w:del w:author="Andrés Salgado" w:id="39" w:date="2026-09-09T12:15:44Z">
                        <w:r w:rsidDel="00000000" w:rsidR="00000000" w:rsidRPr="00000000">
                          <w:rPr>
                            <w:rtl w:val="0"/>
                            <w:rPrChange w:author="Mauricio Pruzzo Gárate" w:id="37" w:date="2026-09-07T20:01:54Z">
                              <w:rPr>
                                <w:rFonts w:ascii="Calibri" w:cs="Calibri" w:eastAsia="Calibri" w:hAnsi="Calibri"/>
                                <w:b w:val="0"/>
                                <w:bCs w:val="0"/>
                                <w:i w:val="0"/>
                                <w:iCs w:val="0"/>
                                <w:smallCaps w:val="0"/>
                                <w:strike w:val="0"/>
                                <w:color w:val="000000"/>
                                <w:u w:val="none"/>
                                <w:shd w:fill="auto" w:val="clear"/>
                                <w:vertAlign w:val="baseline"/>
                              </w:rPr>
                            </w:rPrChange>
                          </w:rPr>
                          <w:delText xml:space="preserve"> significativos al potencial cliente.</w:delText>
                        </w:r>
                      </w:del>
                    </w:ins>
                  </w:sdtContent>
                </w:sdt>
                <w:ins w:author="Mauricio Pruzzo Gárate" w:id="36" w:date="2026-09-07T20:01:54Z">
                  <w:del w:author="Andrés Salgado" w:id="39" w:date="2026-09-09T12:15:44Z"/>
                </w:ins>
              </w:sdtContent>
            </w:sdt>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Propuesta</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Desarrollar un Gemelo Digital (Digital Twin) sustentado en analítica predictiva que capture y procese la base de datos viva generada durante la pre-inversión y la edificación para anticipar fallas en instalaciones, proyectar renovaciones de activos e informar planes de mantenimiento preventivo durante la explotación comercial; reduciendo en un 10~20% los costos operacionales de administración y preservando la plusvalía del inmueble a lo largo de su vida útil.</w:t>
            </w:r>
          </w:p>
        </w:tc>
      </w:tr>
      <w:tr>
        <w:trPr>
          <w:cantSplit w:val="0"/>
          <w:trHeight w:val="67" w:hRule="atLeast"/>
          <w:tblHeader w:val="0"/>
        </w:trPr>
        <w:tc>
          <w:tcP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Establecer un modelo de gobernanza asociativa, gestión de propiedad intelectual y transferencia tecnológica que habilite la comercialización escalar del programa bajo un modelo SaaS/PaaS, promoviendo la equidad de género, el cumplimiento de los compromisos ESG/ODS y la integración de capacidades públicas, privadas y científicas para la transformación digital del sector construcción.</w:t>
            </w:r>
          </w:p>
        </w:tc>
      </w:tr>
      <w:tr>
        <w:trPr>
          <w:cantSplit w:val="0"/>
          <w:trHeight w:val="67" w:hRule="atLeast"/>
          <w:tblHeader w:val="0"/>
        </w:trPr>
        <w:tc>
          <w:tcP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Fortalecer las capacidades técnicas de la industria y el ecosistema nacional, mediante la formación de capital humano especializado, transfiriendo conocimiento a proveedores locales, instituciones educativas y empresas vinculadas con la industria de la construcción. </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spacing w:after="0" w:lineRule="auto"/>
        <w:ind w:left="-284" w:firstLine="0"/>
        <w:jc w:val="both"/>
        <w:rPr>
          <w:i w:val="0"/>
          <w:iCs w:val="0"/>
          <w:sz w:val="20"/>
          <w:szCs w:val="20"/>
          <w:vertAlign w:val="baseline"/>
        </w:rPr>
      </w:pPr>
      <w:r w:rsidDel="00000000" w:rsidR="00000000" w:rsidRPr="00000000">
        <w:rPr>
          <w:b w:val="1"/>
          <w:bCs w:val="1"/>
          <w:vertAlign w:val="baseline"/>
          <w:rtl w:val="0"/>
        </w:rPr>
        <w:t xml:space="preserve">5.- RESULTADOS E IMPACTOS ESPERADOS DEL PROGRAMA TECNOLÓGICO </w:t>
      </w:r>
      <w:r w:rsidDel="00000000" w:rsidR="00000000" w:rsidRPr="00000000">
        <w:rPr>
          <w:i w:val="1"/>
          <w:iCs w:val="1"/>
          <w:sz w:val="20"/>
          <w:szCs w:val="20"/>
          <w:vertAlign w:val="baseline"/>
          <w:rtl w:val="0"/>
        </w:rPr>
        <w:t xml:space="preserve">(Referirse al menos a los resultados e impactos asociados al programa, parciales y finales, señalados en los numerales 3 y 8.5 de las bases técnicas y documento Guía Técnica de la convocatoria, además de sumar otros que considere pertinentes).</w:t>
      </w:r>
      <w:r w:rsidDel="00000000" w:rsidR="00000000" w:rsidRPr="00000000">
        <w:rPr>
          <w:rtl w:val="0"/>
        </w:rPr>
      </w:r>
    </w:p>
    <w:p w:rsidR="00000000" w:rsidDel="00000000" w:rsidP="00000000" w:rsidRDefault="00000000" w:rsidRPr="00000000" w14:paraId="00000139">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1i76y8r5ct7" w:id="5"/>
      <w:bookmarkEnd w:id="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Resultados esperados en base a abordar las brechas y/o desafíos de la convocatoria</w:t>
      </w:r>
      <w:r w:rsidDel="00000000" w:rsidR="00000000" w:rsidRPr="00000000">
        <w:rPr>
          <w:rtl w:val="0"/>
        </w:rPr>
      </w:r>
    </w:p>
    <w:tbl>
      <w:tblPr>
        <w:tblStyle w:val="Table7"/>
        <w:tblW w:w="996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2"/>
        <w:gridCol w:w="2235"/>
        <w:gridCol w:w="2975"/>
        <w:gridCol w:w="2456"/>
        <w:tblGridChange w:id="0">
          <w:tblGrid>
            <w:gridCol w:w="2302"/>
            <w:gridCol w:w="2235"/>
            <w:gridCol w:w="2975"/>
            <w:gridCol w:w="2456"/>
          </w:tblGrid>
        </w:tblGridChange>
      </w:tblGrid>
      <w:tr>
        <w:trPr>
          <w:cantSplit w:val="0"/>
          <w:trHeight w:val="107" w:hRule="atLeast"/>
          <w:tblHeader w:val="0"/>
        </w:trPr>
        <w:tc>
          <w:tcPr>
            <w:tcBorders>
              <w:left w:color="000000" w:space="0" w:sz="6" w:val="single"/>
              <w:right w:color="000000" w:space="0" w:sz="6" w:val="single"/>
            </w:tcBorders>
            <w:shd w:fill="c6d9f1" w:val="clear"/>
            <w:vAlign w:val="top"/>
          </w:tcPr>
          <w:p w:rsidR="00000000" w:rsidDel="00000000" w:rsidP="00000000" w:rsidRDefault="00000000" w:rsidRPr="00000000" w14:paraId="0000013B">
            <w:pPr>
              <w:tabs>
                <w:tab w:val="left" w:leader="none" w:pos="6432"/>
              </w:tabs>
              <w:spacing w:after="0" w:lineRule="auto"/>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13C">
            <w:pPr>
              <w:tabs>
                <w:tab w:val="left" w:leader="none" w:pos="6432"/>
              </w:tabs>
              <w:spacing w:after="0" w:lineRule="auto"/>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13D">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Resultados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3E">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Objetivo(s) específicos relacionados</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3F">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¿Cómo contribuye al cumplimiento de</w:t>
            </w:r>
            <w:r w:rsidDel="00000000" w:rsidR="00000000" w:rsidRPr="00000000">
              <w:rPr>
                <w:rtl w:val="0"/>
              </w:rPr>
            </w:r>
          </w:p>
          <w:p w:rsidR="00000000" w:rsidDel="00000000" w:rsidP="00000000" w:rsidRDefault="00000000" w:rsidRPr="00000000" w14:paraId="00000140">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los objetivos y a la disminución de la incertidumbre técnica del Programa?</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41">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Brechas y desafíos</w:t>
            </w:r>
            <w:r w:rsidDel="00000000" w:rsidR="00000000" w:rsidRPr="00000000">
              <w:rPr>
                <w:rtl w:val="0"/>
              </w:rPr>
            </w:r>
          </w:p>
          <w:p w:rsidR="00000000" w:rsidDel="00000000" w:rsidP="00000000" w:rsidRDefault="00000000" w:rsidRPr="00000000" w14:paraId="00000142">
            <w:pPr>
              <w:tabs>
                <w:tab w:val="left" w:leader="none" w:pos="6432"/>
              </w:tabs>
              <w:spacing w:after="0" w:lineRule="auto"/>
              <w:jc w:val="center"/>
              <w:rPr>
                <w:sz w:val="20"/>
                <w:szCs w:val="20"/>
                <w:vertAlign w:val="baseline"/>
              </w:rPr>
            </w:pPr>
            <w:r w:rsidDel="00000000" w:rsidR="00000000" w:rsidRPr="00000000">
              <w:rPr>
                <w:b w:val="1"/>
                <w:bCs w:val="1"/>
                <w:sz w:val="20"/>
                <w:szCs w:val="20"/>
                <w:vertAlign w:val="baseline"/>
                <w:rtl w:val="0"/>
              </w:rPr>
              <w:t xml:space="preserve">a los que da respuesta</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43">
            <w:pPr>
              <w:tabs>
                <w:tab w:val="left" w:leader="none" w:pos="6432"/>
              </w:tabs>
              <w:spacing w:after="0" w:lineRule="auto"/>
              <w:jc w:val="both"/>
              <w:rPr>
                <w:sz w:val="20"/>
                <w:szCs w:val="20"/>
              </w:rPr>
            </w:pPr>
            <w:r w:rsidDel="00000000" w:rsidR="00000000" w:rsidRPr="00000000">
              <w:rPr>
                <w:sz w:val="20"/>
                <w:szCs w:val="20"/>
                <w:rtl w:val="0"/>
              </w:rPr>
              <w:t xml:space="preserve">Estrategia de trabajo colaborativo y articulado para la puesta  en marcha del programa</w:t>
            </w:r>
          </w:p>
        </w:tc>
        <w:tc>
          <w:tcPr>
            <w:tcBorders>
              <w:left w:color="000000" w:space="0" w:sz="6" w:val="single"/>
              <w:right w:color="000000" w:space="0" w:sz="6" w:val="single"/>
            </w:tcBorders>
            <w:vAlign w:val="center"/>
          </w:tcPr>
          <w:p w:rsidR="00000000" w:rsidDel="00000000" w:rsidP="00000000" w:rsidRDefault="00000000" w:rsidRPr="00000000" w14:paraId="00000144">
            <w:pPr>
              <w:tabs>
                <w:tab w:val="left" w:leader="none" w:pos="6432"/>
              </w:tabs>
              <w:spacing w:after="0" w:lineRule="auto"/>
              <w:jc w:val="both"/>
              <w:rPr>
                <w:sz w:val="20"/>
                <w:szCs w:val="20"/>
              </w:rPr>
            </w:pPr>
            <w:r w:rsidDel="00000000" w:rsidR="00000000" w:rsidRPr="00000000">
              <w:rPr>
                <w:sz w:val="20"/>
                <w:szCs w:val="20"/>
                <w:rtl w:val="0"/>
              </w:rPr>
              <w:t xml:space="preserve">Obj 1</w:t>
            </w:r>
          </w:p>
        </w:tc>
        <w:tc>
          <w:tcPr>
            <w:tcBorders>
              <w:left w:color="000000" w:space="0" w:sz="6" w:val="single"/>
              <w:right w:color="000000" w:space="0" w:sz="6" w:val="single"/>
            </w:tcBorders>
            <w:vAlign w:val="center"/>
          </w:tcPr>
          <w:p w:rsidR="00000000" w:rsidDel="00000000" w:rsidP="00000000" w:rsidRDefault="00000000" w:rsidRPr="00000000" w14:paraId="00000145">
            <w:pPr>
              <w:tabs>
                <w:tab w:val="left" w:leader="none" w:pos="6432"/>
              </w:tabs>
              <w:spacing w:after="0" w:lineRule="auto"/>
              <w:jc w:val="both"/>
              <w:rPr>
                <w:sz w:val="20"/>
                <w:szCs w:val="20"/>
              </w:rPr>
            </w:pPr>
            <w:r w:rsidDel="00000000" w:rsidR="00000000" w:rsidRPr="00000000">
              <w:rPr>
                <w:sz w:val="20"/>
                <w:szCs w:val="20"/>
                <w:rtl w:val="0"/>
              </w:rPr>
              <w:t xml:space="preserve">Instala la gobernanza operacional y la infraestructura técnica inicial del programa. Disminuye la incertidumbre de gestión y articulación asociativa al centralizar la transferencia de conocimiento de alto valor comercial, posicionando al PTEC como el referente integrador del ecosistema nacional</w:t>
            </w:r>
          </w:p>
        </w:tc>
        <w:tc>
          <w:tcPr>
            <w:tcBorders>
              <w:left w:color="000000" w:space="0" w:sz="6" w:val="single"/>
              <w:right w:color="000000" w:space="0" w:sz="6" w:val="single"/>
            </w:tcBorders>
            <w:vAlign w:val="center"/>
          </w:tcPr>
          <w:p w:rsidR="00000000" w:rsidDel="00000000" w:rsidP="00000000" w:rsidRDefault="00000000" w:rsidRPr="00000000" w14:paraId="00000146">
            <w:pPr>
              <w:tabs>
                <w:tab w:val="left" w:leader="none" w:pos="6432"/>
              </w:tabs>
              <w:spacing w:after="0" w:lineRule="auto"/>
              <w:jc w:val="both"/>
              <w:rPr>
                <w:sz w:val="20"/>
                <w:szCs w:val="20"/>
              </w:rPr>
            </w:pPr>
            <w:r w:rsidDel="00000000" w:rsidR="00000000" w:rsidRPr="00000000">
              <w:rPr>
                <w:sz w:val="20"/>
                <w:szCs w:val="20"/>
                <w:rtl w:val="0"/>
              </w:rPr>
              <w:t xml:space="preserve">Falta de integración entre los problemas del sector productivo y la oferta de tecnología de IA.   </w:t>
            </w:r>
          </w:p>
          <w:p w:rsidR="00000000" w:rsidDel="00000000" w:rsidP="00000000" w:rsidRDefault="00000000" w:rsidRPr="00000000" w14:paraId="00000147">
            <w:pPr>
              <w:tabs>
                <w:tab w:val="left" w:leader="none" w:pos="6432"/>
              </w:tabs>
              <w:spacing w:after="0" w:lineRule="auto"/>
              <w:jc w:val="both"/>
              <w:rPr>
                <w:sz w:val="20"/>
                <w:szCs w:val="20"/>
              </w:rPr>
            </w:pPr>
            <w:r w:rsidDel="00000000" w:rsidR="00000000" w:rsidRPr="00000000">
              <w:rPr>
                <w:sz w:val="20"/>
                <w:szCs w:val="20"/>
                <w:rtl w:val="0"/>
              </w:rPr>
              <w:t xml:space="preserve">Brecha Sectorial: Fragmentación de actores de la cadena de valor.</w:t>
            </w:r>
          </w:p>
        </w:tc>
      </w:tr>
      <w:tr>
        <w:trPr>
          <w:cantSplit w:val="0"/>
          <w:trHeight w:val="27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48">
            <w:pPr>
              <w:tabs>
                <w:tab w:val="left" w:leader="none" w:pos="6432"/>
              </w:tabs>
              <w:spacing w:after="0" w:lineRule="auto"/>
              <w:jc w:val="both"/>
              <w:rPr>
                <w:sz w:val="20"/>
                <w:szCs w:val="20"/>
                <w:vertAlign w:val="baseline"/>
              </w:rPr>
            </w:pPr>
            <w:r w:rsidDel="00000000" w:rsidR="00000000" w:rsidRPr="00000000">
              <w:rPr>
                <w:sz w:val="20"/>
                <w:szCs w:val="20"/>
                <w:rtl w:val="0"/>
              </w:rPr>
              <w:t xml:space="preserve">Plataforma computacional de Inteligencia Normativo-Territorial y Búsqueda de Terrenos en operación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9">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2</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A">
            <w:pPr>
              <w:tabs>
                <w:tab w:val="left" w:leader="none" w:pos="6432"/>
              </w:tabs>
              <w:spacing w:after="0" w:lineRule="auto"/>
              <w:jc w:val="both"/>
              <w:rPr>
                <w:sz w:val="20"/>
                <w:szCs w:val="20"/>
                <w:vertAlign w:val="baseline"/>
              </w:rPr>
            </w:pPr>
            <w:r w:rsidDel="00000000" w:rsidR="00000000" w:rsidRPr="00000000">
              <w:rPr>
                <w:sz w:val="20"/>
                <w:szCs w:val="20"/>
                <w:rtl w:val="0"/>
              </w:rPr>
              <w:t xml:space="preserve">Consolida en tiempo real la ingesta de instrumentos urbanos (PRC, LGUC, OGUC), RCA ambientales y dictámenes (SERVIU/SII/Contraloría) mediante IA y NLP. Disminuye la incertidumbre técnico-jurídica en pre-inversión al entregar análisis de factibilidad en días, evitando invalidez posterior de permisos o paralizaciones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4B">
            <w:pPr>
              <w:tabs>
                <w:tab w:val="left" w:leader="none" w:pos="6432"/>
              </w:tabs>
              <w:spacing w:after="0" w:lineRule="auto"/>
              <w:jc w:val="both"/>
              <w:rPr>
                <w:sz w:val="20"/>
                <w:szCs w:val="20"/>
              </w:rPr>
            </w:pPr>
            <w:r w:rsidDel="00000000" w:rsidR="00000000" w:rsidRPr="00000000">
              <w:rPr>
                <w:sz w:val="20"/>
                <w:szCs w:val="20"/>
                <w:rtl w:val="0"/>
              </w:rPr>
              <w:t xml:space="preserve">Desconexión entre necesidades reales del sector y la oferta de IA.   </w:t>
            </w:r>
          </w:p>
          <w:p w:rsidR="00000000" w:rsidDel="00000000" w:rsidP="00000000" w:rsidRDefault="00000000" w:rsidRPr="00000000" w14:paraId="0000014C">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Búsqueda manual dispersa, inseguridad jurídica y plazos excesivos de pre-inversión.</w:t>
            </w:r>
            <w:r w:rsidDel="00000000" w:rsidR="00000000" w:rsidRPr="00000000">
              <w:rPr>
                <w:rtl w:val="0"/>
              </w:rPr>
            </w:r>
          </w:p>
        </w:tc>
      </w:tr>
      <w:tr>
        <w:trPr>
          <w:cantSplit w:val="0"/>
          <w:trHeight w:val="273" w:hRule="atLeast"/>
          <w:tblHeader w:val="0"/>
        </w:trPr>
        <w:tc>
          <w:tcPr>
            <w:tcBorders>
              <w:left w:color="000000" w:space="0" w:sz="6" w:val="single"/>
              <w:right w:color="000000" w:space="0" w:sz="6" w:val="single"/>
            </w:tcBorders>
            <w:shd w:fill="ffffff" w:val="clear"/>
            <w:vAlign w:val="top"/>
          </w:tcPr>
          <w:p w:rsidR="00000000" w:rsidDel="00000000" w:rsidP="00000000" w:rsidRDefault="00000000" w:rsidRPr="00000000" w14:paraId="0000014D">
            <w:pPr>
              <w:tabs>
                <w:tab w:val="left" w:leader="none" w:pos="6432"/>
              </w:tabs>
              <w:spacing w:after="0" w:lineRule="auto"/>
              <w:jc w:val="both"/>
              <w:rPr>
                <w:sz w:val="20"/>
                <w:szCs w:val="20"/>
                <w:vertAlign w:val="baseline"/>
              </w:rPr>
            </w:pPr>
            <w:r w:rsidDel="00000000" w:rsidR="00000000" w:rsidRPr="00000000">
              <w:rPr>
                <w:sz w:val="20"/>
                <w:szCs w:val="20"/>
                <w:rtl w:val="0"/>
              </w:rPr>
              <w:t xml:space="preserve">Algoritmos y modelo de optimización generativa multiobjetivo de CÁPEX, ÓPEX y ESG validados</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4E">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3</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4F">
            <w:pPr>
              <w:tabs>
                <w:tab w:val="left" w:leader="none" w:pos="6432"/>
              </w:tabs>
              <w:spacing w:after="0" w:lineRule="auto"/>
              <w:jc w:val="both"/>
              <w:rPr>
                <w:sz w:val="20"/>
                <w:szCs w:val="20"/>
                <w:vertAlign w:val="baseline"/>
              </w:rPr>
            </w:pPr>
            <w:r w:rsidDel="00000000" w:rsidR="00000000" w:rsidRPr="00000000">
              <w:rPr>
                <w:sz w:val="20"/>
                <w:szCs w:val="20"/>
                <w:rtl w:val="0"/>
              </w:rPr>
              <w:t xml:space="preserve">Aplica simulación probabilística e IA generativa sobre el diseño conceptual. Disminuye la incertidumbre económica y ambiental al predecir y optimizar tempranamente el CÁPEX (reducción 10-15%), el ÓPEX (reducción 10-20%) y la huella hídrica/energética/RCD antes de pasar a la fase de edificación en estado Ready to Build (RTB)</w:t>
            </w: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150">
            <w:pPr>
              <w:tabs>
                <w:tab w:val="left" w:leader="none" w:pos="6432"/>
              </w:tabs>
              <w:spacing w:after="0" w:lineRule="auto"/>
              <w:jc w:val="both"/>
              <w:rPr>
                <w:sz w:val="20"/>
                <w:szCs w:val="20"/>
              </w:rPr>
            </w:pPr>
            <w:r w:rsidDel="00000000" w:rsidR="00000000" w:rsidRPr="00000000">
              <w:rPr>
                <w:sz w:val="20"/>
                <w:szCs w:val="20"/>
                <w:rtl w:val="0"/>
              </w:rPr>
              <w:t xml:space="preserve">Oportunidad no capturada en el desarrollo de soluciones adaptadas a la cadena de valor.   </w:t>
            </w:r>
          </w:p>
          <w:p w:rsidR="00000000" w:rsidDel="00000000" w:rsidP="00000000" w:rsidRDefault="00000000" w:rsidRPr="00000000" w14:paraId="00000151">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Evaluación tardía de costos, sobrecostos estructurales y baja sostenibilidad ambiental</w:t>
            </w:r>
            <w:r w:rsidDel="00000000" w:rsidR="00000000" w:rsidRPr="00000000">
              <w:rPr>
                <w:rtl w:val="0"/>
              </w:rPr>
            </w:r>
          </w:p>
        </w:tc>
      </w:tr>
      <w:tr>
        <w:trPr>
          <w:cantSplit w:val="0"/>
          <w:trHeight w:val="153"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2">
            <w:pPr>
              <w:tabs>
                <w:tab w:val="left" w:leader="none" w:pos="6432"/>
              </w:tabs>
              <w:spacing w:after="0" w:lineRule="auto"/>
              <w:jc w:val="both"/>
              <w:rPr>
                <w:sz w:val="20"/>
                <w:szCs w:val="20"/>
                <w:vertAlign w:val="baseline"/>
              </w:rPr>
            </w:pPr>
            <w:r w:rsidDel="00000000" w:rsidR="00000000" w:rsidRPr="00000000">
              <w:rPr>
                <w:sz w:val="20"/>
                <w:szCs w:val="20"/>
                <w:rtl w:val="0"/>
              </w:rPr>
              <w:t xml:space="preserve">Interoperabilidad e integración de datos en obra "Zapatilla" desplegado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3">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4">
            <w:pPr>
              <w:tabs>
                <w:tab w:val="left" w:leader="none" w:pos="6432"/>
              </w:tabs>
              <w:spacing w:after="0" w:lineRule="auto"/>
              <w:jc w:val="both"/>
              <w:rPr>
                <w:sz w:val="20"/>
                <w:szCs w:val="20"/>
                <w:vertAlign w:val="baseline"/>
              </w:rPr>
            </w:pPr>
            <w:r w:rsidDel="00000000" w:rsidR="00000000" w:rsidRPr="00000000">
              <w:rPr>
                <w:sz w:val="20"/>
                <w:szCs w:val="20"/>
                <w:rtl w:val="0"/>
              </w:rPr>
              <w:t xml:space="preserve">Establece la homologación semántica e intercambio de datos en tiempo real entre sistemas heterogéneos de obra (BIM, ERP, robótica e inspección ITO/IFO). Disminuye la incertidumbre operativa al eliminar silos informáticos y la captura manual, reduciendo reprocesos, errores de interpretación y atrasos de ejecución</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5">
            <w:pPr>
              <w:tabs>
                <w:tab w:val="left" w:leader="none" w:pos="6432"/>
              </w:tabs>
              <w:spacing w:after="0" w:lineRule="auto"/>
              <w:jc w:val="both"/>
              <w:rPr>
                <w:sz w:val="20"/>
                <w:szCs w:val="20"/>
              </w:rPr>
            </w:pPr>
            <w:r w:rsidDel="00000000" w:rsidR="00000000" w:rsidRPr="00000000">
              <w:rPr>
                <w:sz w:val="20"/>
                <w:szCs w:val="20"/>
                <w:rtl w:val="0"/>
              </w:rPr>
              <w:t xml:space="preserve">Escasa incorporación de IA con fines productivos en procesos clave.   </w:t>
            </w:r>
          </w:p>
          <w:p w:rsidR="00000000" w:rsidDel="00000000" w:rsidP="00000000" w:rsidRDefault="00000000" w:rsidRPr="00000000" w14:paraId="00000156">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Operación en "silos", alta fragmentación en obra y pérdida de trazabilidad técnica.</w:t>
            </w:r>
            <w:r w:rsidDel="00000000" w:rsidR="00000000" w:rsidRPr="00000000">
              <w:rPr>
                <w:rtl w:val="0"/>
              </w:rPr>
            </w:r>
          </w:p>
        </w:tc>
      </w:tr>
      <w:tr>
        <w:trPr>
          <w:cantSplit w:val="0"/>
          <w:trHeight w:val="114"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7">
            <w:pPr>
              <w:tabs>
                <w:tab w:val="left" w:leader="none" w:pos="6432"/>
              </w:tabs>
              <w:spacing w:after="0" w:lineRule="auto"/>
              <w:jc w:val="both"/>
              <w:rPr>
                <w:sz w:val="20"/>
                <w:szCs w:val="20"/>
                <w:vertAlign w:val="baseline"/>
              </w:rPr>
            </w:pPr>
            <w:r w:rsidDel="00000000" w:rsidR="00000000" w:rsidRPr="00000000">
              <w:rPr>
                <w:sz w:val="20"/>
                <w:szCs w:val="20"/>
                <w:rtl w:val="0"/>
              </w:rPr>
              <w:t xml:space="preserve">Sistema SaaS de Bitácora y Gemelo Digital de Mantenimiento Predictivo en uso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8">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5</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9">
            <w:pPr>
              <w:tabs>
                <w:tab w:val="left" w:leader="none" w:pos="6432"/>
              </w:tabs>
              <w:spacing w:after="0" w:lineRule="auto"/>
              <w:jc w:val="both"/>
              <w:rPr>
                <w:sz w:val="20"/>
                <w:szCs w:val="20"/>
                <w:vertAlign w:val="baseline"/>
              </w:rPr>
            </w:pPr>
            <w:r w:rsidDel="00000000" w:rsidR="00000000" w:rsidRPr="00000000">
              <w:rPr>
                <w:sz w:val="20"/>
                <w:szCs w:val="20"/>
                <w:rtl w:val="0"/>
              </w:rPr>
              <w:t xml:space="preserve">Conecta la base de datos viva recopilada en pre-inversión y edificación a un Gemelo Digital con analítica predictiva. Disminuye la incertidumbre de la fase de explotación al anticipar fallas no programadas, pasando de un mantenimiento reactivo a uno predictivo que reduce el ÓPEX de administración (10-20%) y preserva la plusvalía del activo.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A">
            <w:pPr>
              <w:tabs>
                <w:tab w:val="left" w:leader="none" w:pos="6432"/>
              </w:tabs>
              <w:spacing w:after="0" w:lineRule="auto"/>
              <w:jc w:val="both"/>
              <w:rPr>
                <w:sz w:val="20"/>
                <w:szCs w:val="20"/>
              </w:rPr>
            </w:pPr>
            <w:r w:rsidDel="00000000" w:rsidR="00000000" w:rsidRPr="00000000">
              <w:rPr>
                <w:sz w:val="20"/>
                <w:szCs w:val="20"/>
                <w:rtl w:val="0"/>
              </w:rPr>
              <w:t xml:space="preserve">Falta de plataformas integradas e intensivas en datos.   </w:t>
            </w:r>
          </w:p>
          <w:p w:rsidR="00000000" w:rsidDel="00000000" w:rsidP="00000000" w:rsidRDefault="00000000" w:rsidRPr="00000000" w14:paraId="0000015B">
            <w:pPr>
              <w:tabs>
                <w:tab w:val="left" w:leader="none" w:pos="6432"/>
              </w:tabs>
              <w:spacing w:after="0" w:lineRule="auto"/>
              <w:jc w:val="both"/>
              <w:rPr>
                <w:sz w:val="20"/>
                <w:szCs w:val="20"/>
                <w:vertAlign w:val="baseline"/>
              </w:rPr>
            </w:pPr>
            <w:r w:rsidDel="00000000" w:rsidR="00000000" w:rsidRPr="00000000">
              <w:rPr>
                <w:sz w:val="20"/>
                <w:szCs w:val="20"/>
                <w:rtl w:val="0"/>
              </w:rPr>
              <w:t xml:space="preserve">Brecha Sectorial: Pérdida de continuidad de datos ("ceguera operativa") y desvalorización del bien inmueble.  </w:t>
            </w:r>
            <w:r w:rsidDel="00000000" w:rsidR="00000000" w:rsidRPr="00000000">
              <w:rPr>
                <w:rtl w:val="0"/>
              </w:rPr>
            </w:r>
          </w:p>
        </w:tc>
      </w:tr>
      <w:tr>
        <w:trPr>
          <w:cantSplit w:val="0"/>
          <w:trHeight w:val="91"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5C">
            <w:pPr>
              <w:tabs>
                <w:tab w:val="left" w:leader="none" w:pos="6432"/>
              </w:tabs>
              <w:spacing w:after="0" w:lineRule="auto"/>
              <w:jc w:val="both"/>
              <w:rPr>
                <w:sz w:val="20"/>
                <w:szCs w:val="20"/>
                <w:vertAlign w:val="baseline"/>
              </w:rPr>
            </w:pPr>
            <w:r w:rsidDel="00000000" w:rsidR="00000000" w:rsidRPr="00000000">
              <w:rPr>
                <w:sz w:val="20"/>
                <w:szCs w:val="20"/>
                <w:rtl w:val="0"/>
              </w:rPr>
              <w:t xml:space="preserve">Estructura de gobernanza asociativa, estrategia de IP y modelo de negocios SaaS/PaaS operando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D">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6</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E">
            <w:pPr>
              <w:tabs>
                <w:tab w:val="left" w:leader="none" w:pos="6432"/>
              </w:tabs>
              <w:spacing w:after="0" w:lineRule="auto"/>
              <w:jc w:val="both"/>
              <w:rPr>
                <w:sz w:val="20"/>
                <w:szCs w:val="20"/>
                <w:vertAlign w:val="baseline"/>
              </w:rPr>
            </w:pPr>
            <w:r w:rsidDel="00000000" w:rsidR="00000000" w:rsidRPr="00000000">
              <w:rPr>
                <w:sz w:val="20"/>
                <w:szCs w:val="20"/>
                <w:rtl w:val="0"/>
              </w:rPr>
              <w:t xml:space="preserve">Define e implementa las políticas de titularidad, gestión de datos, transferencia tecnológica y equidad de género, integrando al Consejo Estratégico y Técnico con representantes clave. Disminuye la incertidumbre de escalamiento comercial al asegurar un modelo sostenible que promueve la atracción de capitales y el cumplimiento ESG/ODS.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5F">
            <w:pPr>
              <w:tabs>
                <w:tab w:val="left" w:leader="none" w:pos="6432"/>
              </w:tabs>
              <w:spacing w:after="0" w:lineRule="auto"/>
              <w:jc w:val="both"/>
              <w:rPr>
                <w:sz w:val="20"/>
                <w:szCs w:val="20"/>
                <w:vertAlign w:val="baseline"/>
              </w:rPr>
            </w:pPr>
            <w:r w:rsidDel="00000000" w:rsidR="00000000" w:rsidRPr="00000000">
              <w:rPr>
                <w:sz w:val="20"/>
                <w:szCs w:val="20"/>
                <w:rtl w:val="0"/>
              </w:rPr>
              <w:t xml:space="preserve">Inexistencia de gobernanza de datos y débiles modelos de transferencia tecnológica</w:t>
            </w:r>
            <w:r w:rsidDel="00000000" w:rsidR="00000000" w:rsidRPr="00000000">
              <w:rPr>
                <w:rtl w:val="0"/>
              </w:rPr>
            </w:r>
          </w:p>
        </w:tc>
      </w:tr>
      <w:tr>
        <w:trPr>
          <w:cantSplit w:val="0"/>
          <w:trHeight w:val="54"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0">
            <w:pPr>
              <w:tabs>
                <w:tab w:val="left" w:leader="none" w:pos="6432"/>
              </w:tabs>
              <w:spacing w:after="0" w:lineRule="auto"/>
              <w:jc w:val="both"/>
              <w:rPr>
                <w:sz w:val="20"/>
                <w:szCs w:val="20"/>
                <w:vertAlign w:val="baseline"/>
              </w:rPr>
            </w:pPr>
            <w:r w:rsidDel="00000000" w:rsidR="00000000" w:rsidRPr="00000000">
              <w:rPr>
                <w:sz w:val="20"/>
                <w:szCs w:val="20"/>
                <w:rtl w:val="0"/>
              </w:rPr>
              <w:t xml:space="preserve">Transferencia de conocimiento para formación de capital humano al ecosistema implementado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1">
            <w:pPr>
              <w:tabs>
                <w:tab w:val="left" w:leader="none" w:pos="6432"/>
              </w:tabs>
              <w:spacing w:after="0" w:lineRule="auto"/>
              <w:jc w:val="both"/>
              <w:rPr>
                <w:sz w:val="20"/>
                <w:szCs w:val="20"/>
                <w:vertAlign w:val="baseline"/>
              </w:rPr>
            </w:pPr>
            <w:r w:rsidDel="00000000" w:rsidR="00000000" w:rsidRPr="00000000">
              <w:rPr>
                <w:sz w:val="20"/>
                <w:szCs w:val="20"/>
                <w:rtl w:val="0"/>
              </w:rPr>
              <w:t xml:space="preserve">Obj 7</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2">
            <w:pPr>
              <w:tabs>
                <w:tab w:val="left" w:leader="none" w:pos="6432"/>
              </w:tabs>
              <w:spacing w:after="0" w:lineRule="auto"/>
              <w:jc w:val="both"/>
              <w:rPr>
                <w:sz w:val="20"/>
                <w:szCs w:val="20"/>
                <w:vertAlign w:val="baseline"/>
              </w:rPr>
            </w:pPr>
            <w:r w:rsidDel="00000000" w:rsidR="00000000" w:rsidRPr="00000000">
              <w:rPr>
                <w:sz w:val="20"/>
                <w:szCs w:val="20"/>
                <w:rtl w:val="0"/>
              </w:rPr>
              <w:t xml:space="preserve">Despliega talleres, capacitaciones para empresas constructoras, proveedores locales, Pymes, instituciones de educación y organismos del sector. Disminuye la incertidumbre de adopción masiva, cerrando la brecha de competencias tecnológicas en la industria nacional</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3">
            <w:pPr>
              <w:tabs>
                <w:tab w:val="left" w:leader="none" w:pos="6432"/>
              </w:tabs>
              <w:spacing w:after="0" w:lineRule="auto"/>
              <w:jc w:val="both"/>
              <w:rPr>
                <w:sz w:val="20"/>
                <w:szCs w:val="20"/>
                <w:vertAlign w:val="baseline"/>
              </w:rPr>
            </w:pPr>
            <w:r w:rsidDel="00000000" w:rsidR="00000000" w:rsidRPr="00000000">
              <w:rPr>
                <w:sz w:val="20"/>
                <w:szCs w:val="20"/>
                <w:rtl w:val="0"/>
              </w:rPr>
              <w:t xml:space="preserve">Escasez de capital humano especializado en el uso y gestión de datos e IA con fines productivos.</w:t>
            </w:r>
            <w:r w:rsidDel="00000000" w:rsidR="00000000" w:rsidRPr="00000000">
              <w:rPr>
                <w:rtl w:val="0"/>
              </w:rPr>
            </w:r>
          </w:p>
        </w:tc>
      </w:tr>
      <w:tr>
        <w:trPr>
          <w:cantSplit w:val="0"/>
          <w:trHeight w:val="157"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4">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5">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6">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7">
            <w:pPr>
              <w:tabs>
                <w:tab w:val="left" w:leader="none" w:pos="6432"/>
              </w:tabs>
              <w:spacing w:after="0" w:lineRule="auto"/>
              <w:jc w:val="both"/>
              <w:rPr>
                <w:sz w:val="20"/>
                <w:szCs w:val="20"/>
                <w:vertAlign w:val="baseline"/>
              </w:rPr>
            </w:pPr>
            <w:r w:rsidDel="00000000" w:rsidR="00000000" w:rsidRPr="00000000">
              <w:rPr>
                <w:rtl w:val="0"/>
              </w:rPr>
            </w:r>
          </w:p>
        </w:tc>
      </w:tr>
      <w:tr>
        <w:trPr>
          <w:cantSplit w:val="0"/>
          <w:trHeight w:val="35" w:hRule="atLeast"/>
          <w:tblHeader w:val="0"/>
        </w:trPr>
        <w:tc>
          <w:tcPr>
            <w:tcBorders>
              <w:left w:color="000000" w:space="0" w:sz="6" w:val="single"/>
              <w:right w:color="000000" w:space="0" w:sz="6" w:val="single"/>
            </w:tcBorders>
            <w:vAlign w:val="top"/>
          </w:tcPr>
          <w:p w:rsidR="00000000" w:rsidDel="00000000" w:rsidP="00000000" w:rsidRDefault="00000000" w:rsidRPr="00000000" w14:paraId="00000168">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9">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A">
            <w:pPr>
              <w:tabs>
                <w:tab w:val="left" w:leader="none" w:pos="6432"/>
              </w:tabs>
              <w:spacing w:after="0" w:lineRule="auto"/>
              <w:jc w:val="both"/>
              <w:rPr>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6B">
            <w:pPr>
              <w:tabs>
                <w:tab w:val="left" w:leader="none" w:pos="6432"/>
              </w:tabs>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16C">
      <w:pPr>
        <w:spacing w:after="0" w:lineRule="auto"/>
        <w:ind w:left="-284" w:firstLine="0"/>
        <w:rPr>
          <w:i w:val="0"/>
          <w:iCs w:val="0"/>
          <w:sz w:val="20"/>
          <w:szCs w:val="20"/>
          <w:vertAlign w:val="baseline"/>
        </w:rPr>
        <w:sectPr>
          <w:headerReference r:id="rId10" w:type="default"/>
          <w:footerReference r:id="rId11" w:type="default"/>
          <w:pgSz w:h="15840" w:w="12240" w:orient="portrait"/>
          <w:pgMar w:bottom="851" w:top="1510" w:left="1701" w:right="902" w:header="0" w:footer="947"/>
          <w:pgNumType w:start="1"/>
        </w:sectPr>
      </w:pPr>
      <w:r w:rsidDel="00000000" w:rsidR="00000000" w:rsidRPr="00000000">
        <w:rPr>
          <w:i w:val="1"/>
          <w:iCs w:val="1"/>
          <w:sz w:val="20"/>
          <w:szCs w:val="20"/>
          <w:vertAlign w:val="baseline"/>
          <w:rtl w:val="0"/>
        </w:rPr>
        <w:t xml:space="preserve">Nota: si tiene más resultados e impactos, agregar a la tabla las filas que sean necesarias.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Indicadores de resultados e impacto esperado del programa tecnológico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2"/>
      </w:r>
      <w:r w:rsidDel="00000000" w:rsidR="00000000" w:rsidRPr="00000000">
        <w:rPr>
          <w:rtl w:val="0"/>
        </w:rPr>
      </w:r>
    </w:p>
    <w:tbl>
      <w:tblPr>
        <w:tblStyle w:val="Table8"/>
        <w:tblW w:w="1466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063"/>
        <w:gridCol w:w="3266"/>
        <w:gridCol w:w="2542"/>
        <w:gridCol w:w="1061"/>
        <w:gridCol w:w="976"/>
        <w:gridCol w:w="939"/>
        <w:gridCol w:w="876"/>
        <w:gridCol w:w="944"/>
        <w:tblGridChange w:id="0">
          <w:tblGrid>
            <w:gridCol w:w="4063"/>
            <w:gridCol w:w="3266"/>
            <w:gridCol w:w="2542"/>
            <w:gridCol w:w="1061"/>
            <w:gridCol w:w="976"/>
            <w:gridCol w:w="939"/>
            <w:gridCol w:w="876"/>
            <w:gridCol w:w="944"/>
          </w:tblGrid>
        </w:tblGridChange>
      </w:tblGrid>
      <w:tr>
        <w:trPr>
          <w:cantSplit w:val="0"/>
          <w:trHeight w:val="95"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6E">
            <w:pPr>
              <w:tabs>
                <w:tab w:val="left" w:leader="none" w:pos="6432"/>
              </w:tabs>
              <w:spacing w:after="0" w:lineRule="auto"/>
              <w:jc w:val="center"/>
              <w:rPr>
                <w:vertAlign w:val="baseline"/>
              </w:rPr>
            </w:pPr>
            <w:r w:rsidDel="00000000" w:rsidR="00000000" w:rsidRPr="00000000">
              <w:rPr>
                <w:b w:val="1"/>
                <w:bCs w:val="1"/>
                <w:sz w:val="20"/>
                <w:szCs w:val="20"/>
                <w:vertAlign w:val="baseline"/>
                <w:rtl w:val="0"/>
              </w:rPr>
              <w:t xml:space="preserve">Indicador/es asociados a productos y servicios</w:t>
            </w:r>
            <w:r w:rsidDel="00000000" w:rsidR="00000000" w:rsidRPr="00000000">
              <w:rPr>
                <w:rtl w:val="0"/>
              </w:rPr>
            </w:r>
          </w:p>
          <w:p w:rsidR="00000000" w:rsidDel="00000000" w:rsidP="00000000" w:rsidRDefault="00000000" w:rsidRPr="00000000" w14:paraId="0000016F">
            <w:pPr>
              <w:tabs>
                <w:tab w:val="left" w:leader="none" w:pos="6432"/>
              </w:tabs>
              <w:spacing w:after="0" w:lineRule="auto"/>
              <w:jc w:val="center"/>
              <w:rPr>
                <w:sz w:val="20"/>
                <w:szCs w:val="20"/>
                <w:highlight w:val="yellow"/>
                <w:vertAlign w:val="baseline"/>
              </w:rPr>
            </w:pPr>
            <w:r w:rsidDel="00000000" w:rsidR="00000000" w:rsidRPr="00000000">
              <w:rPr>
                <w:sz w:val="20"/>
                <w:szCs w:val="20"/>
                <w:highlight w:val="yellow"/>
                <w:vertAlign w:val="baseline"/>
                <w:rtl w:val="0"/>
              </w:rPr>
              <w:t xml:space="preserve">Incluir Indicador(es) de impacto</w:t>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0">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1">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2">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3">
            <w:pPr>
              <w:tabs>
                <w:tab w:val="left" w:leader="none" w:pos="6432"/>
              </w:tabs>
              <w:spacing w:after="0" w:lineRule="auto"/>
              <w:jc w:val="center"/>
              <w:rPr>
                <w:b w:val="0"/>
                <w:bCs w:val="0"/>
                <w:color w:val="000000"/>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4">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5">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76">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59" w:hRule="atLeast"/>
          <w:tblHeader w:val="0"/>
        </w:trPr>
        <w:tc>
          <w:tcPr>
            <w:vAlign w:val="top"/>
          </w:tcPr>
          <w:p w:rsidR="00000000" w:rsidDel="00000000" w:rsidP="00000000" w:rsidRDefault="00000000" w:rsidRPr="00000000" w14:paraId="00000177">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del tiempo de evaluación de factibilidad</w:t>
            </w:r>
            <w:r w:rsidDel="00000000" w:rsidR="00000000" w:rsidRPr="00000000">
              <w:rPr>
                <w:rtl w:val="0"/>
              </w:rPr>
            </w:r>
          </w:p>
        </w:tc>
        <w:tc>
          <w:tcPr>
            <w:vAlign w:val="center"/>
          </w:tcPr>
          <w:p w:rsidR="00000000" w:rsidDel="00000000" w:rsidP="00000000" w:rsidRDefault="00000000" w:rsidRPr="00000000" w14:paraId="00000178">
            <w:pPr>
              <w:tabs>
                <w:tab w:val="left" w:leader="none" w:pos="6432"/>
              </w:tabs>
              <w:spacing w:after="0" w:lineRule="auto"/>
              <w:jc w:val="center"/>
              <w:rPr>
                <w:b w:val="0"/>
                <w:bCs w:val="0"/>
                <w:color w:val="000000"/>
                <w:sz w:val="20"/>
                <w:szCs w:val="20"/>
                <w:vertAlign w:val="baseline"/>
              </w:rPr>
            </w:pPr>
            <w:r w:rsidDel="00000000" w:rsidR="00000000" w:rsidRPr="00000000">
              <w:rPr>
                <w:sz w:val="20"/>
                <w:szCs w:val="20"/>
                <w:rtl w:val="0"/>
              </w:rPr>
              <w:t xml:space="preserve">Porcentaje de disminución de tiempo respecto al tiempo promedio base por obra. </w:t>
            </w:r>
            <w:r w:rsidDel="00000000" w:rsidR="00000000" w:rsidRPr="00000000">
              <w:rPr>
                <w:rtl w:val="0"/>
              </w:rPr>
            </w:r>
          </w:p>
        </w:tc>
        <w:tc>
          <w:tcPr>
            <w:vAlign w:val="top"/>
          </w:tcPr>
          <w:p w:rsidR="00000000" w:rsidDel="00000000" w:rsidP="00000000" w:rsidRDefault="00000000" w:rsidRPr="00000000" w14:paraId="00000179">
            <w:pPr>
              <w:tabs>
                <w:tab w:val="left" w:leader="none" w:pos="6432"/>
              </w:tabs>
              <w:spacing w:after="0" w:lineRule="auto"/>
              <w:jc w:val="center"/>
              <w:rPr>
                <w:b w:val="0"/>
                <w:bCs w:val="0"/>
                <w:color w:val="000000"/>
                <w:sz w:val="20"/>
                <w:szCs w:val="20"/>
                <w:vertAlign w:val="baseline"/>
              </w:rPr>
            </w:pPr>
            <w:r w:rsidDel="00000000" w:rsidR="00000000" w:rsidRPr="00000000">
              <w:rPr>
                <w:sz w:val="20"/>
                <w:szCs w:val="20"/>
                <w:rtl w:val="0"/>
              </w:rPr>
              <w:t xml:space="preserve">Registro de auditoría de plataforma, informes de pilotaje y bitácora de evaluaciones normativas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A">
            <w:pPr>
              <w:tabs>
                <w:tab w:val="left" w:leader="none" w:pos="6432"/>
              </w:tabs>
              <w:spacing w:after="0" w:lineRule="auto"/>
              <w:jc w:val="center"/>
              <w:rPr>
                <w:b w:val="0"/>
                <w:bCs w:val="0"/>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c>
          <w:tcPr>
            <w:tcBorders>
              <w:left w:color="000000" w:space="0" w:sz="6" w:val="single"/>
              <w:right w:color="000000" w:space="0" w:sz="6" w:val="single"/>
            </w:tcBorders>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59" w:hRule="atLeast"/>
          <w:tblHeader w:val="0"/>
        </w:trPr>
        <w:tc>
          <w:tcPr>
            <w:vAlign w:val="center"/>
          </w:tcPr>
          <w:p w:rsidR="00000000" w:rsidDel="00000000" w:rsidP="00000000" w:rsidRDefault="00000000" w:rsidRPr="00000000" w14:paraId="0000017F">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 costos CAPEX en proyectos diseñados</w:t>
            </w:r>
            <w:r w:rsidDel="00000000" w:rsidR="00000000" w:rsidRPr="00000000">
              <w:rPr>
                <w:rtl w:val="0"/>
              </w:rPr>
            </w:r>
          </w:p>
        </w:tc>
        <w:tc>
          <w:tcPr>
            <w:vAlign w:val="center"/>
          </w:tcPr>
          <w:p w:rsidR="00000000" w:rsidDel="00000000" w:rsidP="00000000" w:rsidRDefault="00000000" w:rsidRPr="00000000" w14:paraId="00000180">
            <w:pPr>
              <w:tabs>
                <w:tab w:val="left" w:leader="none" w:pos="6432"/>
              </w:tabs>
              <w:spacing w:after="0" w:lineRule="auto"/>
              <w:jc w:val="center"/>
              <w:rPr>
                <w:sz w:val="20"/>
                <w:szCs w:val="20"/>
                <w:vertAlign w:val="baseline"/>
              </w:rPr>
            </w:pPr>
            <w:r w:rsidDel="00000000" w:rsidR="00000000" w:rsidRPr="00000000">
              <w:rPr>
                <w:sz w:val="20"/>
                <w:szCs w:val="20"/>
                <w:rtl w:val="0"/>
              </w:rPr>
              <w:t xml:space="preserve">Porcentaje de reducción con respecto al porcentaje histórico. </w:t>
            </w:r>
            <w:r w:rsidDel="00000000" w:rsidR="00000000" w:rsidRPr="00000000">
              <w:rPr>
                <w:rtl w:val="0"/>
              </w:rPr>
            </w:r>
          </w:p>
        </w:tc>
        <w:tc>
          <w:tcPr>
            <w:vAlign w:val="center"/>
          </w:tcPr>
          <w:p w:rsidR="00000000" w:rsidDel="00000000" w:rsidP="00000000" w:rsidRDefault="00000000" w:rsidRPr="00000000" w14:paraId="00000181">
            <w:pPr>
              <w:spacing w:after="0" w:lineRule="auto"/>
              <w:jc w:val="center"/>
              <w:rPr>
                <w:sz w:val="20"/>
                <w:szCs w:val="20"/>
                <w:vertAlign w:val="baseline"/>
              </w:rPr>
            </w:pPr>
            <w:r w:rsidDel="00000000" w:rsidR="00000000" w:rsidRPr="00000000">
              <w:rPr>
                <w:sz w:val="20"/>
                <w:szCs w:val="20"/>
                <w:rtl w:val="0"/>
              </w:rPr>
              <w:t xml:space="preserve">Informes de estimación de costos pre y post optimización validados por Entidades Patrocinantes/Inmobiliarias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2">
            <w:pPr>
              <w:spacing w:after="0" w:lineRule="auto"/>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c>
          <w:tcPr>
            <w:tcBorders>
              <w:left w:color="000000" w:space="0" w:sz="6" w:val="single"/>
              <w:right w:color="000000" w:space="0" w:sz="6" w:val="single"/>
            </w:tcBorders>
            <w:vAlign w:val="top"/>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59" w:hRule="atLeast"/>
          <w:tblHeader w:val="0"/>
        </w:trPr>
        <w:tc>
          <w:tcPr>
            <w:vAlign w:val="center"/>
          </w:tcPr>
          <w:p w:rsidR="00000000" w:rsidDel="00000000" w:rsidP="00000000" w:rsidRDefault="00000000" w:rsidRPr="00000000" w14:paraId="00000187">
            <w:pPr>
              <w:tabs>
                <w:tab w:val="left" w:leader="none" w:pos="6432"/>
              </w:tabs>
              <w:spacing w:after="0" w:lineRule="auto"/>
              <w:jc w:val="center"/>
              <w:rPr>
                <w:sz w:val="20"/>
                <w:szCs w:val="20"/>
                <w:vertAlign w:val="baseline"/>
              </w:rPr>
            </w:pPr>
            <w:r w:rsidDel="00000000" w:rsidR="00000000" w:rsidRPr="00000000">
              <w:rPr>
                <w:sz w:val="20"/>
                <w:szCs w:val="20"/>
                <w:rtl w:val="0"/>
              </w:rPr>
              <w:t xml:space="preserve">Reducción de costos OPEX en explotación </w:t>
            </w:r>
            <w:r w:rsidDel="00000000" w:rsidR="00000000" w:rsidRPr="00000000">
              <w:rPr>
                <w:rtl w:val="0"/>
              </w:rPr>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Porcentaje de reducción con respecto al porcentaje histórico. </w:t>
            </w:r>
          </w:p>
        </w:tc>
        <w:tc>
          <w:tcPr>
            <w:vAlign w:val="center"/>
          </w:tcPr>
          <w:p w:rsidR="00000000" w:rsidDel="00000000" w:rsidP="00000000" w:rsidRDefault="00000000" w:rsidRPr="00000000" w14:paraId="00000189">
            <w:pPr>
              <w:spacing w:after="0" w:lineRule="auto"/>
              <w:jc w:val="center"/>
              <w:rPr>
                <w:color w:val="e36c0a"/>
                <w:sz w:val="20"/>
                <w:szCs w:val="20"/>
                <w:vertAlign w:val="baseline"/>
              </w:rPr>
            </w:pPr>
            <w:r w:rsidDel="00000000" w:rsidR="00000000" w:rsidRPr="00000000">
              <w:rPr>
                <w:sz w:val="20"/>
                <w:szCs w:val="20"/>
                <w:rtl w:val="0"/>
              </w:rPr>
              <w:t xml:space="preserve">Reportes de costos operacionales de administración, mantenimiento y consumo energético de activo</w:t>
            </w:r>
            <w:r w:rsidDel="00000000" w:rsidR="00000000" w:rsidRPr="00000000">
              <w:rPr>
                <w:color w:val="e36c0a"/>
                <w:sz w:val="20"/>
                <w:szCs w:val="20"/>
                <w:rtl w:val="0"/>
              </w:rPr>
              <w:t xml:space="preserve">s</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A">
            <w:pPr>
              <w:spacing w:after="0" w:lineRule="auto"/>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c>
          <w:tcPr>
            <w:tcBorders>
              <w:left w:color="000000" w:space="0" w:sz="6" w:val="single"/>
              <w:right w:color="000000" w:space="0" w:sz="6" w:val="single"/>
            </w:tcBorders>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w:t>
            </w:r>
          </w:p>
        </w:tc>
        <w:tc>
          <w:tcPr>
            <w:tcBorders>
              <w:left w:color="000000" w:space="0" w:sz="6" w:val="single"/>
              <w:right w:color="000000" w:space="0" w:sz="6" w:val="single"/>
            </w:tcBorders>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15%</w:t>
            </w:r>
          </w:p>
        </w:tc>
      </w:tr>
      <w:tr>
        <w:trPr>
          <w:cantSplit w:val="0"/>
          <w:trHeight w:val="293" w:hRule="atLeast"/>
          <w:tblHeader w:val="0"/>
        </w:trPr>
        <w:tc>
          <w:tcPr>
            <w:vAlign w:val="center"/>
          </w:tcPr>
          <w:p w:rsidR="00000000" w:rsidDel="00000000" w:rsidP="00000000" w:rsidRDefault="00000000" w:rsidRPr="00000000" w14:paraId="0000018F">
            <w:pPr>
              <w:tabs>
                <w:tab w:val="left" w:leader="none" w:pos="6432"/>
              </w:tabs>
              <w:spacing w:after="0" w:lineRule="auto"/>
              <w:jc w:val="center"/>
              <w:rPr>
                <w:sz w:val="20"/>
                <w:szCs w:val="20"/>
                <w:highlight w:val="yellow"/>
                <w:vertAlign w:val="baseline"/>
              </w:rPr>
            </w:pPr>
            <w:r w:rsidDel="00000000" w:rsidR="00000000" w:rsidRPr="00000000">
              <w:rPr>
                <w:sz w:val="20"/>
                <w:szCs w:val="20"/>
                <w:rtl w:val="0"/>
              </w:rPr>
              <w:t xml:space="preserve">Interoperabilidad en obras piloto</w:t>
            </w:r>
            <w:r w:rsidDel="00000000" w:rsidR="00000000" w:rsidRPr="00000000">
              <w:rPr>
                <w:rtl w:val="0"/>
              </w:rPr>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Número de empresas y obras operando con sistema “zapatilla”</w:t>
            </w:r>
          </w:p>
        </w:tc>
        <w:tc>
          <w:tcPr>
            <w:vAlign w:val="center"/>
          </w:tcPr>
          <w:p w:rsidR="00000000" w:rsidDel="00000000" w:rsidP="00000000" w:rsidRDefault="00000000" w:rsidRPr="00000000" w14:paraId="00000191">
            <w:pPr>
              <w:tabs>
                <w:tab w:val="left" w:leader="none" w:pos="6432"/>
              </w:tabs>
              <w:spacing w:after="0" w:lineRule="auto"/>
              <w:jc w:val="center"/>
              <w:rPr>
                <w:sz w:val="20"/>
                <w:szCs w:val="20"/>
                <w:vertAlign w:val="baseline"/>
              </w:rPr>
            </w:pPr>
            <w:r w:rsidDel="00000000" w:rsidR="00000000" w:rsidRPr="00000000">
              <w:rPr>
                <w:sz w:val="20"/>
                <w:szCs w:val="20"/>
                <w:rtl w:val="0"/>
              </w:rPr>
              <w:t xml:space="preserve">Contratos de pilotaje, logs de integración de software de obra y actas de recepción ITO/IFO.</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2">
            <w:pPr>
              <w:tabs>
                <w:tab w:val="left" w:leader="none" w:pos="6432"/>
              </w:tabs>
              <w:spacing w:after="0" w:lineRule="auto"/>
              <w:jc w:val="both"/>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r>
      <w:tr>
        <w:trPr>
          <w:cantSplit w:val="0"/>
          <w:trHeight w:val="443"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97">
            <w:pPr>
              <w:tabs>
                <w:tab w:val="left" w:leader="none" w:pos="6432"/>
              </w:tabs>
              <w:spacing w:after="0" w:lineRule="auto"/>
              <w:jc w:val="center"/>
              <w:rPr>
                <w:b w:val="0"/>
                <w:bCs w:val="0"/>
                <w:color w:val="e36c0a"/>
                <w:sz w:val="20"/>
                <w:szCs w:val="20"/>
                <w:vertAlign w:val="baseline"/>
              </w:rPr>
            </w:pPr>
            <w:r w:rsidDel="00000000" w:rsidR="00000000" w:rsidRPr="00000000">
              <w:rPr>
                <w:b w:val="1"/>
                <w:bCs w:val="1"/>
                <w:sz w:val="20"/>
                <w:szCs w:val="20"/>
                <w:vertAlign w:val="baseline"/>
                <w:rtl w:val="0"/>
              </w:rPr>
              <w:t xml:space="preserve">Indicador/es asociados a la gestión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8">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9">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A">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B">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C">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D">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9E">
            <w:pPr>
              <w:tabs>
                <w:tab w:val="left" w:leader="none" w:pos="6432"/>
              </w:tabs>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Sesiones de Consejos de Gobernanza realizadas</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Conteo anual de sesiones celebradas por el Consejo Estratégico y Consejo Técnico</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Actas de reunión firmadas, convocatorias y registro de asistencia</w:t>
            </w:r>
          </w:p>
        </w:tc>
        <w:tc>
          <w:tcPr>
            <w:tcBorders>
              <w:left w:color="000000" w:space="0" w:sz="6" w:val="single"/>
              <w:right w:color="000000" w:space="0" w:sz="6" w:val="single"/>
            </w:tcBorders>
            <w:vAlign w:val="center"/>
          </w:tcPr>
          <w:p w:rsidR="00000000" w:rsidDel="00000000" w:rsidP="00000000" w:rsidRDefault="00000000" w:rsidRPr="00000000" w14:paraId="000001A2">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center"/>
          </w:tcPr>
          <w:p w:rsidR="00000000" w:rsidDel="00000000" w:rsidP="00000000" w:rsidRDefault="00000000" w:rsidRPr="00000000" w14:paraId="000001A3">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4">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5">
            <w:pPr>
              <w:tabs>
                <w:tab w:val="left" w:leader="none" w:pos="6432"/>
              </w:tabs>
              <w:spacing w:after="0" w:lineRule="auto"/>
              <w:jc w:val="center"/>
              <w:rPr>
                <w:sz w:val="20"/>
                <w:szCs w:val="20"/>
              </w:rPr>
            </w:pPr>
            <w:r w:rsidDel="00000000" w:rsidR="00000000" w:rsidRPr="00000000">
              <w:rPr>
                <w:sz w:val="20"/>
                <w:szCs w:val="20"/>
                <w:rtl w:val="0"/>
              </w:rPr>
              <w:t xml:space="preserve">4</w:t>
            </w:r>
          </w:p>
        </w:tc>
        <w:tc>
          <w:tcPr>
            <w:tcBorders>
              <w:left w:color="000000" w:space="0" w:sz="6" w:val="single"/>
              <w:right w:color="000000" w:space="0" w:sz="6" w:val="single"/>
            </w:tcBorders>
            <w:vAlign w:val="top"/>
          </w:tcPr>
          <w:p w:rsidR="00000000" w:rsidDel="00000000" w:rsidP="00000000" w:rsidRDefault="00000000" w:rsidRPr="00000000" w14:paraId="000001A6">
            <w:pPr>
              <w:tabs>
                <w:tab w:val="left" w:leader="none" w:pos="6432"/>
              </w:tabs>
              <w:spacing w:after="0" w:lineRule="auto"/>
              <w:jc w:val="center"/>
              <w:rPr>
                <w:sz w:val="20"/>
                <w:szCs w:val="20"/>
              </w:rPr>
            </w:pPr>
            <w:r w:rsidDel="00000000" w:rsidR="00000000" w:rsidRPr="00000000">
              <w:rPr>
                <w:sz w:val="20"/>
                <w:szCs w:val="20"/>
                <w:rtl w:val="0"/>
              </w:rPr>
              <w:t xml:space="preserve">4</w:t>
            </w:r>
          </w:p>
        </w:tc>
      </w:tr>
      <w:tr>
        <w:trPr>
          <w:cantSplit w:val="0"/>
          <w:trHeight w:val="175" w:hRule="atLeast"/>
          <w:tblHeader w:val="0"/>
        </w:trPr>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Estrategia de transferencia tecnológica y</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Negocio</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Informe de transferencia y modelo de negocio</w:t>
            </w:r>
          </w:p>
        </w:tc>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Estrategia de Programa de</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transferencia y</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modelo de negocio</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sostenible y ajustes.</w:t>
            </w:r>
          </w:p>
        </w:tc>
        <w:tc>
          <w:tcPr>
            <w:tcBorders>
              <w:left w:color="000000" w:space="0" w:sz="6" w:val="single"/>
              <w:right w:color="000000" w:space="0" w:sz="6" w:val="single"/>
            </w:tcBorders>
            <w:vAlign w:val="center"/>
          </w:tcPr>
          <w:p w:rsidR="00000000" w:rsidDel="00000000" w:rsidP="00000000" w:rsidRDefault="00000000" w:rsidRPr="00000000" w14:paraId="000001AE">
            <w:pPr>
              <w:tabs>
                <w:tab w:val="left" w:leader="none" w:pos="6432"/>
              </w:tabs>
              <w:spacing w:after="0" w:lineRule="auto"/>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center"/>
          </w:tcPr>
          <w:p w:rsidR="00000000" w:rsidDel="00000000" w:rsidP="00000000" w:rsidRDefault="00000000" w:rsidRPr="00000000" w14:paraId="000001AF">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0">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1">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B2">
            <w:pPr>
              <w:tabs>
                <w:tab w:val="left" w:leader="none" w:pos="6432"/>
              </w:tabs>
              <w:spacing w:after="0" w:lineRule="auto"/>
              <w:jc w:val="center"/>
              <w:rPr>
                <w:sz w:val="20"/>
                <w:szCs w:val="20"/>
              </w:rPr>
            </w:pPr>
            <w:r w:rsidDel="00000000" w:rsidR="00000000" w:rsidRPr="00000000">
              <w:rPr>
                <w:rtl w:val="0"/>
              </w:rPr>
            </w:r>
          </w:p>
        </w:tc>
      </w:tr>
      <w:tr>
        <w:trPr>
          <w:cantSplit w:val="0"/>
          <w:trHeight w:val="200" w:hRule="atLeast"/>
          <w:tblHeader w:val="0"/>
        </w:trPr>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Alianzas para el desarrollo tecnológico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escalamiento</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N° Convenios celebrados</w:t>
            </w:r>
          </w:p>
        </w:tc>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Convenios de colaboración </w:t>
            </w:r>
          </w:p>
        </w:tc>
        <w:tc>
          <w:tcPr>
            <w:tcBorders>
              <w:left w:color="000000" w:space="0" w:sz="6" w:val="single"/>
              <w:right w:color="000000" w:space="0" w:sz="6" w:val="single"/>
            </w:tcBorders>
            <w:vAlign w:val="center"/>
          </w:tcPr>
          <w:p w:rsidR="00000000" w:rsidDel="00000000" w:rsidP="00000000" w:rsidRDefault="00000000" w:rsidRPr="00000000" w14:paraId="000001B7">
            <w:pPr>
              <w:tabs>
                <w:tab w:val="left" w:leader="none" w:pos="6432"/>
              </w:tabs>
              <w:spacing w:after="0" w:lineRule="auto"/>
              <w:jc w:val="center"/>
              <w:rPr>
                <w:sz w:val="20"/>
                <w:szCs w:val="20"/>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8">
            <w:pPr>
              <w:tabs>
                <w:tab w:val="left" w:leader="none" w:pos="6432"/>
              </w:tabs>
              <w:spacing w:after="0" w:lineRule="auto"/>
              <w:jc w:val="center"/>
              <w:rPr>
                <w:sz w:val="20"/>
                <w:szCs w:val="20"/>
              </w:rPr>
            </w:pPr>
            <w:r w:rsidDel="00000000" w:rsidR="00000000" w:rsidRPr="00000000">
              <w:rPr>
                <w:sz w:val="20"/>
                <w:szCs w:val="20"/>
                <w:rtl w:val="0"/>
              </w:rPr>
              <w:t xml:space="preserve">1</w:t>
            </w:r>
          </w:p>
        </w:tc>
        <w:tc>
          <w:tcPr>
            <w:tcBorders>
              <w:left w:color="000000" w:space="0" w:sz="6" w:val="single"/>
              <w:right w:color="000000" w:space="0" w:sz="6" w:val="single"/>
            </w:tcBorders>
            <w:vAlign w:val="top"/>
          </w:tcPr>
          <w:p w:rsidR="00000000" w:rsidDel="00000000" w:rsidP="00000000" w:rsidRDefault="00000000" w:rsidRPr="00000000" w14:paraId="000001B9">
            <w:pPr>
              <w:tabs>
                <w:tab w:val="left" w:leader="none" w:pos="6432"/>
              </w:tabs>
              <w:spacing w:after="0" w:lineRule="auto"/>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BA">
            <w:pPr>
              <w:tabs>
                <w:tab w:val="left" w:leader="none" w:pos="6432"/>
              </w:tabs>
              <w:spacing w:after="0" w:lineRule="auto"/>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BB">
            <w:pPr>
              <w:tabs>
                <w:tab w:val="left" w:leader="none" w:pos="6432"/>
              </w:tabs>
              <w:spacing w:after="0" w:lineRule="auto"/>
              <w:jc w:val="center"/>
              <w:rPr>
                <w:sz w:val="20"/>
                <w:szCs w:val="20"/>
              </w:rPr>
            </w:pPr>
            <w:r w:rsidDel="00000000" w:rsidR="00000000" w:rsidRPr="00000000">
              <w:rPr>
                <w:sz w:val="20"/>
                <w:szCs w:val="20"/>
                <w:rtl w:val="0"/>
              </w:rPr>
              <w:t xml:space="preserve">3</w:t>
            </w:r>
          </w:p>
        </w:tc>
      </w:tr>
      <w:tr>
        <w:trPr>
          <w:cantSplit w:val="0"/>
          <w:trHeight w:val="71" w:hRule="atLeast"/>
          <w:tblHeader w:val="0"/>
        </w:trPr>
        <w:tc>
          <w:tcPr>
            <w:vAlign w:val="center"/>
          </w:tcPr>
          <w:p w:rsidR="00000000" w:rsidDel="00000000" w:rsidP="00000000" w:rsidRDefault="00000000" w:rsidRPr="00000000" w14:paraId="000001BC">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BD">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BE">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BF">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C0">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1">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2">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C3">
            <w:pPr>
              <w:tabs>
                <w:tab w:val="left" w:leader="none" w:pos="6432"/>
              </w:tabs>
              <w:spacing w:after="0" w:lineRule="auto"/>
              <w:jc w:val="center"/>
              <w:rPr>
                <w:color w:val="ff0000"/>
                <w:sz w:val="20"/>
                <w:szCs w:val="20"/>
                <w:vertAlign w:val="baseline"/>
              </w:rPr>
            </w:pPr>
            <w:r w:rsidDel="00000000" w:rsidR="00000000" w:rsidRPr="00000000">
              <w:rPr>
                <w:rtl w:val="0"/>
              </w:rPr>
            </w:r>
          </w:p>
        </w:tc>
      </w:tr>
      <w:tr>
        <w:trPr>
          <w:cantSplit w:val="0"/>
          <w:trHeight w:val="71" w:hRule="atLeast"/>
          <w:tblHeader w:val="0"/>
        </w:trPr>
        <w:tc>
          <w:tcPr>
            <w:shd w:fill="c7d9f2" w:val="clear"/>
            <w:vAlign w:val="center"/>
          </w:tcPr>
          <w:p w:rsidR="00000000" w:rsidDel="00000000" w:rsidP="00000000" w:rsidRDefault="00000000" w:rsidRPr="00000000" w14:paraId="000001C4">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Indicador/es Económicos</w:t>
            </w:r>
            <w:r w:rsidDel="00000000" w:rsidR="00000000" w:rsidRPr="00000000">
              <w:rPr>
                <w:rtl w:val="0"/>
              </w:rPr>
            </w:r>
          </w:p>
        </w:tc>
        <w:tc>
          <w:tcPr>
            <w:shd w:fill="c7d9f2" w:val="clear"/>
            <w:vAlign w:val="center"/>
          </w:tcPr>
          <w:p w:rsidR="00000000" w:rsidDel="00000000" w:rsidP="00000000" w:rsidRDefault="00000000" w:rsidRPr="00000000" w14:paraId="000001C5">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shd w:fill="c7d9f2" w:val="clear"/>
            <w:vAlign w:val="center"/>
          </w:tcPr>
          <w:p w:rsidR="00000000" w:rsidDel="00000000" w:rsidP="00000000" w:rsidRDefault="00000000" w:rsidRPr="00000000" w14:paraId="000001C6">
            <w:pPr>
              <w:tabs>
                <w:tab w:val="left" w:leader="none" w:pos="6432"/>
              </w:tabs>
              <w:spacing w:after="0" w:lineRule="auto"/>
              <w:jc w:val="center"/>
              <w:rPr>
                <w:b w:val="0"/>
                <w:bCs w:val="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7">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8">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9">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A">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7d9f2" w:val="clear"/>
            <w:vAlign w:val="center"/>
          </w:tcPr>
          <w:p w:rsidR="00000000" w:rsidDel="00000000" w:rsidP="00000000" w:rsidRDefault="00000000" w:rsidRPr="00000000" w14:paraId="000001CB">
            <w:pPr>
              <w:tabs>
                <w:tab w:val="left" w:leader="none" w:pos="6432"/>
              </w:tabs>
              <w:spacing w:after="0" w:lineRule="auto"/>
              <w:jc w:val="center"/>
              <w:rPr>
                <w:b w:val="0"/>
                <w:bCs w:val="0"/>
                <w:vertAlign w:val="baseline"/>
              </w:rPr>
            </w:pPr>
            <w:r w:rsidDel="00000000" w:rsidR="00000000" w:rsidRPr="00000000">
              <w:rPr>
                <w:b w:val="1"/>
                <w:bCs w:val="1"/>
                <w:vertAlign w:val="baseline"/>
                <w:rtl w:val="0"/>
              </w:rPr>
              <w:t xml:space="preserve">Año 5</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Inversión privada (fondos, créditos, etc.)</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Monto acumulado de capital privado apalancado (aportes pecuniarios nuevos e inversión VC</w:t>
            </w:r>
          </w:p>
        </w:tc>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Comprobantes de depósito bancario, acuerdos de inversión y cartas de compromiso financiero.</w:t>
            </w:r>
          </w:p>
        </w:tc>
        <w:tc>
          <w:tcPr>
            <w:tcBorders>
              <w:left w:color="000000" w:space="0" w:sz="6" w:val="single"/>
              <w:right w:color="000000" w:space="0" w:sz="6" w:val="single"/>
            </w:tcBorders>
            <w:vAlign w:val="center"/>
          </w:tcPr>
          <w:p w:rsidR="00000000" w:rsidDel="00000000" w:rsidP="00000000" w:rsidRDefault="00000000" w:rsidRPr="00000000" w14:paraId="000001CF">
            <w:pPr>
              <w:tabs>
                <w:tab w:val="left" w:leader="none" w:pos="6432"/>
              </w:tabs>
              <w:spacing w:after="0" w:lineRule="auto"/>
              <w:jc w:val="center"/>
              <w:rPr>
                <w:sz w:val="20"/>
                <w:szCs w:val="20"/>
                <w:vertAlign w:val="baseline"/>
              </w:rPr>
            </w:pPr>
            <w:r w:rsidDel="00000000" w:rsidR="00000000" w:rsidRPr="00000000">
              <w:rPr>
                <w:sz w:val="20"/>
                <w:szCs w:val="20"/>
                <w:rtl w:val="0"/>
              </w:rPr>
              <w:t xml:space="preserve">50MM</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0">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1">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2">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3">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150MM</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Empleo Directo</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Número de profesionales e investigadores contratados directamente para la ejecución del PTEC</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Contratos de trabajo, liquidaciones de sueldo y declaraciones de cotizaciones previsionales.</w:t>
            </w:r>
          </w:p>
        </w:tc>
        <w:tc>
          <w:tcPr>
            <w:tcBorders>
              <w:left w:color="000000" w:space="0" w:sz="6" w:val="single"/>
              <w:right w:color="000000" w:space="0" w:sz="6" w:val="single"/>
            </w:tcBorders>
            <w:vAlign w:val="center"/>
          </w:tcPr>
          <w:p w:rsidR="00000000" w:rsidDel="00000000" w:rsidP="00000000" w:rsidRDefault="00000000" w:rsidRPr="00000000" w14:paraId="000001D7">
            <w:pPr>
              <w:tabs>
                <w:tab w:val="left" w:leader="none" w:pos="6432"/>
              </w:tabs>
              <w:spacing w:after="0" w:lineRule="auto"/>
              <w:jc w:val="center"/>
              <w:rPr>
                <w:sz w:val="20"/>
                <w:szCs w:val="20"/>
                <w:vertAlign w:val="baseline"/>
              </w:rPr>
            </w:pPr>
            <w:r w:rsidDel="00000000" w:rsidR="00000000" w:rsidRPr="00000000">
              <w:rPr>
                <w:sz w:val="20"/>
                <w:szCs w:val="20"/>
                <w:rtl w:val="0"/>
              </w:rPr>
              <w:t xml:space="preserve">4</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D8">
            <w:pPr>
              <w:tabs>
                <w:tab w:val="left" w:leader="none" w:pos="6432"/>
              </w:tabs>
              <w:spacing w:after="0" w:lineRule="auto"/>
              <w:jc w:val="center"/>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9">
            <w:pPr>
              <w:tabs>
                <w:tab w:val="left" w:leader="none" w:pos="6432"/>
              </w:tabs>
              <w:spacing w:after="0" w:lineRule="auto"/>
              <w:jc w:val="center"/>
              <w:rPr>
                <w:sz w:val="20"/>
                <w:szCs w:val="20"/>
                <w:vertAlign w:val="baseline"/>
              </w:rPr>
            </w:pPr>
            <w:r w:rsidDel="00000000" w:rsidR="00000000" w:rsidRPr="00000000">
              <w:rPr>
                <w:sz w:val="20"/>
                <w:szCs w:val="20"/>
                <w:rtl w:val="0"/>
              </w:rPr>
              <w:t xml:space="preserve">7</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A">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DB">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r>
      <w:tr>
        <w:trPr>
          <w:cantSplit w:val="0"/>
          <w:trHeight w:val="71" w:hRule="atLeast"/>
          <w:tblHeader w:val="0"/>
        </w:trPr>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Empleo Indirecto Proyectado</w:t>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Estimación de empleos indirectos generados en la cadena de valor por adopción de las tecnologías.</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Informes de impacto socioeconómico y encuestas de adopción tecnológica en empresas usuarias.</w:t>
            </w:r>
          </w:p>
        </w:tc>
        <w:tc>
          <w:tcPr>
            <w:tcBorders>
              <w:left w:color="000000" w:space="0" w:sz="6" w:val="single"/>
              <w:right w:color="000000" w:space="0" w:sz="6" w:val="single"/>
            </w:tcBorders>
            <w:vAlign w:val="center"/>
          </w:tcPr>
          <w:p w:rsidR="00000000" w:rsidDel="00000000" w:rsidP="00000000" w:rsidRDefault="00000000" w:rsidRPr="00000000" w14:paraId="000001DF">
            <w:pPr>
              <w:tabs>
                <w:tab w:val="left" w:leader="none" w:pos="6432"/>
              </w:tabs>
              <w:spacing w:after="0" w:lineRule="auto"/>
              <w:jc w:val="center"/>
              <w:rPr>
                <w:sz w:val="20"/>
                <w:szCs w:val="20"/>
                <w:vertAlign w:val="baseline"/>
              </w:rPr>
            </w:pPr>
            <w:r w:rsidDel="00000000" w:rsidR="00000000" w:rsidRPr="00000000">
              <w:rPr>
                <w:sz w:val="20"/>
                <w:szCs w:val="20"/>
                <w:rtl w:val="0"/>
              </w:rPr>
              <w:t xml:space="preserve">0</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E0">
            <w:pPr>
              <w:tabs>
                <w:tab w:val="left" w:leader="none" w:pos="6432"/>
              </w:tabs>
              <w:spacing w:after="0" w:lineRule="auto"/>
              <w:jc w:val="center"/>
              <w:rPr>
                <w:sz w:val="20"/>
                <w:szCs w:val="20"/>
                <w:vertAlign w:val="baseline"/>
              </w:rPr>
            </w:pPr>
            <w:r w:rsidDel="00000000" w:rsidR="00000000" w:rsidRPr="00000000">
              <w:rPr>
                <w:sz w:val="20"/>
                <w:szCs w:val="20"/>
                <w:rtl w:val="0"/>
              </w:rPr>
              <w:t xml:space="preserve">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1">
            <w:pPr>
              <w:tabs>
                <w:tab w:val="left" w:leader="none" w:pos="6432"/>
              </w:tabs>
              <w:spacing w:after="0" w:lineRule="auto"/>
              <w:jc w:val="center"/>
              <w:rPr>
                <w:sz w:val="20"/>
                <w:szCs w:val="20"/>
                <w:vertAlign w:val="baseline"/>
              </w:rPr>
            </w:pPr>
            <w:r w:rsidDel="00000000" w:rsidR="00000000" w:rsidRPr="00000000">
              <w:rPr>
                <w:sz w:val="20"/>
                <w:szCs w:val="20"/>
                <w:rtl w:val="0"/>
              </w:rPr>
              <w:t xml:space="preserve">10</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2">
            <w:pPr>
              <w:tabs>
                <w:tab w:val="left" w:leader="none" w:pos="6432"/>
              </w:tabs>
              <w:spacing w:after="0" w:lineRule="auto"/>
              <w:jc w:val="center"/>
              <w:rPr>
                <w:sz w:val="20"/>
                <w:szCs w:val="20"/>
                <w:vertAlign w:val="baseline"/>
              </w:rPr>
            </w:pPr>
            <w:r w:rsidDel="00000000" w:rsidR="00000000" w:rsidRPr="00000000">
              <w:rPr>
                <w:sz w:val="20"/>
                <w:szCs w:val="20"/>
                <w:rtl w:val="0"/>
              </w:rPr>
              <w:t xml:space="preserve">15</w:t>
            </w: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1E3">
            <w:pPr>
              <w:tabs>
                <w:tab w:val="left" w:leader="none" w:pos="6432"/>
              </w:tabs>
              <w:spacing w:after="0" w:lineRule="auto"/>
              <w:jc w:val="center"/>
              <w:rPr>
                <w:sz w:val="20"/>
                <w:szCs w:val="20"/>
                <w:vertAlign w:val="baseline"/>
              </w:rPr>
            </w:pPr>
            <w:r w:rsidDel="00000000" w:rsidR="00000000" w:rsidRPr="00000000">
              <w:rPr>
                <w:sz w:val="20"/>
                <w:szCs w:val="20"/>
                <w:rtl w:val="0"/>
              </w:rPr>
              <w:t xml:space="preserve">20</w:t>
            </w:r>
            <w:r w:rsidDel="00000000" w:rsidR="00000000" w:rsidRPr="00000000">
              <w:rPr>
                <w:rtl w:val="0"/>
              </w:rPr>
            </w:r>
          </w:p>
        </w:tc>
      </w:tr>
      <w:tr>
        <w:trPr>
          <w:cantSplit w:val="0"/>
          <w:trHeight w:val="188" w:hRule="atLeast"/>
          <w:tblHeader w:val="0"/>
        </w:trPr>
        <w:tc>
          <w:tcPr>
            <w:tcBorders>
              <w:left w:color="000000" w:space="0" w:sz="6" w:val="single"/>
              <w:right w:color="000000" w:space="0" w:sz="6" w:val="single"/>
            </w:tcBorders>
            <w:shd w:fill="c6d9f1" w:val="clear"/>
            <w:vAlign w:val="center"/>
          </w:tcPr>
          <w:p w:rsidR="00000000" w:rsidDel="00000000" w:rsidP="00000000" w:rsidRDefault="00000000" w:rsidRPr="00000000" w14:paraId="000001E4">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Otro/s Indicador/es </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5">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Metodología de cálculo</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6">
            <w:pPr>
              <w:tabs>
                <w:tab w:val="left" w:leader="none" w:pos="6432"/>
              </w:tabs>
              <w:spacing w:after="0" w:lineRule="auto"/>
              <w:jc w:val="center"/>
              <w:rPr>
                <w:color w:val="e36c0a"/>
                <w:sz w:val="20"/>
                <w:szCs w:val="20"/>
                <w:vertAlign w:val="baseline"/>
              </w:rPr>
            </w:pPr>
            <w:r w:rsidDel="00000000" w:rsidR="00000000" w:rsidRPr="00000000">
              <w:rPr>
                <w:b w:val="1"/>
                <w:bCs w:val="1"/>
                <w:sz w:val="20"/>
                <w:szCs w:val="20"/>
                <w:vertAlign w:val="baseline"/>
                <w:rtl w:val="0"/>
              </w:rPr>
              <w:t xml:space="preserve">Medio de verificación</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7">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1</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8">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2</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9">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3</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A">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4</w:t>
            </w:r>
            <w:r w:rsidDel="00000000" w:rsidR="00000000" w:rsidRPr="00000000">
              <w:rPr>
                <w:rtl w:val="0"/>
              </w:rPr>
            </w:r>
          </w:p>
        </w:tc>
        <w:tc>
          <w:tcPr>
            <w:tcBorders>
              <w:left w:color="000000" w:space="0" w:sz="6" w:val="single"/>
              <w:right w:color="000000" w:space="0" w:sz="6" w:val="single"/>
            </w:tcBorders>
            <w:shd w:fill="c6d9f1" w:val="clear"/>
            <w:vAlign w:val="center"/>
          </w:tcPr>
          <w:p w:rsidR="00000000" w:rsidDel="00000000" w:rsidP="00000000" w:rsidRDefault="00000000" w:rsidRPr="00000000" w14:paraId="000001EB">
            <w:pPr>
              <w:tabs>
                <w:tab w:val="left" w:leader="none" w:pos="6432"/>
              </w:tabs>
              <w:spacing w:after="0" w:lineRule="auto"/>
              <w:jc w:val="center"/>
              <w:rPr>
                <w:color w:val="ff0000"/>
                <w:sz w:val="20"/>
                <w:szCs w:val="20"/>
                <w:vertAlign w:val="baseline"/>
              </w:rPr>
            </w:pPr>
            <w:r w:rsidDel="00000000" w:rsidR="00000000" w:rsidRPr="00000000">
              <w:rPr>
                <w:b w:val="1"/>
                <w:bCs w:val="1"/>
                <w:sz w:val="20"/>
                <w:szCs w:val="20"/>
                <w:vertAlign w:val="baseline"/>
                <w:rtl w:val="0"/>
              </w:rPr>
              <w:t xml:space="preserve">Año 5</w:t>
            </w:r>
            <w:r w:rsidDel="00000000" w:rsidR="00000000" w:rsidRPr="00000000">
              <w:rPr>
                <w:rtl w:val="0"/>
              </w:rPr>
            </w:r>
          </w:p>
        </w:tc>
      </w:tr>
      <w:tr>
        <w:trPr>
          <w:cantSplit w:val="0"/>
          <w:trHeight w:val="212" w:hRule="atLeast"/>
          <w:tblHeader w:val="0"/>
        </w:trPr>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Empresas no integrantes que adoptan la solución</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Número acumulado de empresas externas que licentian o contratan la plataforma SaaS/PaaS</w:t>
            </w:r>
          </w:p>
        </w:tc>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Contratos de licenciamiento comercial y facturación de servicios en la nube.  </w:t>
            </w:r>
          </w:p>
        </w:tc>
        <w:tc>
          <w:tcPr>
            <w:tcBorders>
              <w:left w:color="000000" w:space="0" w:sz="6" w:val="single"/>
              <w:right w:color="000000" w:space="0" w:sz="6" w:val="single"/>
            </w:tcBorders>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w:t>
            </w: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w:t>
            </w:r>
          </w:p>
        </w:tc>
        <w:tc>
          <w:tcPr>
            <w:tcBorders>
              <w:left w:color="000000" w:space="0" w:sz="6" w:val="single"/>
              <w:right w:color="000000" w:space="0" w:sz="6" w:val="single"/>
            </w:tcBorders>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3</w:t>
            </w:r>
          </w:p>
        </w:tc>
        <w:tc>
          <w:tcPr>
            <w:tcBorders>
              <w:left w:color="000000" w:space="0" w:sz="6" w:val="single"/>
              <w:right w:color="000000" w:space="0" w:sz="6" w:val="single"/>
            </w:tcBorders>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w:t>
            </w:r>
          </w:p>
        </w:tc>
      </w:tr>
      <w:tr>
        <w:trPr>
          <w:cantSplit w:val="0"/>
          <w:trHeight w:val="175" w:hRule="atLeast"/>
          <w:tblHeader w:val="0"/>
        </w:trPr>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Ventas derivadas del uso de la tecnología</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Monto acumulado de ingresos por comercialización de licenciamiento y servicios SaaS/PaaS.</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pPr>
            <w:r w:rsidDel="00000000" w:rsidR="00000000" w:rsidRPr="00000000">
              <w:rPr>
                <w:rtl w:val="0"/>
              </w:rPr>
              <w:t xml:space="preserve">Facturas emitidas por el Gestor/Comercializador y declaraciones financieras</w:t>
            </w:r>
          </w:p>
        </w:tc>
        <w:tc>
          <w:tcPr>
            <w:tcBorders>
              <w:left w:color="000000" w:space="0" w:sz="6" w:val="single"/>
              <w:right w:color="000000" w:space="0" w:sz="6" w:val="single"/>
            </w:tcBorders>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0</w:t>
            </w:r>
          </w:p>
        </w:tc>
        <w:tc>
          <w:tcPr>
            <w:tcBorders>
              <w:left w:color="000000" w:space="0" w:sz="6" w:val="single"/>
              <w:right w:color="000000" w:space="0" w:sz="6" w:val="single"/>
            </w:tcBorders>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0</w:t>
            </w:r>
          </w:p>
        </w:tc>
        <w:tc>
          <w:tcPr>
            <w:tcBorders>
              <w:left w:color="000000" w:space="0" w:sz="6" w:val="single"/>
              <w:right w:color="000000" w:space="0" w:sz="6" w:val="single"/>
            </w:tcBorders>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$5MM</w:t>
            </w:r>
          </w:p>
        </w:tc>
        <w:tc>
          <w:tcPr>
            <w:tcBorders>
              <w:left w:color="000000" w:space="0" w:sz="6" w:val="single"/>
              <w:right w:color="000000" w:space="0" w:sz="6" w:val="single"/>
            </w:tcBorders>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$100MM</w:t>
            </w:r>
          </w:p>
        </w:tc>
        <w:tc>
          <w:tcPr>
            <w:tcBorders>
              <w:left w:color="000000" w:space="0" w:sz="6" w:val="single"/>
              <w:right w:color="000000" w:space="0" w:sz="6" w:val="single"/>
            </w:tcBorders>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left" w:leader="none" w:pos="6432"/>
              </w:tabs>
              <w:spacing w:after="0" w:before="0" w:line="240" w:lineRule="auto"/>
              <w:ind w:left="0" w:right="0" w:firstLine="0"/>
              <w:jc w:val="center"/>
              <w:rPr>
                <w:sz w:val="20"/>
                <w:szCs w:val="20"/>
              </w:rPr>
            </w:pPr>
            <w:r w:rsidDel="00000000" w:rsidR="00000000" w:rsidRPr="00000000">
              <w:rPr>
                <w:sz w:val="20"/>
                <w:szCs w:val="20"/>
                <w:rtl w:val="0"/>
              </w:rPr>
              <w:t xml:space="preserve">$250MM</w:t>
            </w:r>
          </w:p>
        </w:tc>
      </w:tr>
      <w:tr>
        <w:trPr>
          <w:cantSplit w:val="0"/>
          <w:trHeight w:val="229.14062499999997" w:hRule="atLeast"/>
          <w:tblHeader w:val="0"/>
        </w:trPr>
        <w:tc>
          <w:tcPr>
            <w:vAlign w:val="center"/>
          </w:tcPr>
          <w:p w:rsidR="00000000" w:rsidDel="00000000" w:rsidP="00000000" w:rsidRDefault="00000000" w:rsidRPr="00000000" w14:paraId="000001FC">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D">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E">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1FF">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0">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1">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2">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3">
            <w:pPr>
              <w:tabs>
                <w:tab w:val="left" w:leader="none" w:pos="6432"/>
              </w:tabs>
              <w:spacing w:after="0" w:lineRule="auto"/>
              <w:jc w:val="center"/>
              <w:rPr>
                <w:color w:val="ff0000"/>
                <w:sz w:val="20"/>
                <w:szCs w:val="20"/>
                <w:vertAlign w:val="baseline"/>
              </w:rPr>
            </w:pPr>
            <w:r w:rsidDel="00000000" w:rsidR="00000000" w:rsidRPr="00000000">
              <w:rPr>
                <w:rtl w:val="0"/>
              </w:rPr>
            </w:r>
          </w:p>
        </w:tc>
      </w:tr>
      <w:tr>
        <w:trPr>
          <w:cantSplit w:val="0"/>
          <w:trHeight w:val="175" w:hRule="atLeast"/>
          <w:tblHeader w:val="0"/>
        </w:trPr>
        <w:tc>
          <w:tcPr>
            <w:vAlign w:val="center"/>
          </w:tcPr>
          <w:p w:rsidR="00000000" w:rsidDel="00000000" w:rsidP="00000000" w:rsidRDefault="00000000" w:rsidRPr="00000000" w14:paraId="00000204">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5">
            <w:pPr>
              <w:tabs>
                <w:tab w:val="left" w:leader="none" w:pos="6432"/>
              </w:tabs>
              <w:spacing w:after="0" w:lineRule="auto"/>
              <w:jc w:val="center"/>
              <w:rPr>
                <w:color w:val="e36c0a"/>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6">
            <w:pPr>
              <w:tabs>
                <w:tab w:val="left" w:leader="none" w:pos="6432"/>
              </w:tabs>
              <w:spacing w:after="0" w:lineRule="auto"/>
              <w:jc w:val="center"/>
              <w:rPr>
                <w:color w:val="e36c0a"/>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7">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center"/>
          </w:tcPr>
          <w:p w:rsidR="00000000" w:rsidDel="00000000" w:rsidP="00000000" w:rsidRDefault="00000000" w:rsidRPr="00000000" w14:paraId="00000208">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9">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A">
            <w:pPr>
              <w:tabs>
                <w:tab w:val="left" w:leader="none" w:pos="6432"/>
              </w:tabs>
              <w:spacing w:after="0" w:lineRule="auto"/>
              <w:jc w:val="center"/>
              <w:rPr>
                <w:color w:val="ff0000"/>
                <w:sz w:val="20"/>
                <w:szCs w:val="20"/>
                <w:vertAlign w:val="baseline"/>
              </w:rPr>
            </w:pPr>
            <w:r w:rsidDel="00000000" w:rsidR="00000000" w:rsidRPr="00000000">
              <w:rPr>
                <w:rtl w:val="0"/>
              </w:rPr>
            </w:r>
          </w:p>
        </w:tc>
        <w:tc>
          <w:tcPr>
            <w:tcBorders>
              <w:left w:color="000000" w:space="0" w:sz="6" w:val="single"/>
              <w:right w:color="000000" w:space="0" w:sz="6" w:val="single"/>
            </w:tcBorders>
            <w:vAlign w:val="top"/>
          </w:tcPr>
          <w:p w:rsidR="00000000" w:rsidDel="00000000" w:rsidP="00000000" w:rsidRDefault="00000000" w:rsidRPr="00000000" w14:paraId="0000020B">
            <w:pPr>
              <w:tabs>
                <w:tab w:val="left" w:leader="none" w:pos="6432"/>
              </w:tabs>
              <w:spacing w:after="0" w:lineRule="auto"/>
              <w:jc w:val="center"/>
              <w:rPr>
                <w:color w:val="ff0000"/>
                <w:sz w:val="20"/>
                <w:szCs w:val="20"/>
                <w:vertAlign w:val="baseline"/>
              </w:rPr>
            </w:pPr>
            <w:r w:rsidDel="00000000" w:rsidR="00000000" w:rsidRPr="00000000">
              <w:rPr>
                <w:rtl w:val="0"/>
              </w:rPr>
            </w:r>
          </w:p>
        </w:tc>
      </w:tr>
    </w:tbl>
    <w:p w:rsidR="00000000" w:rsidDel="00000000" w:rsidP="00000000" w:rsidRDefault="00000000" w:rsidRPr="00000000" w14:paraId="0000020C">
      <w:pPr>
        <w:spacing w:after="0" w:lineRule="auto"/>
        <w:rPr>
          <w:vertAlign w:val="baseline"/>
        </w:rPr>
      </w:pPr>
      <w:r w:rsidDel="00000000" w:rsidR="00000000" w:rsidRPr="00000000">
        <w:rPr>
          <w:rtl w:val="0"/>
        </w:rPr>
      </w:r>
    </w:p>
    <w:p w:rsidR="00000000" w:rsidDel="00000000" w:rsidP="00000000" w:rsidRDefault="00000000" w:rsidRPr="00000000" w14:paraId="0000020D">
      <w:pPr>
        <w:spacing w:after="0" w:lineRule="auto"/>
        <w:rPr>
          <w:vertAlign w:val="baseline"/>
        </w:rPr>
        <w:sectPr>
          <w:type w:val="nextPage"/>
          <w:pgSz w:h="12240" w:w="15840" w:orient="landscape"/>
          <w:pgMar w:bottom="902" w:top="1701" w:left="851" w:right="2126" w:header="0" w:footer="947"/>
        </w:sect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Identificación y descripción de los sistemas de seguimiento y monitoreo de los resultados intermedios y finales, así como de los impactos ex – post. </w:t>
      </w:r>
    </w:p>
    <w:tbl>
      <w:tblPr>
        <w:tblStyle w:val="Table9"/>
        <w:tblW w:w="9944.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44"/>
        <w:tblGridChange w:id="0">
          <w:tblGrid>
            <w:gridCol w:w="9944"/>
          </w:tblGrid>
        </w:tblGridChange>
      </w:tblGrid>
      <w:tr>
        <w:trPr>
          <w:cantSplit w:val="0"/>
          <w:trHeight w:val="534" w:hRule="atLeast"/>
          <w:tblHeader w:val="0"/>
        </w:trPr>
        <w:tc>
          <w:tcP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1. Sistema de Monitoreo y Seguimiento Técnico-Financiero en Ejecución (Hitos Intermedios y Finales)</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garantizar el cumplimiento de los objetivos, la correcta inversión de los recursos ($3.000 MM CLP de subsidio CORFO) y el avance de la madurez tecnológica desde IRL 5 hasta IRL 8/9, se implementará una estructura de control de gestión basada en la metodología de </w:t>
            </w:r>
            <w:r w:rsidDel="00000000" w:rsidR="00000000" w:rsidRPr="00000000">
              <w:rPr>
                <w:rtl w:val="0"/>
              </w:rPr>
              <w:t xml:space="preserve">Gestión del Valor Ganado (EVM)</w:t>
            </w:r>
            <w:r w:rsidDel="00000000" w:rsidR="00000000" w:rsidRPr="00000000">
              <w:rPr>
                <w:rtl w:val="0"/>
              </w:rPr>
              <w:t xml:space="preserve"> coordinada directamente por el Proyecto de Gestión P0:</w:t>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Unidad Administrativa, la cual estará a cargo del </w:t>
            </w:r>
            <w:r w:rsidDel="00000000" w:rsidR="00000000" w:rsidRPr="00000000">
              <w:rPr>
                <w:rtl w:val="0"/>
              </w:rPr>
              <w:t xml:space="preserve">Gestor Tecnológico (DTE), quien con un equipo de trabajo llevará el control financiero y administrativo del programa, encargado de auditar rendiciones, contrataciones y verificar la trazabilidad de los gastos.</w:t>
            </w:r>
          </w:p>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Tablero de Control Digital:</w:t>
            </w:r>
            <w:r w:rsidDel="00000000" w:rsidR="00000000" w:rsidRPr="00000000">
              <w:rPr>
                <w:rtl w:val="0"/>
              </w:rPr>
              <w:t xml:space="preserve"> Se desplegará una plataforma en tiempo real donde los directores de cada subproyecto (P1 a P4) cargarán mensualmente los avances de las actividades de la Carta Gantt, la evolución de los niveles de madurez (IRL) y el cumplimiento de las metas de cofinanciamiento (aportes nuevos pecuniarios y valorizados).</w:t>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Mecanismos de Control de Gobernanza (Consejos Técnico y Estratégico):</w:t>
            </w:r>
          </w:p>
          <w:p w:rsidR="00000000" w:rsidDel="00000000" w:rsidP="00000000" w:rsidRDefault="00000000" w:rsidRPr="00000000" w14:paraId="00000215">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Consejo Técnico:</w:t>
            </w:r>
            <w:r w:rsidDel="00000000" w:rsidR="00000000" w:rsidRPr="00000000">
              <w:rPr>
                <w:rtl w:val="0"/>
              </w:rPr>
              <w:t xml:space="preserve"> revisión del avance tecnológico de los prototipos, la calidad del software, la interoperabilidad del middleware "Zapatilla" y la integración de los modelos de IA en obras piloto.</w:t>
            </w:r>
          </w:p>
          <w:p w:rsidR="00000000" w:rsidDel="00000000" w:rsidP="00000000" w:rsidRDefault="00000000" w:rsidRPr="00000000" w14:paraId="0000021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Consejo Estratégico:</w:t>
            </w:r>
            <w:r w:rsidDel="00000000" w:rsidR="00000000" w:rsidRPr="00000000">
              <w:rPr>
                <w:rtl w:val="0"/>
              </w:rPr>
              <w:t xml:space="preserve"> evaluará los hitos críticos de transferencia tecnológica, las alianzas con coejecutores/asociados, la incorporación de la Subsecretaría de Economía y, coordinará con el representante transitorio del Fondo de Inversión la preparación del escalamiento pre-comercial.</w:t>
            </w:r>
          </w:p>
          <w:p w:rsidR="00000000" w:rsidDel="00000000" w:rsidP="00000000" w:rsidRDefault="00000000" w:rsidRPr="00000000" w14:paraId="00000217">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Verificación Externa de Continuidad:</w:t>
            </w:r>
            <w:r w:rsidDel="00000000" w:rsidR="00000000" w:rsidRPr="00000000">
              <w:rPr>
                <w:rtl w:val="0"/>
              </w:rPr>
              <w:t xml:space="preserve"> Evaluación de los Informes de Continuidad al cierre de la Etapa 1 mediante el Panel de Expertos designado por CORFO y la auditoría técnica de hitos críticos previa al traspaso de etapa.</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2. Metodología de Medición de Causalidad e Impacto</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Para aislar el efecto del programa de otras variables macroeconómicas del sector construcción, se establecerá una metodología de </w:t>
            </w:r>
            <w:r w:rsidDel="00000000" w:rsidR="00000000" w:rsidRPr="00000000">
              <w:rPr>
                <w:rtl w:val="0"/>
              </w:rPr>
              <w:t xml:space="preserve">Diseño Cuasi-Experimental de Diferencia en Diferencias (Diff-in-Diff)</w:t>
            </w:r>
            <w:r w:rsidDel="00000000" w:rsidR="00000000" w:rsidRPr="00000000">
              <w:rPr>
                <w:rtl w:val="0"/>
              </w:rPr>
              <w:t xml:space="preserve">:</w:t>
            </w:r>
          </w:p>
          <w:p w:rsidR="00000000" w:rsidDel="00000000" w:rsidP="00000000" w:rsidRDefault="00000000" w:rsidRPr="00000000" w14:paraId="0000021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Línea Base (Año 0):</w:t>
            </w:r>
            <w:r w:rsidDel="00000000" w:rsidR="00000000" w:rsidRPr="00000000">
              <w:rPr>
                <w:rtl w:val="0"/>
              </w:rPr>
              <w:t xml:space="preserve"> Se levantará el indicador inicial de plazos de tramitación, costos CÁPEX/m², costos de mantenimiento ÓPEX, consumo energético/hídrico y tasa de reprocesos en una muestra representativa de proyectos de la cartera del Gestor y Asociados sin uso de IA.</w:t>
            </w:r>
          </w:p>
          <w:p w:rsidR="00000000" w:rsidDel="00000000" w:rsidP="00000000" w:rsidRDefault="00000000" w:rsidRPr="00000000" w14:paraId="0000021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Grupo de Tratamiento:</w:t>
            </w:r>
            <w:r w:rsidDel="00000000" w:rsidR="00000000" w:rsidRPr="00000000">
              <w:rPr>
                <w:rtl w:val="0"/>
              </w:rPr>
              <w:t xml:space="preserve"> Medición continua de los mismos indicadores en los proyectos intervenidos por las soluciones del portafolio (P1 a P4) durante los años 1 al 3 de desarrollo.</w:t>
            </w:r>
          </w:p>
          <w:p w:rsidR="00000000" w:rsidDel="00000000" w:rsidP="00000000" w:rsidRDefault="00000000" w:rsidRPr="00000000" w14:paraId="000002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Grupo de Control:</w:t>
            </w:r>
            <w:r w:rsidDel="00000000" w:rsidR="00000000" w:rsidRPr="00000000">
              <w:rPr>
                <w:rtl w:val="0"/>
              </w:rPr>
              <w:t xml:space="preserve"> Seguimiento de proyectos de tipología y escala similar desarrollados por las mismas empresas o la industria pero sin la aplicación de la plataforma de IA. La comparación entre ambos grupos acreditará la causalidad directa y el valor agregado generado por el PTEC.</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sz w:val="22"/>
                <w:szCs w:val="22"/>
              </w:rPr>
            </w:pPr>
            <w:r w:rsidDel="00000000" w:rsidR="00000000" w:rsidRPr="00000000">
              <w:rPr>
                <w:b w:val="0"/>
                <w:bCs w:val="0"/>
                <w:sz w:val="22"/>
                <w:szCs w:val="22"/>
                <w:rtl w:val="0"/>
              </w:rPr>
              <w:t xml:space="preserve">3. Sistema de Evaluación y Medición de Impactos Ex-Post </w:t>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Concluido el cofinanciamiento estatal para los desarrollos tecnológicos, se ejecutará un plan de monitoreo ex-post (cubiertos en el Proyecto P0 de Gestión y por los ingresos del modelo de negocio SaaS/PaaS):</w:t>
            </w:r>
          </w:p>
          <w:p w:rsidR="00000000" w:rsidDel="00000000" w:rsidP="00000000" w:rsidRDefault="00000000" w:rsidRPr="00000000" w14:paraId="00000221">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Protocolo de Seguimiento Operacional de Activos (Mantenimiento Predictivo P4):</w:t>
            </w:r>
            <w:r w:rsidDel="00000000" w:rsidR="00000000" w:rsidRPr="00000000">
              <w:rPr>
                <w:rtl w:val="0"/>
              </w:rPr>
              <w:t xml:space="preserve"> Se mantendrá la ingesta de telemetría y reportes de ÓPEX real en los edificios entregados durante la ejecución del programa para verificar la reducción prometida del 20% en costos de administración y la efectividad de las alertas predictivas de fallas.</w:t>
            </w:r>
          </w:p>
          <w:p w:rsidR="00000000" w:rsidDel="00000000" w:rsidP="00000000" w:rsidRDefault="00000000" w:rsidRPr="00000000" w14:paraId="0000022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Auditoría de Comercialización y Escalamiento (Adopción de Mercado):</w:t>
            </w:r>
            <w:r w:rsidDel="00000000" w:rsidR="00000000" w:rsidRPr="00000000">
              <w:rPr>
                <w:rtl w:val="0"/>
              </w:rPr>
              <w:t xml:space="preserve"> Monitoreo trimestral del número de licencias vendidas, cantidad de empresas constructoras externas que adoptaron la "Zapatilla" (P3) y volumen de ventas derivadas de la solución.</w:t>
            </w:r>
          </w:p>
          <w:p w:rsidR="00000000" w:rsidDel="00000000" w:rsidP="00000000" w:rsidRDefault="00000000" w:rsidRPr="00000000" w14:paraId="0000022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Encuestas de Capital Humano y Equidad de Género:</w:t>
            </w:r>
            <w:r w:rsidDel="00000000" w:rsidR="00000000" w:rsidRPr="00000000">
              <w:rPr>
                <w:rtl w:val="0"/>
              </w:rPr>
              <w:t xml:space="preserve"> Verificación de la inserción de profesionales capacitados en herramientas de IA en el sector y evolución del porcentaje de mujeres liderando proyectos tecnológicos e instancias de gobernanza en la industria.</w:t>
            </w: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6">
      <w:pPr>
        <w:spacing w:after="0" w:lineRule="auto"/>
        <w:ind w:left="-284" w:firstLine="0"/>
        <w:rPr>
          <w:b w:val="0"/>
          <w:bCs w:val="0"/>
          <w:vertAlign w:val="baseline"/>
        </w:rPr>
      </w:pPr>
      <w:r w:rsidDel="00000000" w:rsidR="00000000" w:rsidRPr="00000000">
        <w:rPr>
          <w:rtl w:val="0"/>
        </w:rPr>
      </w:r>
    </w:p>
    <w:p w:rsidR="00000000" w:rsidDel="00000000" w:rsidP="00000000" w:rsidRDefault="00000000" w:rsidRPr="00000000" w14:paraId="00000227">
      <w:pPr>
        <w:spacing w:after="0" w:lineRule="auto"/>
        <w:ind w:left="-284" w:firstLine="0"/>
        <w:rPr>
          <w:i w:val="0"/>
          <w:iCs w:val="0"/>
          <w:sz w:val="20"/>
          <w:szCs w:val="20"/>
          <w:vertAlign w:val="baseline"/>
        </w:rPr>
      </w:pPr>
      <w:r w:rsidDel="00000000" w:rsidR="00000000" w:rsidRPr="00000000">
        <w:rPr>
          <w:b w:val="1"/>
          <w:bCs w:val="1"/>
          <w:vertAlign w:val="baseline"/>
          <w:rtl w:val="0"/>
        </w:rPr>
        <w:t xml:space="preserve">6.- DESCRIPCIÓN DE LOS PARTICIPANTES </w:t>
      </w:r>
      <w:r w:rsidDel="00000000" w:rsidR="00000000" w:rsidRPr="00000000">
        <w:rPr>
          <w:i w:val="1"/>
          <w:iCs w:val="1"/>
          <w:sz w:val="20"/>
          <w:szCs w:val="20"/>
          <w:vertAlign w:val="baseline"/>
          <w:rtl w:val="0"/>
        </w:rPr>
        <w:t xml:space="preserve">(Considere al menos la descripción establecida en los numerales 4 y 8.3 de las bases técnicas y documento de Guía Técnica de la convocatoria, entre otros).</w:t>
      </w:r>
      <w:r w:rsidDel="00000000" w:rsidR="00000000" w:rsidRPr="00000000">
        <w:rPr>
          <w:rtl w:val="0"/>
        </w:rPr>
      </w:r>
    </w:p>
    <w:p w:rsidR="00000000" w:rsidDel="00000000" w:rsidP="00000000" w:rsidRDefault="00000000" w:rsidRPr="00000000" w14:paraId="00000228">
      <w:pPr>
        <w:spacing w:after="0" w:lineRule="auto"/>
        <w:rPr>
          <w:i w:val="0"/>
          <w:iCs w:val="0"/>
          <w:sz w:val="20"/>
          <w:szCs w:val="20"/>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Beneficiario o Gestor Tecnológico. Describa y fundamente: </w:t>
      </w:r>
    </w:p>
    <w:tbl>
      <w:tblPr>
        <w:tblStyle w:val="Table10"/>
        <w:tblW w:w="9947.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2"/>
        <w:gridCol w:w="8105"/>
        <w:tblGridChange w:id="0">
          <w:tblGrid>
            <w:gridCol w:w="1842"/>
            <w:gridCol w:w="8105"/>
          </w:tblGrid>
        </w:tblGridChange>
      </w:tblGrid>
      <w:tr>
        <w:trPr>
          <w:cantSplit w:val="1"/>
          <w:trHeight w:val="432" w:hRule="atLeast"/>
          <w:tblHeader w:val="0"/>
        </w:trPr>
        <w:tc>
          <w:tcPr>
            <w:vMerge w:val="restart"/>
            <w:tcBorders>
              <w:left w:color="000000" w:space="0" w:sz="6" w:val="single"/>
              <w:right w:color="000000" w:space="0" w:sz="6" w:val="single"/>
            </w:tcBorders>
            <w:shd w:fill="c6d9f1" w:val="clear"/>
            <w:vAlign w:val="center"/>
          </w:tcPr>
          <w:p w:rsidR="00000000" w:rsidDel="00000000" w:rsidP="00000000" w:rsidRDefault="00000000" w:rsidRPr="00000000" w14:paraId="0000022A">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B">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C">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D">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E">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2F">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0">
            <w:pPr>
              <w:spacing w:after="0" w:lineRule="auto"/>
              <w:ind w:hanging="644"/>
              <w:jc w:val="both"/>
              <w:rPr>
                <w:b w:val="1"/>
                <w:bCs w:val="1"/>
                <w:sz w:val="20"/>
                <w:szCs w:val="20"/>
              </w:rPr>
            </w:pPr>
            <w:r w:rsidDel="00000000" w:rsidR="00000000" w:rsidRPr="00000000">
              <w:rPr>
                <w:b w:val="1"/>
                <w:bCs w:val="1"/>
                <w:sz w:val="20"/>
                <w:szCs w:val="20"/>
                <w:rtl w:val="0"/>
              </w:rPr>
              <w:t xml:space="preserve">DTE Consulting &amp; Development SpA</w:t>
              <w:br w:type="textWrapping"/>
              <w:t xml:space="preserve">77.826.369-6</w:t>
            </w:r>
          </w:p>
          <w:p w:rsidR="00000000" w:rsidDel="00000000" w:rsidP="00000000" w:rsidRDefault="00000000" w:rsidRPr="00000000" w14:paraId="00000231">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2">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3">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4">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rtl w:val="0"/>
              </w:rPr>
            </w:r>
          </w:p>
          <w:p w:rsidR="00000000" w:rsidDel="00000000" w:rsidP="00000000" w:rsidRDefault="00000000" w:rsidRPr="00000000" w14:paraId="00000235">
            <w:pPr>
              <w:tabs>
                <w:tab w:val="left" w:leader="none" w:pos="709"/>
                <w:tab w:val="left" w:leader="none" w:pos="851"/>
              </w:tabs>
              <w:spacing w:after="0" w:lineRule="auto"/>
              <w:ind w:right="-105"/>
              <w:rPr>
                <w:b w:val="0"/>
                <w:bCs w:val="0"/>
                <w:sz w:val="20"/>
                <w:szCs w:val="20"/>
                <w:vertAlign w:val="baseline"/>
              </w:rPr>
            </w:pPr>
            <w:r w:rsidDel="00000000" w:rsidR="00000000" w:rsidRPr="00000000">
              <w:rPr>
                <w:rtl w:val="0"/>
              </w:rPr>
            </w:r>
          </w:p>
          <w:p w:rsidR="00000000" w:rsidDel="00000000" w:rsidP="00000000" w:rsidRDefault="00000000" w:rsidRPr="00000000" w14:paraId="00000236">
            <w:pPr>
              <w:spacing w:after="0" w:lineRule="auto"/>
              <w:ind w:right="-105"/>
              <w:rPr>
                <w:b w:val="0"/>
                <w:bCs w:val="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7">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y descripción de su vinculación con el ámbito empresarial del sector productivo y/o económico priorizado.</w:t>
            </w:r>
            <w:r w:rsidDel="00000000" w:rsidR="00000000" w:rsidRPr="00000000">
              <w:rPr>
                <w:rtl w:val="0"/>
              </w:rPr>
            </w:r>
          </w:p>
          <w:p w:rsidR="00000000" w:rsidDel="00000000" w:rsidP="00000000" w:rsidRDefault="00000000" w:rsidRPr="00000000" w14:paraId="00000238">
            <w:pPr>
              <w:spacing w:after="0" w:lineRule="auto"/>
              <w:ind w:left="0" w:firstLine="0"/>
              <w:jc w:val="both"/>
              <w:rPr>
                <w:sz w:val="20"/>
                <w:szCs w:val="20"/>
              </w:rPr>
            </w:pPr>
            <w:sdt>
              <w:sdtPr>
                <w:id w:val="-29786538"/>
                <w:tag w:val="goog_rdk_151"/>
              </w:sdtPr>
              <w:sdtContent>
                <w:ins w:author="Mauricio Pruzzo Gárate" w:id="41" w:date="2026-09-07T21:03:44Z"/>
                <w:sdt>
                  <w:sdtPr>
                    <w:id w:val="82273024"/>
                    <w:tag w:val="goog_rdk_152"/>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DTE </w:t>
                      </w:r>
                    </w:ins>
                  </w:sdtContent>
                </w:sdt>
                <w:ins w:author="Mauricio Pruzzo Gárate" w:id="41" w:date="2026-09-07T21:03:44Z"/>
              </w:sdtContent>
            </w:sdt>
            <w:sdt>
              <w:sdtPr>
                <w:id w:val="2039514753"/>
                <w:tag w:val="goog_rdk_153"/>
              </w:sdtPr>
              <w:sdtContent>
                <w:ins w:author="Andrés Salgado" w:id="43" w:date="2026-09-09T20:40:08Z"/>
                <w:sdt>
                  <w:sdtPr>
                    <w:id w:val="1833971394"/>
                    <w:tag w:val="goog_rdk_154"/>
                  </w:sdtPr>
                  <w:sdtContent>
                    <w:ins w:author="Andrés Salgado" w:id="43" w:date="2026-09-09T20:40:08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es un actor tecnol</w:t>
                      </w:r>
                    </w:ins>
                  </w:sdtContent>
                </w:sdt>
                <w:ins w:author="Andrés Salgado" w:id="43" w:date="2026-09-09T20:40:08Z">
                  <w:sdt>
                    <w:sdtPr>
                      <w:id w:val="-1470679305"/>
                      <w:tag w:val="goog_rdk_155"/>
                    </w:sdtPr>
                    <w:sdtContent>
                      <w:r w:rsidDel="00000000" w:rsidR="00000000" w:rsidRPr="00000000">
                        <w:rPr>
                          <w:sz w:val="20"/>
                          <w:szCs w:val="20"/>
                          <w:rtl w:val="0"/>
                          <w:rPrChange w:author="Andrés Salgado" w:id="44" w:date="2026-09-09T20:40:08Z">
                            <w:rPr>
                              <w:color w:val="000000"/>
                              <w:sz w:val="20"/>
                              <w:szCs w:val="20"/>
                              <w:shd w:fill="fff2cc" w:val="clear"/>
                              <w:vertAlign w:val="baseline"/>
                            </w:rPr>
                          </w:rPrChange>
                        </w:rPr>
                        <w:t xml:space="preserve">ógico del sector de la construcción (eso es al menos lo que se busca, REVISEMOS BIEN ESTO, YA QUE LOS PUNTOS DE MAS ABAJO LO EXIGEN), que </w:t>
                      </w:r>
                    </w:sdtContent>
                  </w:sdt>
                </w:ins>
              </w:sdtContent>
            </w:sdt>
            <w:sdt>
              <w:sdtPr>
                <w:id w:val="1437128357"/>
                <w:tag w:val="goog_rdk_156"/>
              </w:sdtPr>
              <w:sdtContent>
                <w:ins w:author="Mauricio Pruzzo Gárate" w:id="41" w:date="2026-09-07T21:03:44Z"/>
                <w:sdt>
                  <w:sdtPr>
                    <w:id w:val="1343237990"/>
                    <w:tag w:val="goog_rdk_157"/>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opera bajo un modelo propio, que articula de extremo a extremo la cadena de valor de un proyecto de viviendas </w:t>
                      </w:r>
                    </w:ins>
                  </w:sdtContent>
                </w:sdt>
                <w:ins w:author="Mauricio Pruzzo Gárate" w:id="41" w:date="2026-09-07T21:03:44Z"/>
              </w:sdtContent>
            </w:sdt>
            <w:sdt>
              <w:sdtPr>
                <w:id w:val="617887508"/>
                <w:tag w:val="goog_rdk_158"/>
              </w:sdtPr>
              <w:sdtContent>
                <w:ins w:author="Andrés Salgado" w:id="45" w:date="2026-09-09T20:41:58Z"/>
                <w:sdt>
                  <w:sdtPr>
                    <w:id w:val="1378100724"/>
                    <w:tag w:val="goog_rdk_159"/>
                  </w:sdtPr>
                  <w:sdtContent>
                    <w:ins w:author="Andrés Salgado" w:id="45" w:date="2026-09-09T20:41:58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con fines productivos y de escalamiento comercial, </w:t>
                      </w:r>
                    </w:ins>
                  </w:sdtContent>
                </w:sdt>
                <w:ins w:author="Andrés Salgado" w:id="45" w:date="2026-09-09T20:41:58Z"/>
              </w:sdtContent>
            </w:sdt>
            <w:sdt>
              <w:sdtPr>
                <w:id w:val="-1793009010"/>
                <w:tag w:val="goog_rdk_160"/>
              </w:sdtPr>
              <w:sdtContent>
                <w:ins w:author="Mauricio Pruzzo Gárate" w:id="41" w:date="2026-09-07T21:03:44Z"/>
                <w:sdt>
                  <w:sdtPr>
                    <w:id w:val="802760384"/>
                    <w:tag w:val="goog_rdk_161"/>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en la línea de la economía circular, más en específico en el marco del concepto de “energía distrital” (emplazamiento y ubicación del terreno, gestión normativa, legal, social, técnica, ambiental, energética y calificación SERVIU). En este modelo, DTE asume simultáneamente los roles de gestión, diseño y desarrollo, articulación de actores y fiscalización</w:t>
                      </w:r>
                    </w:ins>
                  </w:sdtContent>
                </w:sdt>
                <w:ins w:author="Mauricio Pruzzo Gárate" w:id="41" w:date="2026-09-07T21:03:44Z"/>
              </w:sdtContent>
            </w:sdt>
            <w:sdt>
              <w:sdtPr>
                <w:id w:val="-1732159727"/>
                <w:tag w:val="goog_rdk_162"/>
              </w:sdtPr>
              <w:sdtContent>
                <w:ins w:author="Andrés Salgado" w:id="46" w:date="2026-09-09T20:42:45Z"/>
                <w:sdt>
                  <w:sdtPr>
                    <w:id w:val="-1158153699"/>
                    <w:tag w:val="goog_rdk_163"/>
                  </w:sdtPr>
                  <w:sdtContent>
                    <w:ins w:author="Andrés Salgado" w:id="46" w:date="2026-09-09T20:42:45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 lo que acredita su vinculación directa con el ámbito empresarial del sector y</w:t>
                      </w:r>
                    </w:ins>
                  </w:sdtContent>
                </w:sdt>
                <w:ins w:author="Andrés Salgado" w:id="46" w:date="2026-09-09T20:42:45Z"/>
              </w:sdtContent>
            </w:sdt>
            <w:sdt>
              <w:sdtPr>
                <w:id w:val="-1760450947"/>
                <w:tag w:val="goog_rdk_164"/>
              </w:sdtPr>
              <w:sdtContent>
                <w:ins w:author="Mauricio Pruzzo Gárate" w:id="41" w:date="2026-09-07T21:03:44Z">
                  <w:sdt>
                    <w:sdtPr>
                      <w:id w:val="739679893"/>
                      <w:tag w:val="goog_rdk_165"/>
                    </w:sdtPr>
                    <w:sdtContent>
                      <w:del w:author="Andrés Salgado" w:id="46" w:date="2026-09-09T20:42:45Z"/>
                    </w:sdtContent>
                  </w:sdt>
                </w:ins>
                <w:sdt>
                  <w:sdtPr>
                    <w:id w:val="-2055503045"/>
                    <w:tag w:val="goog_rdk_166"/>
                  </w:sdtPr>
                  <w:sdtContent>
                    <w:ins w:author="Mauricio Pruzzo Gárate" w:id="41" w:date="2026-09-07T21:03:44Z">
                      <w:del w:author="Andrés Salgado" w:id="46" w:date="2026-09-09T20:42:45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delText xml:space="preserve">. Lo que</w:delText>
                        </w:r>
                      </w:del>
                    </w:ins>
                  </w:sdtContent>
                </w:sdt>
                <w:ins w:author="Mauricio Pruzzo Gárate" w:id="41" w:date="2026-09-07T21:03:44Z">
                  <w:del w:author="Andrés Salgado" w:id="46" w:date="2026-09-09T20:42:45Z"/>
                  <w:sdt>
                    <w:sdtPr>
                      <w:id w:val="-75885892"/>
                      <w:tag w:val="goog_rdk_167"/>
                    </w:sdtPr>
                    <w:sdtContent>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 lo posiciona como nexo técnico </w:t>
                      </w:r>
                    </w:sdtContent>
                  </w:sdt>
                </w:ins>
              </w:sdtContent>
            </w:sdt>
            <w:sdt>
              <w:sdtPr>
                <w:id w:val="-245815528"/>
                <w:tag w:val="goog_rdk_168"/>
              </w:sdtPr>
              <w:sdtContent>
                <w:ins w:author="Andrés Salgado" w:id="47" w:date="2026-09-09T20:44:17Z"/>
                <w:sdt>
                  <w:sdtPr>
                    <w:id w:val="2045827282"/>
                    <w:tag w:val="goog_rdk_169"/>
                  </w:sdtPr>
                  <w:sdtContent>
                    <w:ins w:author="Andrés Salgado" w:id="47" w:date="2026-09-09T20:44:17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y articulador </w:t>
                      </w:r>
                    </w:ins>
                  </w:sdtContent>
                </w:sdt>
                <w:ins w:author="Andrés Salgado" w:id="47" w:date="2026-09-09T20:44:17Z"/>
              </w:sdtContent>
            </w:sdt>
            <w:sdt>
              <w:sdtPr>
                <w:id w:val="911669016"/>
                <w:tag w:val="goog_rdk_170"/>
              </w:sdtPr>
              <w:sdtContent>
                <w:ins w:author="Mauricio Pruzzo Gárate" w:id="41" w:date="2026-09-07T21:03:44Z"/>
                <w:sdt>
                  <w:sdtPr>
                    <w:id w:val="388690730"/>
                    <w:tag w:val="goog_rdk_171"/>
                  </w:sdtPr>
                  <w:sdtContent>
                    <w:ins w:author="Mauricio Pruzzo Gárate" w:id="41" w:date="2026-09-07T21:03:44Z">
                      <w:r w:rsidDel="00000000" w:rsidR="00000000" w:rsidRPr="00000000">
                        <w:rPr>
                          <w:sz w:val="20"/>
                          <w:szCs w:val="20"/>
                          <w:rtl w:val="0"/>
                          <w:rPrChange w:author="Mauricio Pruzzo Gárate" w:id="42" w:date="2026-09-07T21:03:44Z">
                            <w:rPr>
                              <w:color w:val="000000"/>
                              <w:sz w:val="20"/>
                              <w:szCs w:val="20"/>
                              <w:shd w:fill="fff2cc" w:val="clear"/>
                              <w:vertAlign w:val="baseline"/>
                            </w:rPr>
                          </w:rPrChange>
                        </w:rPr>
                        <w:t xml:space="preserve">entre propietarios, EP (Entidades Patrocinantes), empresas constructoras, proveedores de energía y entidades del sector público.</w:t>
                      </w:r>
                    </w:ins>
                  </w:sdtContent>
                </w:sdt>
                <w:ins w:author="Mauricio Pruzzo Gárate" w:id="41" w:date="2026-09-07T21:03:44Z"/>
              </w:sdtContent>
            </w:sdt>
            <w:r w:rsidDel="00000000" w:rsidR="00000000" w:rsidRPr="00000000">
              <w:rPr>
                <w:rtl w:val="0"/>
              </w:rPr>
            </w:r>
          </w:p>
        </w:tc>
      </w:tr>
      <w:tr>
        <w:trPr>
          <w:cantSplit w:val="1"/>
          <w:trHeight w:val="43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A">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de trabajo con instituciones y empresas relevantes del ámbito u otras, en particular en relación con desarrollo tecnológico con fines productivos y su escalamiento comercial, que le otorguen pertinencia para abordar el programa.</w:t>
            </w:r>
            <w:r w:rsidDel="00000000" w:rsidR="00000000" w:rsidRPr="00000000">
              <w:rPr>
                <w:rtl w:val="0"/>
              </w:rPr>
            </w:r>
          </w:p>
          <w:p w:rsidR="00000000" w:rsidDel="00000000" w:rsidP="00000000" w:rsidRDefault="00000000" w:rsidRPr="00000000" w14:paraId="0000023B">
            <w:pPr>
              <w:spacing w:after="0" w:lineRule="auto"/>
              <w:ind w:left="0" w:firstLine="0"/>
              <w:jc w:val="both"/>
              <w:rPr>
                <w:sz w:val="20"/>
                <w:szCs w:val="20"/>
              </w:rPr>
            </w:pPr>
            <w:sdt>
              <w:sdtPr>
                <w:id w:val="1244349138"/>
                <w:tag w:val="goog_rdk_173"/>
              </w:sdtPr>
              <w:sdtContent>
                <w:ins w:author="Mauricio Pruzzo Gárate" w:id="48" w:date="2026-09-07T21:10:04Z"/>
                <w:sdt>
                  <w:sdtPr>
                    <w:id w:val="-461761257"/>
                    <w:tag w:val="goog_rdk_174"/>
                  </w:sdtPr>
                  <w:sdtContent>
                    <w:commentRangeStart w:id="16"/>
                  </w:sdtContent>
                </w:sdt>
                <w:ins w:author="Mauricio Pruzzo Gárate" w:id="48" w:date="2026-09-07T21:10:04Z">
                  <w:sdt>
                    <w:sdtPr>
                      <w:id w:val="700024080"/>
                      <w:tag w:val="goog_rdk_175"/>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DTE cuenta con un historial verificable de proyectos bajo este modelo</w:t>
                      </w:r>
                    </w:sdtContent>
                  </w:sdt>
                </w:ins>
              </w:sdtContent>
            </w:sdt>
            <w:sdt>
              <w:sdtPr>
                <w:id w:val="-1396923402"/>
                <w:tag w:val="goog_rdk_176"/>
              </w:sdtPr>
              <w:sdtContent>
                <w:ins w:author="Andrés Salgado" w:id="50" w:date="2026-09-10T18:03:56Z"/>
                <w:sdt>
                  <w:sdtPr>
                    <w:id w:val="1568366266"/>
                    <w:tag w:val="goog_rdk_177"/>
                  </w:sdtPr>
                  <w:sdtContent>
                    <w:ins w:author="Andrés Salgado" w:id="50" w:date="2026-09-10T18:03:56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de </w:t>
                      </w:r>
                    </w:ins>
                  </w:sdtContent>
                </w:sdt>
                <w:ins w:author="Andrés Salgado" w:id="50" w:date="2026-09-10T18:03:56Z">
                  <w:sdt>
                    <w:sdtPr>
                      <w:id w:val="-475229183"/>
                      <w:tag w:val="goog_rdk_178"/>
                    </w:sdtPr>
                    <w:sdtContent>
                      <w:r w:rsidDel="00000000" w:rsidR="00000000" w:rsidRPr="00000000">
                        <w:rPr>
                          <w:sz w:val="20"/>
                          <w:szCs w:val="20"/>
                          <w:rtl w:val="0"/>
                          <w:rPrChange w:author="Andrés Salgado" w:id="51" w:date="2026-09-10T18:03:56Z">
                            <w:rPr>
                              <w:color w:val="000000"/>
                              <w:sz w:val="20"/>
                              <w:szCs w:val="20"/>
                              <w:shd w:fill="fff2cc" w:val="clear"/>
                              <w:vertAlign w:val="baseline"/>
                            </w:rPr>
                          </w:rPrChange>
                        </w:rPr>
                        <w:t xml:space="preserve">gestión</w:t>
                      </w:r>
                    </w:sdtContent>
                  </w:sdt>
                  <w:sdt>
                    <w:sdtPr>
                      <w:id w:val="1338911314"/>
                      <w:tag w:val="goog_rdk_179"/>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y desarrollo tecnol</w:t>
                      </w:r>
                    </w:sdtContent>
                  </w:sdt>
                  <w:sdt>
                    <w:sdtPr>
                      <w:id w:val="-216840994"/>
                      <w:tag w:val="goog_rdk_180"/>
                    </w:sdtPr>
                    <w:sdtContent>
                      <w:r w:rsidDel="00000000" w:rsidR="00000000" w:rsidRPr="00000000">
                        <w:rPr>
                          <w:sz w:val="20"/>
                          <w:szCs w:val="20"/>
                          <w:rtl w:val="0"/>
                          <w:rPrChange w:author="Andrés Salgado" w:id="51" w:date="2026-09-10T18:03:56Z">
                            <w:rPr>
                              <w:color w:val="000000"/>
                              <w:sz w:val="20"/>
                              <w:szCs w:val="20"/>
                              <w:shd w:fill="fff2cc" w:val="clear"/>
                              <w:vertAlign w:val="baseline"/>
                            </w:rPr>
                          </w:rPrChange>
                        </w:rPr>
                        <w:t xml:space="preserve">ógico aplicado a la vivienda:</w:t>
                      </w:r>
                    </w:sdtContent>
                  </w:sdt>
                </w:ins>
              </w:sdtContent>
            </w:sdt>
            <w:sdt>
              <w:sdtPr>
                <w:id w:val="-2082308372"/>
                <w:tag w:val="goog_rdk_181"/>
              </w:sdtPr>
              <w:sdtContent>
                <w:ins w:author="Mauricio Pruzzo Gárate" w:id="48" w:date="2026-09-07T21:10:04Z">
                  <w:sdt>
                    <w:sdtPr>
                      <w:id w:val="1332608366"/>
                      <w:tag w:val="goog_rdk_182"/>
                    </w:sdtPr>
                    <w:sdtContent>
                      <w:del w:author="Andrés Salgado" w:id="50" w:date="2026-09-10T18:03:56Z"/>
                    </w:sdtContent>
                  </w:sdt>
                </w:ins>
                <w:sdt>
                  <w:sdtPr>
                    <w:id w:val="-164257648"/>
                    <w:tag w:val="goog_rdk_183"/>
                  </w:sdtPr>
                  <w:sdtContent>
                    <w:ins w:author="Mauricio Pruzzo Gárate" w:id="48" w:date="2026-09-07T21:10:04Z">
                      <w:del w:author="Andrés Salgado" w:id="50" w:date="2026-09-10T18:03:56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delText xml:space="preserve">.</w:delText>
                        </w:r>
                      </w:del>
                    </w:ins>
                  </w:sdtContent>
                </w:sdt>
                <w:ins w:author="Mauricio Pruzzo Gárate" w:id="48" w:date="2026-09-07T21:10:04Z">
                  <w:del w:author="Andrés Salgado" w:id="50" w:date="2026-09-10T18:03:56Z"/>
                  <w:sdt>
                    <w:sdtPr>
                      <w:id w:val="-878091815"/>
                      <w:tag w:val="goog_rdk_184"/>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La Serena Etapa 1 DS49 (3 condominios, 416 unidades), La Serena Etapa 2 - Casas (2 condominios, 96 unidades) y Chillán (3 condominios, alrededor de 384 unidades), todos incorporando sistemas de calefacción distrital y generación fotovoltaica</w:t>
                      </w:r>
                    </w:sdtContent>
                  </w:sdt>
                </w:ins>
              </w:sdtContent>
            </w:sdt>
            <w:sdt>
              <w:sdtPr>
                <w:id w:val="915689686"/>
                <w:tag w:val="goog_rdk_185"/>
              </w:sdtPr>
              <w:sdtContent>
                <w:ins w:author="Andrés Salgado" w:id="52" w:date="2026-09-10T18:05:14Z"/>
                <w:sdt>
                  <w:sdtPr>
                    <w:id w:val="468548750"/>
                    <w:tag w:val="goog_rdk_186"/>
                  </w:sdtPr>
                  <w:sdtContent>
                    <w:ins w:author="Andrés Salgado" w:id="52" w:date="2026-09-10T18:05:14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(componente tecnol</w:t>
                      </w:r>
                    </w:ins>
                  </w:sdtContent>
                </w:sdt>
                <w:ins w:author="Andrés Salgado" w:id="52" w:date="2026-09-10T18:05:14Z">
                  <w:sdt>
                    <w:sdtPr>
                      <w:id w:val="-308956423"/>
                      <w:tag w:val="goog_rdk_187"/>
                    </w:sdtPr>
                    <w:sdtContent>
                      <w:r w:rsidDel="00000000" w:rsidR="00000000" w:rsidRPr="00000000">
                        <w:rPr>
                          <w:sz w:val="20"/>
                          <w:szCs w:val="20"/>
                          <w:rtl w:val="0"/>
                          <w:rPrChange w:author="Andrés Salgado" w:id="53" w:date="2026-09-10T18:05:14Z">
                            <w:rPr>
                              <w:color w:val="000000"/>
                              <w:sz w:val="20"/>
                              <w:szCs w:val="20"/>
                              <w:shd w:fill="fff2cc" w:val="clear"/>
                              <w:vertAlign w:val="baseline"/>
                            </w:rPr>
                          </w:rPrChange>
                        </w:rPr>
                        <w:t xml:space="preserve">ógico en a línea de la economía circular y la energía distrital)</w:t>
                      </w:r>
                    </w:sdtContent>
                  </w:sdt>
                </w:ins>
              </w:sdtContent>
            </w:sdt>
            <w:sdt>
              <w:sdtPr>
                <w:id w:val="1433020778"/>
                <w:tag w:val="goog_rdk_188"/>
              </w:sdtPr>
              <w:sdtContent>
                <w:ins w:author="Mauricio Pruzzo Gárate" w:id="48" w:date="2026-09-07T21:10:04Z">
                  <w:sdt>
                    <w:sdtPr>
                      <w:id w:val="590624243"/>
                      <w:tag w:val="goog_rdk_189"/>
                    </w:sdtPr>
                    <w:sdtContent>
                      <w:del w:author="Andrés Salgado" w:id="52" w:date="2026-09-10T18:05:14Z"/>
                    </w:sdtContent>
                  </w:sdt>
                </w:ins>
                <w:sdt>
                  <w:sdtPr>
                    <w:id w:val="-2017657663"/>
                    <w:tag w:val="goog_rdk_190"/>
                  </w:sdtPr>
                  <w:sdtContent>
                    <w:ins w:author="Mauricio Pruzzo Gárate" w:id="48" w:date="2026-09-07T21:10:04Z">
                      <w:del w:author="Andrés Salgado" w:id="52" w:date="2026-09-10T18:05:14Z">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delText xml:space="preserve">)</w:delText>
                        </w:r>
                      </w:del>
                    </w:ins>
                  </w:sdtContent>
                </w:sdt>
                <w:ins w:author="Mauricio Pruzzo Gárate" w:id="48" w:date="2026-09-07T21:10:04Z">
                  <w:del w:author="Andrés Salgado" w:id="52" w:date="2026-09-10T18:05:14Z"/>
                  <w:sdt>
                    <w:sdtPr>
                      <w:id w:val="2081799260"/>
                      <w:tag w:val="goog_rdk_191"/>
                    </w:sdtPr>
                    <w:sdtContent>
                      <w:r w:rsidDel="00000000" w:rsidR="00000000" w:rsidRPr="00000000">
                        <w:rPr>
                          <w:sz w:val="20"/>
                          <w:szCs w:val="20"/>
                          <w:rtl w:val="0"/>
                          <w:rPrChange w:author="Mauricio Pruzzo Gárate" w:id="49" w:date="2026-09-07T21:10:04Z">
                            <w:rPr>
                              <w:color w:val="000000"/>
                              <w:sz w:val="20"/>
                              <w:szCs w:val="20"/>
                              <w:shd w:fill="fff2cc" w:val="clear"/>
                              <w:vertAlign w:val="baseline"/>
                            </w:rPr>
                          </w:rPrChange>
                        </w:rPr>
                        <w:t xml:space="preserve">. Estos proyectos se desarrollaron en alianza con una entidad patrocinante, una empresa constructora y un proveedor de energía sustentable, lo que acredita experiencia real de trabajo articulado con </w:t>
                      </w:r>
                    </w:sdtContent>
                  </w:sdt>
                </w:ins>
              </w:sdtContent>
            </w:sdt>
            <w:sdt>
              <w:sdtPr>
                <w:id w:val="-1803094287"/>
                <w:tag w:val="goog_rdk_192"/>
              </w:sdtPr>
              <w:sdtContent>
                <w:ins w:author="Andrés Salgado" w:id="54" w:date="2026-09-10T18:07:58Z">
                  <w:commentRangeEnd w:id="16"/>
                  <w:r w:rsidDel="00000000" w:rsidR="00000000" w:rsidRPr="00000000">
                    <w:commentReference w:id="16"/>
                  </w:r>
                </w:ins>
                <w:sdt>
                  <w:sdtPr>
                    <w:id w:val="-831295581"/>
                    <w:tag w:val="goog_rdk_193"/>
                  </w:sdtPr>
                  <w:sdtContent>
                    <w:ins w:author="Andrés Salgado" w:id="54"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t xml:space="preserve">instituciones y empresas relevantes del sector.</w:t>
                      </w:r>
                    </w:ins>
                  </w:sdtContent>
                </w:sdt>
                <w:ins w:author="Andrés Salgado" w:id="54" w:date="2026-09-10T18:07:58Z"/>
              </w:sdtContent>
            </w:sdt>
            <w:sdt>
              <w:sdtPr>
                <w:id w:val="-329672664"/>
                <w:tag w:val="goog_rdk_194"/>
              </w:sdtPr>
              <w:sdtContent>
                <w:ins w:author="Mauricio Pruzzo Gárate" w:id="48" w:date="2026-09-07T21:10:04Z">
                  <w:sdt>
                    <w:sdtPr>
                      <w:id w:val="-1448805609"/>
                      <w:tag w:val="goog_rdk_195"/>
                    </w:sdtPr>
                    <w:sdtContent>
                      <w:del w:author="Andrés Salgado" w:id="54" w:date="2026-09-10T18:07:58Z"/>
                    </w:sdtContent>
                  </w:sdt>
                </w:ins>
                <w:sdt>
                  <w:sdtPr>
                    <w:id w:val="1787308723"/>
                    <w:tag w:val="goog_rdk_196"/>
                  </w:sdtPr>
                  <w:sdtContent>
                    <w:ins w:author="Mauricio Pruzzo Gárate" w:id="48" w:date="2026-09-07T21:10:04Z">
                      <w:del w:author="Andrés Salgado" w:id="54"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delText xml:space="preserve">actores</w:delText>
                        </w:r>
                      </w:del>
                    </w:ins>
                  </w:sdtContent>
                </w:sdt>
                <w:ins w:author="Mauricio Pruzzo Gárate" w:id="48" w:date="2026-09-07T21:10:04Z">
                  <w:del w:author="Andrés Salgado" w:id="54" w:date="2026-09-10T18:07:58Z"/>
                  <w:sdt>
                    <w:sdtPr>
                      <w:id w:val="1801066866"/>
                      <w:tag w:val="goog_rdk_197"/>
                    </w:sdtPr>
                    <w:sdtContent>
                      <w:del w:author="Andrés Salgado" w:id="56" w:date="2026-09-10T18:07:58Z">
                        <w:sdt>
                          <w:sdtPr>
                            <w:id w:val="-723298941"/>
                            <w:tag w:val="goog_rdk_198"/>
                          </w:sdtPr>
                          <w:sdtContent>
                            <w:r w:rsidDel="00000000" w:rsidR="00000000" w:rsidRPr="00000000">
                              <w:rPr>
                                <w:sz w:val="20"/>
                                <w:szCs w:val="20"/>
                                <w:rtl w:val="0"/>
                                <w:rPrChange w:author="Andrés Salgado" w:id="55" w:date="2026-09-10T18:07:58Z">
                                  <w:rPr>
                                    <w:color w:val="000000"/>
                                    <w:sz w:val="20"/>
                                    <w:szCs w:val="20"/>
                                    <w:shd w:fill="fff2cc" w:val="clear"/>
                                    <w:vertAlign w:val="baseline"/>
                                  </w:rPr>
                                </w:rPrChange>
                              </w:rPr>
                              <w:delText xml:space="preserve"> del sector.</w:delText>
                            </w:r>
                          </w:sdtContent>
                        </w:sdt>
                      </w:del>
                    </w:sdtContent>
                  </w:sdt>
                </w:ins>
              </w:sdtContent>
            </w:sdt>
            <w:sdt>
              <w:sdtPr>
                <w:id w:val="784904757"/>
                <w:tag w:val="goog_rdk_199"/>
              </w:sdtPr>
              <w:sdtContent>
                <w:ins w:author="Andrés Salgado" w:id="56" w:date="2026-09-10T18:07:58Z"/>
                <w:sdt>
                  <w:sdtPr>
                    <w:id w:val="-2043523499"/>
                    <w:tag w:val="goog_rdk_200"/>
                  </w:sdtPr>
                  <w:sdtContent>
                    <w:ins w:author="Andrés Salgado" w:id="56" w:date="2026-09-10T18:07:58Z">
                      <w:r w:rsidDel="00000000" w:rsidR="00000000" w:rsidRPr="00000000">
                        <w:rPr>
                          <w:sz w:val="20"/>
                          <w:szCs w:val="20"/>
                          <w:rtl w:val="0"/>
                          <w:rPrChange w:author="Andrés Salgado" w:id="55" w:date="2026-09-10T18:07:58Z">
                            <w:rPr>
                              <w:color w:val="000000"/>
                              <w:sz w:val="20"/>
                              <w:szCs w:val="20"/>
                              <w:shd w:fill="fff2cc" w:val="clear"/>
                              <w:vertAlign w:val="baseline"/>
                            </w:rPr>
                          </w:rPrChange>
                        </w:rPr>
                        <w:t xml:space="preserve"> Estos prototipos funcionales desarrollados con IA, entregan una metodología de incorporación de variables que buscan escalar comercialmente hacia nuevas tipologías de proyecto. </w:t>
                      </w:r>
                    </w:ins>
                  </w:sdtContent>
                </w:sdt>
                <w:ins w:author="Andrés Salgado" w:id="56" w:date="2026-09-10T18:07:58Z"/>
              </w:sdtContent>
            </w:sdt>
            <w:r w:rsidDel="00000000" w:rsidR="00000000" w:rsidRPr="00000000">
              <w:rPr>
                <w:rtl w:val="0"/>
              </w:rPr>
            </w:r>
          </w:p>
        </w:tc>
      </w:tr>
      <w:tr>
        <w:trPr>
          <w:cantSplit w:val="1"/>
          <w:trHeight w:val="501"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3D">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Descripción de las capacidades técnicas (recurso humano y/o infraestructura), financieras, y experiencia en gestión y/o ejecución de </w:t>
            </w:r>
            <w:r w:rsidDel="00000000" w:rsidR="00000000" w:rsidRPr="00000000">
              <w:rPr>
                <w:sz w:val="20"/>
                <w:szCs w:val="20"/>
                <w:shd w:fill="fff2cc" w:val="clear"/>
                <w:vertAlign w:val="baseline"/>
                <w:rtl w:val="0"/>
              </w:rPr>
              <w:t xml:space="preserve">proyectos-programas de base</w:t>
            </w:r>
            <w:r w:rsidDel="00000000" w:rsidR="00000000" w:rsidRPr="00000000">
              <w:rPr>
                <w:color w:val="000000"/>
                <w:sz w:val="20"/>
                <w:szCs w:val="20"/>
                <w:shd w:fill="fff2cc" w:val="clear"/>
                <w:vertAlign w:val="baseline"/>
                <w:rtl w:val="0"/>
              </w:rPr>
              <w:t xml:space="preserve"> tecnológica-productiva e innovación empresarial en las materias a ejecutar en el sector productivo y/o económico priorizado, que pone a disposición del programa.</w:t>
            </w:r>
            <w:r w:rsidDel="00000000" w:rsidR="00000000" w:rsidRPr="00000000">
              <w:rPr>
                <w:rtl w:val="0"/>
              </w:rPr>
            </w:r>
          </w:p>
          <w:sdt>
            <w:sdtPr>
              <w:id w:val="16611357"/>
              <w:tag w:val="goog_rdk_207"/>
            </w:sdtPr>
            <w:sdtContent>
              <w:p w:rsidR="00000000" w:rsidDel="00000000" w:rsidP="00000000" w:rsidRDefault="00000000" w:rsidRPr="00000000" w14:paraId="0000023E">
                <w:pPr>
                  <w:spacing w:after="0" w:lineRule="auto"/>
                  <w:ind w:left="0" w:firstLine="0"/>
                  <w:jc w:val="both"/>
                  <w:rPr>
                    <w:ins w:author="Andrés Salgado" w:id="59" w:date="2026-09-11T17:58:46Z"/>
                    <w:color w:val="000000"/>
                    <w:sz w:val="20"/>
                    <w:szCs w:val="20"/>
                    <w:shd w:fill="fff2cc" w:val="clear"/>
                    <w:vertAlign w:val="baseline"/>
                  </w:rPr>
                </w:pPr>
                <w:sdt>
                  <w:sdtPr>
                    <w:id w:val="329136137"/>
                    <w:tag w:val="goog_rdk_202"/>
                  </w:sdtPr>
                  <w:sdtContent>
                    <w:ins w:author="Mauricio Pruzzo Gárate" w:id="57" w:date="2026-09-07T21:19:29Z"/>
                    <w:sdt>
                      <w:sdtPr>
                        <w:id w:val="-1055122231"/>
                        <w:tag w:val="goog_rdk_203"/>
                      </w:sdtPr>
                      <w:sdtContent>
                        <w:commentRangeStart w:id="17"/>
                      </w:sdtContent>
                    </w:sdt>
                    <w:ins w:author="Mauricio Pruzzo Gárate" w:id="57" w:date="2026-09-07T21:19:29Z">
                      <w:sdt>
                        <w:sdtPr>
                          <w:id w:val="-1283879801"/>
                          <w:tag w:val="goog_rdk_204"/>
                        </w:sdtPr>
                        <w:sdtContent>
                          <w:commentRangeStart w:id="17"/>
                        </w:sdtContent>
                      </w:sdt>
                      <w:commentRangeEnd w:id="17"/>
                      <w:r w:rsidDel="00000000" w:rsidR="00000000" w:rsidRPr="00000000">
                        <w:commentReference w:id="17"/>
                      </w:r>
                      <w:sdt>
                        <w:sdtPr>
                          <w:id w:val="1440873104"/>
                          <w:tag w:val="goog_rdk_205"/>
                        </w:sdtPr>
                        <w:sdtContent>
                          <w:r w:rsidDel="00000000" w:rsidR="00000000" w:rsidRPr="00000000">
                            <w:rPr>
                              <w:sz w:val="20"/>
                              <w:szCs w:val="20"/>
                              <w:rtl w:val="0"/>
                              <w:rPrChange w:author="Mauricio Pruzzo Gárate" w:id="58" w:date="2026-09-07T21:19:29Z">
                                <w:rPr>
                                  <w:color w:val="000000"/>
                                  <w:sz w:val="20"/>
                                  <w:szCs w:val="20"/>
                                  <w:shd w:fill="fff2cc" w:val="clear"/>
                                  <w:vertAlign w:val="baseline"/>
                                </w:rPr>
                              </w:rPrChange>
                            </w:rPr>
                            <w:t xml:space="preserve">El equipo DTE que sostiene esta trayectoria está compuesto por Carmen G. Zúñiga, arquitecta, Gerente General, con más de 20 años de experiencia y trayectoria como Directora de Obras Municipales, Directora de SECPLA en distintas comunas y asesorías inmobiliarias, al Colegio de Arquitectos y a la ANRI; Andrés Salgado Henríquez, arquitecto, Gerente de Diseño y Desarrollo, con 15 años de experiencia en coordinación de proyectos para el MINVU, la SUBDERE y megaproyectos del sector minero; Mauricio Pruzzo Gárate. arquitecto, Magíster en Arquitectura con mención en Ciudad y Paisaje, con experiencia en planificación urbano-territorial y docencia universitaria; y Nicolás Caro Zúñiga, publicista, Gerente de Operaciones, con experiencia en procesos y gestión de recursos tanto humanos como capitales, incluyendo posicionamiento de emprendimientos (Pymes y Startups) de diferentes líneas de acción, enfocado en planificación estratégica empresarial y el logro de objetivos planteados.</w:t>
                          </w:r>
                        </w:sdtContent>
                      </w:sdt>
                    </w:ins>
                  </w:sdtContent>
                </w:sdt>
                <w:sdt>
                  <w:sdtPr>
                    <w:id w:val="1209441252"/>
                    <w:tag w:val="goog_rdk_206"/>
                  </w:sdtPr>
                  <w:sdtContent>
                    <w:ins w:author="Andrés Salgado" w:id="59" w:date="2026-09-11T17:58:46Z">
                      <w:r w:rsidDel="00000000" w:rsidR="00000000" w:rsidRPr="00000000">
                        <w:rPr>
                          <w:rtl w:val="0"/>
                        </w:rPr>
                      </w:r>
                    </w:ins>
                  </w:sdtContent>
                </w:sdt>
              </w:p>
            </w:sdtContent>
          </w:sdt>
          <w:sdt>
            <w:sdtPr>
              <w:id w:val="-1513676639"/>
              <w:tag w:val="goog_rdk_210"/>
            </w:sdtPr>
            <w:sdtContent>
              <w:p w:rsidR="00000000" w:rsidDel="00000000" w:rsidP="00000000" w:rsidRDefault="00000000" w:rsidRPr="00000000" w14:paraId="0000023F">
                <w:pPr>
                  <w:spacing w:after="0" w:lineRule="auto"/>
                  <w:ind w:left="0" w:firstLine="0"/>
                  <w:jc w:val="both"/>
                  <w:rPr>
                    <w:ins w:author="Andrés Salgado" w:id="59" w:date="2026-09-11T17:58:46Z"/>
                    <w:sz w:val="20"/>
                    <w:szCs w:val="20"/>
                    <w:rPrChange w:author="Andrés Salgado" w:id="60" w:date="2026-09-11T17:58:46Z">
                      <w:rPr>
                        <w:color w:val="000000"/>
                        <w:sz w:val="20"/>
                        <w:szCs w:val="20"/>
                        <w:shd w:fill="fff2cc" w:val="clear"/>
                        <w:vertAlign w:val="baseline"/>
                      </w:rPr>
                    </w:rPrChange>
                  </w:rPr>
                </w:pPr>
                <w:sdt>
                  <w:sdtPr>
                    <w:id w:val="968218873"/>
                    <w:tag w:val="goog_rdk_208"/>
                  </w:sdtPr>
                  <w:sdtContent>
                    <w:ins w:author="Andrés Salgado" w:id="59" w:date="2026-09-11T17:58:46Z"/>
                    <w:sdt>
                      <w:sdtPr>
                        <w:id w:val="-385685914"/>
                        <w:tag w:val="goog_rdk_209"/>
                      </w:sdtPr>
                      <w:sdtContent>
                        <w:ins w:author="Andrés Salgado" w:id="59" w:date="2026-09-11T17:58:46Z">
                          <w:r w:rsidDel="00000000" w:rsidR="00000000" w:rsidRPr="00000000">
                            <w:rPr>
                              <w:rtl w:val="0"/>
                            </w:rPr>
                          </w:r>
                        </w:ins>
                      </w:sdtContent>
                    </w:sdt>
                    <w:ins w:author="Andrés Salgado" w:id="59" w:date="2026-09-11T17:58:46Z"/>
                  </w:sdtContent>
                </w:sdt>
              </w:p>
            </w:sdtContent>
          </w:sdt>
          <w:p w:rsidR="00000000" w:rsidDel="00000000" w:rsidP="00000000" w:rsidRDefault="00000000" w:rsidRPr="00000000" w14:paraId="00000240">
            <w:pPr>
              <w:spacing w:after="0" w:lineRule="auto"/>
              <w:ind w:left="0" w:firstLine="0"/>
              <w:jc w:val="both"/>
              <w:rPr>
                <w:sz w:val="20"/>
                <w:szCs w:val="20"/>
              </w:rPr>
            </w:pPr>
            <w:sdt>
              <w:sdtPr>
                <w:id w:val="-118220299"/>
                <w:tag w:val="goog_rdk_211"/>
              </w:sdtPr>
              <w:sdtContent>
                <w:ins w:author="Andrés Salgado" w:id="59" w:date="2026-09-11T17:58:46Z"/>
                <w:sdt>
                  <w:sdtPr>
                    <w:id w:val="1849459667"/>
                    <w:tag w:val="goog_rdk_212"/>
                  </w:sdtPr>
                  <w:sdtContent>
                    <w:ins w:author="Andrés Salgado" w:id="59" w:date="2026-09-11T17:58:46Z">
                      <w:r w:rsidDel="00000000" w:rsidR="00000000" w:rsidRPr="00000000">
                        <w:rPr>
                          <w:sz w:val="20"/>
                          <w:szCs w:val="20"/>
                          <w:rtl w:val="0"/>
                          <w:rPrChange w:author="Andrés Salgado" w:id="60" w:date="2026-09-11T17:58:46Z">
                            <w:rPr>
                              <w:color w:val="000000"/>
                              <w:sz w:val="20"/>
                              <w:szCs w:val="20"/>
                              <w:shd w:fill="fff2cc" w:val="clear"/>
                              <w:vertAlign w:val="baseline"/>
                            </w:rPr>
                          </w:rPrChange>
                        </w:rPr>
                        <w:t xml:space="preserve">Este equipo concentra el conocimiento y dominio de normativa, tramitación ante la DOM, planificación territorial (SECPLA/PRC), diseño DS49 y gestión de proyectos públicos y privados convirtiéndose en el núcleo experto que codifica y alimenta el motor normativo de la solución, otorgando pertinencia directa a las materias a ejecutar en el sector priorizado. En cuanto a infraestructura, DTE aporta el acceso dirigido a plataformas de información específica a cada proyecto, bases de datos, consolidado normativo, etc. En capacidades financieras, [</w:t>
                      </w:r>
                    </w:ins>
                  </w:sdtContent>
                </w:sdt>
                <w:ins w:author="Andrés Salgado" w:id="59" w:date="2026-09-11T17:58:46Z">
                  <w:sdt>
                    <w:sdtPr>
                      <w:id w:val="-978844196"/>
                      <w:tag w:val="goog_rdk_213"/>
                    </w:sdtPr>
                    <w:sdtContent>
                      <w:r w:rsidDel="00000000" w:rsidR="00000000" w:rsidRPr="00000000">
                        <w:rPr>
                          <w:color w:val="ff0000"/>
                          <w:sz w:val="20"/>
                          <w:szCs w:val="20"/>
                          <w:rtl w:val="0"/>
                          <w:rPrChange w:author="Andrés Salgado" w:id="60" w:date="2026-09-11T17:58:46Z">
                            <w:rPr>
                              <w:color w:val="000000"/>
                              <w:sz w:val="20"/>
                              <w:szCs w:val="20"/>
                              <w:shd w:fill="fff2cc" w:val="clear"/>
                              <w:vertAlign w:val="baseline"/>
                            </w:rPr>
                          </w:rPrChange>
                        </w:rPr>
                        <w:t xml:space="preserve">capacidad de aporte pecuniario y valorizado al cofinanciamiento y su respaldo — completar</w:t>
                      </w:r>
                    </w:sdtContent>
                  </w:sdt>
                  <w:sdt>
                    <w:sdtPr>
                      <w:id w:val="1866693215"/>
                      <w:tag w:val="goog_rdk_214"/>
                    </w:sdtPr>
                    <w:sdtContent>
                      <w:r w:rsidDel="00000000" w:rsidR="00000000" w:rsidRPr="00000000">
                        <w:rPr>
                          <w:sz w:val="20"/>
                          <w:szCs w:val="20"/>
                          <w:rtl w:val="0"/>
                          <w:rPrChange w:author="Andrés Salgado" w:id="60" w:date="2026-09-11T17:58:46Z">
                            <w:rPr>
                              <w:color w:val="000000"/>
                              <w:sz w:val="20"/>
                              <w:szCs w:val="20"/>
                              <w:shd w:fill="fff2cc" w:val="clear"/>
                              <w:vertAlign w:val="baseline"/>
                            </w:rPr>
                          </w:rPrChange>
                        </w:rPr>
                        <w:t xml:space="preserve">]. Y en gestión y ejecución de proyectos de base tecnológica-productiva, respalda su idoneidad el desarrollo del prototipo funcional de "Búsqueda de Terrenos" y la ejecución de los proyectos DS49 con calefacción distrital y generación fotovoltaica señalados en el punto anterior.</w:t>
                      </w:r>
                    </w:sdtContent>
                  </w:sdt>
                </w:ins>
              </w:sdtContent>
            </w:sdt>
            <w:r w:rsidDel="00000000" w:rsidR="00000000" w:rsidRPr="00000000">
              <w:rPr>
                <w:rtl w:val="0"/>
              </w:rPr>
            </w:r>
          </w:p>
        </w:tc>
      </w:tr>
      <w:tr>
        <w:trPr>
          <w:cantSplit w:val="1"/>
          <w:trHeight w:val="268"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2">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y capacidades para la materialización de alianzas estratégicas.</w:t>
            </w:r>
            <w:r w:rsidDel="00000000" w:rsidR="00000000" w:rsidRPr="00000000">
              <w:rPr>
                <w:rtl w:val="0"/>
              </w:rPr>
            </w:r>
          </w:p>
          <w:sdt>
            <w:sdtPr>
              <w:id w:val="1852010490"/>
              <w:tag w:val="goog_rdk_246"/>
            </w:sdtPr>
            <w:sdtContent>
              <w:p w:rsidR="00000000" w:rsidDel="00000000" w:rsidP="00000000" w:rsidRDefault="00000000" w:rsidRPr="00000000" w14:paraId="00000243">
                <w:pPr>
                  <w:spacing w:after="0" w:lineRule="auto"/>
                  <w:jc w:val="both"/>
                  <w:rPr>
                    <w:rPrChange w:author="Mauricio Pruzzo Gárate" w:id="65" w:date="2026-09-08T17:54:37Z">
                      <w:rPr>
                        <w:sz w:val="20"/>
                        <w:szCs w:val="20"/>
                      </w:rPr>
                    </w:rPrChange>
                  </w:rPr>
                  <w:pPrChange w:author="Mauricio Pruzzo Gárate" w:id="0" w:date="2026-09-08T17:54:37Z">
                    <w:pPr>
                      <w:spacing w:after="0" w:lineRule="auto"/>
                      <w:ind w:left="0" w:firstLine="0"/>
                      <w:jc w:val="both"/>
                    </w:pPr>
                  </w:pPrChange>
                </w:pPr>
                <w:sdt>
                  <w:sdtPr>
                    <w:id w:val="-1469434215"/>
                    <w:tag w:val="goog_rdk_216"/>
                  </w:sdtPr>
                  <w:sdtContent>
                    <w:ins w:author="Andrés Salgado" w:id="61" w:date="2026-09-11T18:43:06Z"/>
                    <w:sdt>
                      <w:sdtPr>
                        <w:id w:val="-1767011245"/>
                        <w:tag w:val="goog_rdk_217"/>
                      </w:sdtPr>
                      <w:sdtContent>
                        <w:ins w:author="Andrés Salgado" w:id="61" w:date="2026-09-11T18:43:06Z">
                          <w:r w:rsidDel="00000000" w:rsidR="00000000" w:rsidRPr="00000000">
                            <w:rPr>
                              <w:sz w:val="20"/>
                              <w:szCs w:val="20"/>
                              <w:rtl w:val="0"/>
                              <w:rPrChange w:author="Andrés Salgado" w:id="62" w:date="2026-09-11T18:43:06Z">
                                <w:rPr>
                                  <w:color w:val="000000"/>
                                  <w:sz w:val="20"/>
                                  <w:szCs w:val="20"/>
                                  <w:shd w:fill="fff2cc" w:val="clear"/>
                                  <w:vertAlign w:val="baseline"/>
                                </w:rPr>
                              </w:rPrChange>
                            </w:rPr>
                            <w:t xml:space="preserve">DTE acredita experiencia y capacidad concreta para materializar alianzas estratégicas:</w:t>
                          </w:r>
                        </w:ins>
                      </w:sdtContent>
                    </w:sdt>
                    <w:ins w:author="Andrés Salgado" w:id="61" w:date="2026-09-11T18:43:06Z"/>
                  </w:sdtContent>
                </w:sdt>
                <w:sdt>
                  <w:sdtPr>
                    <w:id w:val="-994831184"/>
                    <w:tag w:val="goog_rdk_218"/>
                  </w:sdtPr>
                  <w:sdtContent>
                    <w:ins w:author="Andrés Salgado" w:id="63" w:date="2026-09-11T18:43:27Z"/>
                    <w:sdt>
                      <w:sdtPr>
                        <w:id w:val="1271756375"/>
                        <w:tag w:val="goog_rdk_219"/>
                      </w:sdtPr>
                      <w:sdtContent>
                        <w:ins w:author="Andrés Salgado" w:id="63" w:date="2026-09-11T18:43:27Z">
                          <w:r w:rsidDel="00000000" w:rsidR="00000000" w:rsidRPr="00000000">
                            <w:rPr>
                              <w:sz w:val="20"/>
                              <w:szCs w:val="20"/>
                              <w:rtl w:val="0"/>
                              <w:rPrChange w:author="Andrés Salgado" w:id="62" w:date="2026-09-11T18:43:06Z">
                                <w:rPr>
                                  <w:color w:val="000000"/>
                                  <w:sz w:val="20"/>
                                  <w:szCs w:val="20"/>
                                  <w:shd w:fill="fff2cc" w:val="clear"/>
                                  <w:vertAlign w:val="baseline"/>
                                </w:rPr>
                              </w:rPrChange>
                            </w:rPr>
                            <w:t xml:space="preserve">su</w:t>
                          </w:r>
                        </w:ins>
                      </w:sdtContent>
                    </w:sdt>
                    <w:ins w:author="Andrés Salgado" w:id="63" w:date="2026-09-11T18:43:27Z"/>
                  </w:sdtContent>
                </w:sdt>
                <w:sdt>
                  <w:sdtPr>
                    <w:id w:val="-1388989325"/>
                    <w:tag w:val="goog_rdk_220"/>
                  </w:sdtPr>
                  <w:sdtContent>
                    <w:ins w:author="Mauricio Pruzzo Gárate" w:id="64" w:date="2026-09-08T17:54:37Z">
                      <w:sdt>
                        <w:sdtPr>
                          <w:id w:val="-495093806"/>
                          <w:tag w:val="goog_rdk_221"/>
                        </w:sdtPr>
                        <w:sdtContent>
                          <w:del w:author="Andrés Salgado" w:id="63" w:date="2026-09-11T18:43:27Z"/>
                        </w:sdtContent>
                      </w:sdt>
                    </w:ins>
                    <w:sdt>
                      <w:sdtPr>
                        <w:id w:val="-91217964"/>
                        <w:tag w:val="goog_rdk_222"/>
                      </w:sdtPr>
                      <w:sdtContent>
                        <w:ins w:author="Mauricio Pruzzo Gárate" w:id="64" w:date="2026-09-08T17:54:37Z">
                          <w:del w:author="Andrés Salgado" w:id="63" w:date="2026-09-11T18:43:27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delText xml:space="preserve">El</w:delText>
                            </w:r>
                          </w:del>
                        </w:ins>
                      </w:sdtContent>
                    </w:sdt>
                    <w:ins w:author="Mauricio Pruzzo Gárate" w:id="64" w:date="2026-09-08T17:54:37Z">
                      <w:del w:author="Andrés Salgado" w:id="63" w:date="2026-09-11T18:43:27Z"/>
                      <w:sdt>
                        <w:sdtPr>
                          <w:id w:val="-1142715251"/>
                          <w:tag w:val="goog_rdk_223"/>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modelo </w:t>
                          </w:r>
                        </w:sdtContent>
                      </w:sdt>
                      <w:sdt>
                        <w:sdtPr>
                          <w:id w:val="2528698"/>
                          <w:tag w:val="goog_rdk_224"/>
                        </w:sdtPr>
                        <w:sdtContent>
                          <w:del w:author="Andrés Salgado" w:id="66" w:date="2026-09-11T18:43:52Z">
                            <w:sdt>
                              <w:sdtPr>
                                <w:id w:val="1413953064"/>
                                <w:tag w:val="goog_rdk_225"/>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delText xml:space="preserve">de DTE </w:delText>
                                </w:r>
                              </w:sdtContent>
                            </w:sdt>
                          </w:del>
                        </w:sdtContent>
                      </w:sdt>
                      <w:sdt>
                        <w:sdtPr>
                          <w:id w:val="-980433795"/>
                          <w:tag w:val="goog_rdk_226"/>
                        </w:sdtPr>
                        <w:sdtContent>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depende de alianzas contractuales estables con una entidad patrocinante</w:t>
                          </w:r>
                        </w:sdtContent>
                      </w:sdt>
                    </w:ins>
                  </w:sdtContent>
                </w:sdt>
                <w:sdt>
                  <w:sdtPr>
                    <w:id w:val="1047404386"/>
                    <w:tag w:val="goog_rdk_227"/>
                  </w:sdtPr>
                  <w:sdtContent>
                    <w:ins w:author="Andrés Salgado" w:id="67" w:date="2026-09-11T18:45:32Z"/>
                    <w:sdt>
                      <w:sdtPr>
                        <w:id w:val="-914582493"/>
                        <w:tag w:val="goog_rdk_228"/>
                      </w:sdtPr>
                      <w:sdtContent>
                        <w:ins w:author="Andrés Salgado" w:id="67" w:date="2026-09-11T18:45:32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en el </w:t>
                          </w:r>
                        </w:ins>
                      </w:sdtContent>
                    </w:sdt>
                    <w:ins w:author="Andrés Salgado" w:id="67" w:date="2026-09-11T18:45:32Z">
                      <w:sdt>
                        <w:sdtPr>
                          <w:id w:val="-813003383"/>
                          <w:tag w:val="goog_rdk_229"/>
                        </w:sdtPr>
                        <w:sdtContent>
                          <w:r w:rsidDel="00000000" w:rsidR="00000000" w:rsidRPr="00000000">
                            <w:rPr>
                              <w:sz w:val="20"/>
                              <w:szCs w:val="20"/>
                              <w:rtl w:val="0"/>
                              <w:rPrChange w:author="Andrés Salgado" w:id="68" w:date="2026-09-11T18:45:32Z">
                                <w:rPr>
                                  <w:color w:val="000000"/>
                                  <w:sz w:val="20"/>
                                  <w:szCs w:val="20"/>
                                  <w:shd w:fill="fff2cc" w:val="clear"/>
                                  <w:vertAlign w:val="baseline"/>
                                </w:rPr>
                              </w:rPrChange>
                            </w:rPr>
                            <w:t xml:space="preserve">ámbito público como es el caso del Convenio de Colaboración con la Entidad Patrocinante Municipal de La Serena, como también en el ámbito privado con la Entidad Patrocinante CREAR para el proyecto de Casablanca</w:t>
                          </w:r>
                        </w:sdtContent>
                      </w:sdt>
                    </w:ins>
                  </w:sdtContent>
                </w:sdt>
                <w:sdt>
                  <w:sdtPr>
                    <w:id w:val="442222822"/>
                    <w:tag w:val="goog_rdk_230"/>
                  </w:sdtPr>
                  <w:sdtContent>
                    <w:ins w:author="Mauricio Pruzzo Gárate" w:id="64" w:date="2026-09-08T17:54:37Z"/>
                    <w:sdt>
                      <w:sdtPr>
                        <w:id w:val="1313147915"/>
                        <w:tag w:val="goog_rdk_231"/>
                      </w:sdtPr>
                      <w:sdtContent>
                        <w:ins w:author="Mauricio Pruzzo Gárate" w:id="64" w:date="2026-09-08T17:54:37Z">
                          <w:r w:rsidDel="00000000" w:rsidR="00000000" w:rsidRPr="00000000">
                            <w:rPr>
                              <w:sz w:val="20"/>
                              <w:szCs w:val="20"/>
                              <w:rtl w:val="0"/>
                              <w:rPrChange w:author="Mauricio Pruzzo Gárate" w:id="65" w:date="2026-09-08T17:54:37Z">
                                <w:rPr>
                                  <w:color w:val="000000"/>
                                  <w:sz w:val="20"/>
                                  <w:szCs w:val="20"/>
                                  <w:shd w:fill="fff2cc" w:val="clear"/>
                                  <w:vertAlign w:val="baseline"/>
                                </w:rPr>
                              </w:rPrChange>
                            </w:rPr>
                            <w:t xml:space="preserve">, una empresa constructora y un proveedor de energía sustentable, replicadas en cada proyecto de su cartera. Sobre esa base, DTE proyecta escalar de 2 a 3 proyectos en el primer año a 5 o 6 proyectos hacia el tercer año, lo que exige justamente </w:t>
                          </w:r>
                        </w:ins>
                      </w:sdtContent>
                    </w:sdt>
                    <w:ins w:author="Mauricio Pruzzo Gárate" w:id="64" w:date="2026-09-08T17:54:37Z"/>
                  </w:sdtContent>
                </w:sdt>
                <w:sdt>
                  <w:sdtPr>
                    <w:id w:val="-39642827"/>
                    <w:tag w:val="goog_rdk_232"/>
                  </w:sdtPr>
                  <w:sdtContent>
                    <w:ins w:author="Andrés Salgado" w:id="69" w:date="2026-09-11T18:52:05Z"/>
                    <w:sdt>
                      <w:sdtPr>
                        <w:id w:val="-1844571944"/>
                        <w:tag w:val="goog_rdk_233"/>
                      </w:sdtPr>
                      <w:sdtContent>
                        <w:ins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t xml:space="preserve">fortalecer y ampliar esta red de alianzas estratégicas según las necesidades de cada proyecto.</w:t>
                          </w:r>
                        </w:ins>
                      </w:sdtContent>
                    </w:sdt>
                    <w:ins w:author="Andrés Salgado" w:id="69" w:date="2026-09-11T18:52:05Z"/>
                  </w:sdtContent>
                </w:sdt>
                <w:sdt>
                  <w:sdtPr>
                    <w:id w:val="-1407481722"/>
                    <w:tag w:val="goog_rdk_234"/>
                  </w:sdtPr>
                  <w:sdtContent>
                    <w:ins w:author="Mauricio Pruzzo Gárate" w:id="64" w:date="2026-09-08T17:54:37Z">
                      <w:sdt>
                        <w:sdtPr>
                          <w:id w:val="1501266740"/>
                          <w:tag w:val="goog_rdk_235"/>
                        </w:sdtPr>
                        <w:sdtContent>
                          <w:del w:author="Andrés Salgado" w:id="69" w:date="2026-09-11T18:52:05Z"/>
                        </w:sdtContent>
                      </w:sdt>
                    </w:ins>
                    <w:sdt>
                      <w:sdtPr>
                        <w:id w:val="1360534569"/>
                        <w:tag w:val="goog_rdk_236"/>
                      </w:sdtPr>
                      <w:sdtContent>
                        <w:ins w:author="Mauricio Pruzzo Gárate" w:id="64" w:date="2026-09-08T17:54:37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el tipo de infraestructura tecnológica que este programa busca desarrollar, sistematizar el conocimiento hoy disperso en cada proyecto ejecutado para sostener ese ritmo de crecimiento sin perder control técnico ni calidad de gestión</w:delText>
                            </w:r>
                          </w:del>
                        </w:ins>
                      </w:sdtContent>
                    </w:sdt>
                    <w:ins w:author="Mauricio Pruzzo Gárate" w:id="64" w:date="2026-09-08T17:54:37Z">
                      <w:del w:author="Andrés Salgado" w:id="69" w:date="2026-09-11T18:52:05Z"/>
                    </w:ins>
                  </w:sdtContent>
                </w:sdt>
                <w:sdt>
                  <w:sdtPr>
                    <w:id w:val="-1304338217"/>
                    <w:tag w:val="goog_rdk_237"/>
                  </w:sdtPr>
                  <w:sdtContent>
                    <w:del w:author="Andrés Salgado" w:id="69" w:date="2026-09-11T18:52:05Z"/>
                  </w:sdtContent>
                </w:sdt>
                <w:sdt>
                  <w:sdtPr>
                    <w:id w:val="-1990509900"/>
                    <w:tag w:val="goog_rdk_238"/>
                  </w:sdtPr>
                  <w:sdtContent>
                    <w:ins w:author="Andrés Salgado" w:id="69" w:date="2026-09-11T18:52:05Z">
                      <w:sdt>
                        <w:sdtPr>
                          <w:id w:val="-1970015772"/>
                          <w:tag w:val="goog_rdk_239"/>
                        </w:sdtPr>
                        <w:sdtContent>
                          <w:del w:author="Andrés Salgado" w:id="69" w:date="2026-09-11T18:52:05Z"/>
                        </w:sdtContent>
                      </w:sdt>
                    </w:ins>
                    <w:sdt>
                      <w:sdtPr>
                        <w:id w:val="-1243590499"/>
                        <w:tag w:val="goog_rdk_240"/>
                      </w:sdtPr>
                      <w:sdtContent>
                        <w:ins w:author="Andrés Salgado" w:id="69" w:date="2026-09-11T18:52:05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w:delText>
                            </w:r>
                          </w:del>
                        </w:ins>
                      </w:sdtContent>
                    </w:sdt>
                    <w:ins w:author="Andrés Salgado" w:id="69" w:date="2026-09-11T18:52:05Z">
                      <w:del w:author="Andrés Salgado" w:id="69" w:date="2026-09-11T18:52:05Z"/>
                      <w:sdt>
                        <w:sdtPr>
                          <w:id w:val="-1917501801"/>
                          <w:tag w:val="goog_rdk_241"/>
                        </w:sdtPr>
                        <w:sdtContent>
                          <w:del w:author="Andrés Salgado" w:id="71" w:date="2026-09-11T18:52:05Z">
                            <w:sdt>
                              <w:sdtPr>
                                <w:id w:val="201623421"/>
                                <w:tag w:val="goog_rdk_242"/>
                              </w:sdtPr>
                              <w:sdtContent>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escalando además las relaciones </w:delText>
                                </w:r>
                              </w:sdtContent>
                            </w:sdt>
                          </w:del>
                        </w:sdtContent>
                      </w:sdt>
                    </w:ins>
                  </w:sdtContent>
                </w:sdt>
                <w:sdt>
                  <w:sdtPr>
                    <w:id w:val="1532411473"/>
                    <w:tag w:val="goog_rdk_243"/>
                  </w:sdtPr>
                  <w:sdtContent>
                    <w:ins w:author="Mauricio Pruzzo Gárate" w:id="64" w:date="2026-09-08T17:54:37Z">
                      <w:sdt>
                        <w:sdtPr>
                          <w:id w:val="-387799552"/>
                          <w:tag w:val="goog_rdk_244"/>
                        </w:sdtPr>
                        <w:sdtContent>
                          <w:del w:author="Andrés Salgado" w:id="69" w:date="2026-09-11T18:52:05Z"/>
                        </w:sdtContent>
                      </w:sdt>
                    </w:ins>
                    <w:sdt>
                      <w:sdtPr>
                        <w:id w:val="-963416232"/>
                        <w:tag w:val="goog_rdk_245"/>
                      </w:sdtPr>
                      <w:sdtContent>
                        <w:ins w:author="Mauricio Pruzzo Gárate" w:id="64" w:date="2026-09-08T17:54:37Z">
                          <w:del w:author="Andrés Salgado" w:id="69" w:date="2026-09-11T18:52:05Z">
                            <w:r w:rsidDel="00000000" w:rsidR="00000000" w:rsidRPr="00000000">
                              <w:rPr>
                                <w:sz w:val="20"/>
                                <w:szCs w:val="20"/>
                                <w:rtl w:val="0"/>
                                <w:rPrChange w:author="Andrés Salgado" w:id="70" w:date="2026-09-11T18:52:05Z">
                                  <w:rPr>
                                    <w:color w:val="000000"/>
                                    <w:sz w:val="20"/>
                                    <w:szCs w:val="20"/>
                                    <w:shd w:fill="fff2cc" w:val="clear"/>
                                    <w:vertAlign w:val="baseline"/>
                                  </w:rPr>
                                </w:rPrChange>
                              </w:rPr>
                              <w:delText xml:space="preserve">.</w:delText>
                            </w:r>
                          </w:del>
                        </w:ins>
                      </w:sdtContent>
                    </w:sdt>
                    <w:ins w:author="Mauricio Pruzzo Gárate" w:id="64" w:date="2026-09-08T17:54:37Z">
                      <w:del w:author="Andrés Salgado" w:id="69" w:date="2026-09-11T18:52:05Z"/>
                    </w:ins>
                  </w:sdtContent>
                </w:sdt>
                <w:r w:rsidDel="00000000" w:rsidR="00000000" w:rsidRPr="00000000">
                  <w:rPr>
                    <w:rtl w:val="0"/>
                  </w:rPr>
                </w:r>
              </w:p>
            </w:sdtContent>
          </w:sdt>
        </w:tc>
      </w:tr>
      <w:tr>
        <w:trPr>
          <w:cantSplit w:val="1"/>
          <w:trHeight w:val="183"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5">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Experiencia y capacidades para la definición e implementación de estrategias de transferencia tecnológica y de escalamiento de desarrollos tecnológicos-productivos.</w:t>
            </w:r>
            <w:r w:rsidDel="00000000" w:rsidR="00000000" w:rsidRPr="00000000">
              <w:rPr>
                <w:rtl w:val="0"/>
              </w:rPr>
            </w:r>
          </w:p>
          <w:p w:rsidR="00000000" w:rsidDel="00000000" w:rsidP="00000000" w:rsidRDefault="00000000" w:rsidRPr="00000000" w14:paraId="00000246">
            <w:pPr>
              <w:spacing w:after="0" w:lineRule="auto"/>
              <w:ind w:left="0" w:firstLine="0"/>
              <w:jc w:val="both"/>
              <w:rPr>
                <w:sz w:val="20"/>
                <w:szCs w:val="20"/>
              </w:rPr>
            </w:pP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8">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del equipo de trabajo que el beneficiario pondrá a disposición del programa, señalando sus capacidades técnicas y experiencia relevante en el ámbito del programa (desarrollo, gestión, transferencia, difusión y escalamiento de tecnologías).</w:t>
            </w:r>
            <w:r w:rsidDel="00000000" w:rsidR="00000000" w:rsidRPr="00000000">
              <w:rPr>
                <w:rtl w:val="0"/>
              </w:rPr>
            </w:r>
          </w:p>
          <w:p w:rsidR="00000000" w:rsidDel="00000000" w:rsidP="00000000" w:rsidRDefault="00000000" w:rsidRPr="00000000" w14:paraId="00000249">
            <w:pPr>
              <w:spacing w:after="0" w:lineRule="auto"/>
              <w:ind w:left="0" w:firstLine="0"/>
              <w:jc w:val="both"/>
              <w:rPr>
                <w:sz w:val="20"/>
                <w:szCs w:val="20"/>
              </w:rPr>
            </w:pPr>
            <w:r w:rsidDel="00000000" w:rsidR="00000000" w:rsidRPr="00000000">
              <w:rPr>
                <w:rtl w:val="0"/>
              </w:rPr>
            </w:r>
          </w:p>
        </w:tc>
      </w:tr>
      <w:tr>
        <w:trPr>
          <w:cantSplit w:val="1"/>
          <w:trHeight w:val="392" w:hRule="atLeast"/>
          <w:tblHeader w:val="0"/>
        </w:trPr>
        <w:tc>
          <w:tcPr>
            <w:vMerge w:val="continue"/>
            <w:tcBorders>
              <w:left w:color="000000" w:space="0" w:sz="6" w:val="single"/>
              <w:right w:color="000000" w:space="0" w:sz="6" w:val="single"/>
            </w:tcBorders>
            <w:shd w:fill="c6d9f1"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24B">
            <w:pPr>
              <w:numPr>
                <w:ilvl w:val="0"/>
                <w:numId w:val="10"/>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Refiérase a la dedicación horaria de los integrantes del equipo de trabajo y especifique sus funciones y roles en el cumplimiento.</w:t>
            </w:r>
            <w:r w:rsidDel="00000000" w:rsidR="00000000" w:rsidRPr="00000000">
              <w:rPr>
                <w:rtl w:val="0"/>
              </w:rPr>
            </w:r>
          </w:p>
          <w:p w:rsidR="00000000" w:rsidDel="00000000" w:rsidP="00000000" w:rsidRDefault="00000000" w:rsidRPr="00000000" w14:paraId="0000024C">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xzxibuu30rvd" w:id="6"/>
      <w:bookmarkEnd w:id="6"/>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hanging="992"/>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Coejecutores.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coejecutor participante del programa):</w:t>
      </w:r>
      <w:r w:rsidDel="00000000" w:rsidR="00000000" w:rsidRPr="00000000">
        <w:rPr>
          <w:rtl w:val="0"/>
        </w:rPr>
      </w:r>
    </w:p>
    <w:tbl>
      <w:tblPr>
        <w:tblStyle w:val="Table11"/>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4F">
            <w:pPr>
              <w:tabs>
                <w:tab w:val="left" w:leader="none" w:pos="709"/>
                <w:tab w:val="left" w:leader="none" w:pos="851"/>
              </w:tabs>
              <w:spacing w:after="0" w:lineRule="auto"/>
              <w:ind w:left="-125" w:right="-105" w:firstLine="0"/>
              <w:jc w:val="center"/>
              <w:rPr>
                <w:b w:val="1"/>
                <w:bCs w:val="1"/>
                <w:sz w:val="20"/>
                <w:szCs w:val="20"/>
                <w:vertAlign w:val="baseline"/>
              </w:rPr>
            </w:pPr>
            <w:r w:rsidDel="00000000" w:rsidR="00000000" w:rsidRPr="00000000">
              <w:rPr>
                <w:b w:val="1"/>
                <w:bCs w:val="1"/>
                <w:sz w:val="20"/>
                <w:szCs w:val="20"/>
                <w:vertAlign w:val="baseline"/>
                <w:rtl w:val="0"/>
              </w:rPr>
              <w:t xml:space="preserve">COEJECUTOR</w:t>
            </w:r>
          </w:p>
          <w:p w:rsidR="00000000" w:rsidDel="00000000" w:rsidP="00000000" w:rsidRDefault="00000000" w:rsidRPr="00000000" w14:paraId="00000250">
            <w:pPr>
              <w:tabs>
                <w:tab w:val="left" w:leader="none" w:pos="709"/>
                <w:tab w:val="left" w:leader="none" w:pos="851"/>
              </w:tabs>
              <w:spacing w:after="0" w:lineRule="auto"/>
              <w:ind w:left="-125" w:right="-105" w:firstLine="0"/>
              <w:jc w:val="center"/>
              <w:rPr>
                <w:b w:val="1"/>
                <w:bCs w:val="1"/>
                <w:sz w:val="20"/>
                <w:szCs w:val="20"/>
                <w:shd w:fill="fff2cc" w:val="clear"/>
              </w:rPr>
            </w:pPr>
            <w:r w:rsidDel="00000000" w:rsidR="00000000" w:rsidRPr="00000000">
              <w:rPr>
                <w:b w:val="1"/>
                <w:bCs w:val="1"/>
                <w:sz w:val="20"/>
                <w:szCs w:val="20"/>
                <w:rtl w:val="0"/>
              </w:rPr>
              <w:t xml:space="preserve">In-Data</w:t>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numPr>
                <w:ilvl w:val="0"/>
                <w:numId w:val="12"/>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r w:rsidDel="00000000" w:rsidR="00000000" w:rsidRPr="00000000">
              <w:rPr>
                <w:rtl w:val="0"/>
              </w:rPr>
            </w:r>
          </w:p>
          <w:sdt>
            <w:sdtPr>
              <w:id w:val="-2023297482"/>
              <w:tag w:val="goog_rdk_250"/>
            </w:sdtPr>
            <w:sdtContent>
              <w:p w:rsidR="00000000" w:rsidDel="00000000" w:rsidP="00000000" w:rsidRDefault="00000000" w:rsidRPr="00000000" w14:paraId="00000252">
                <w:pPr>
                  <w:spacing w:after="0" w:lineRule="auto"/>
                  <w:ind w:left="0" w:firstLine="0"/>
                  <w:jc w:val="both"/>
                  <w:rPr>
                    <w:ins w:author="Mauricio Pruzzo Gárate" w:id="72" w:date="2026-09-08T20:13:47Z"/>
                    <w:sz w:val="20"/>
                    <w:szCs w:val="20"/>
                    <w:rPrChange w:author="Mauricio Pruzzo Gárate" w:id="73" w:date="2026-09-08T20:13:47Z">
                      <w:rPr>
                        <w:color w:val="000000"/>
                        <w:sz w:val="20"/>
                        <w:szCs w:val="20"/>
                        <w:shd w:fill="fff2cc" w:val="clear"/>
                        <w:vertAlign w:val="baseline"/>
                      </w:rPr>
                    </w:rPrChange>
                  </w:rPr>
                </w:pPr>
                <w:sdt>
                  <w:sdtPr>
                    <w:id w:val="1187321019"/>
                    <w:tag w:val="goog_rdk_248"/>
                  </w:sdtPr>
                  <w:sdtContent>
                    <w:ins w:author="Mauricio Pruzzo Gárate" w:id="72" w:date="2026-09-08T20:13:47Z"/>
                    <w:sdt>
                      <w:sdtPr>
                        <w:id w:val="-1572836081"/>
                        <w:tag w:val="goog_rdk_249"/>
                      </w:sdtPr>
                      <w:sdtContent>
                        <w:ins w:author="Mauricio Pruzzo Gárate" w:id="72" w:date="2026-09-08T20:13:47Z">
                          <w:r w:rsidDel="00000000" w:rsidR="00000000" w:rsidRPr="00000000">
                            <w:rPr>
                              <w:sz w:val="20"/>
                              <w:szCs w:val="20"/>
                              <w:rtl w:val="0"/>
                              <w:rPrChange w:author="Mauricio Pruzzo Gárate" w:id="73" w:date="2026-09-08T20:13:47Z">
                                <w:rPr>
                                  <w:color w:val="000000"/>
                                  <w:sz w:val="20"/>
                                  <w:szCs w:val="20"/>
                                  <w:shd w:fill="fff2cc" w:val="clear"/>
                                  <w:vertAlign w:val="baseline"/>
                                </w:rPr>
                              </w:rPrChange>
                            </w:rPr>
                            <w:t xml:space="preserve">In-Data es una empresa chilena especializada en recopilación, procesamiento y análisis de datos técnicos y de mercado. A través de su plataforma “Bau-data”, In-Data recolecta de forma automatizada la información de proyectos de edificación y de los permisos de edificación aprobados a nivel nacional, sistematizando variables como ubicación, tipología, superficie y actores involucrados en cada proyecto. </w:t>
                          </w:r>
                        </w:ins>
                      </w:sdtContent>
                    </w:sdt>
                    <w:ins w:author="Mauricio Pruzzo Gárate" w:id="72" w:date="2026-09-08T20:13:47Z"/>
                  </w:sdtContent>
                </w:sdt>
              </w:p>
            </w:sdtContent>
          </w:sdt>
          <w:sdt>
            <w:sdtPr>
              <w:id w:val="345957081"/>
              <w:tag w:val="goog_rdk_253"/>
            </w:sdtPr>
            <w:sdtContent>
              <w:p w:rsidR="00000000" w:rsidDel="00000000" w:rsidP="00000000" w:rsidRDefault="00000000" w:rsidRPr="00000000" w14:paraId="00000253">
                <w:pPr>
                  <w:spacing w:after="0" w:lineRule="auto"/>
                  <w:ind w:left="0" w:firstLine="0"/>
                  <w:jc w:val="both"/>
                  <w:rPr>
                    <w:ins w:author="Mauricio Pruzzo Gárate" w:id="72" w:date="2026-09-08T20:13:47Z"/>
                    <w:sz w:val="20"/>
                    <w:szCs w:val="20"/>
                    <w:rPrChange w:author="Mauricio Pruzzo Gárate" w:id="73" w:date="2026-09-08T20:13:47Z">
                      <w:rPr>
                        <w:color w:val="000000"/>
                        <w:sz w:val="20"/>
                        <w:szCs w:val="20"/>
                        <w:shd w:fill="fff2cc" w:val="clear"/>
                        <w:vertAlign w:val="baseline"/>
                      </w:rPr>
                    </w:rPrChange>
                  </w:rPr>
                </w:pPr>
                <w:sdt>
                  <w:sdtPr>
                    <w:id w:val="-1188774638"/>
                    <w:tag w:val="goog_rdk_251"/>
                  </w:sdtPr>
                  <w:sdtContent>
                    <w:ins w:author="Mauricio Pruzzo Gárate" w:id="72" w:date="2026-09-08T20:13:47Z"/>
                    <w:sdt>
                      <w:sdtPr>
                        <w:id w:val="-158275006"/>
                        <w:tag w:val="goog_rdk_252"/>
                      </w:sdtPr>
                      <w:sdtContent>
                        <w:ins w:author="Mauricio Pruzzo Gárate" w:id="72" w:date="2026-09-08T20:13:47Z">
                          <w:r w:rsidDel="00000000" w:rsidR="00000000" w:rsidRPr="00000000">
                            <w:rPr>
                              <w:rtl w:val="0"/>
                            </w:rPr>
                          </w:r>
                        </w:ins>
                      </w:sdtContent>
                    </w:sdt>
                    <w:ins w:author="Mauricio Pruzzo Gárate" w:id="72" w:date="2026-09-08T20:13:47Z"/>
                  </w:sdtContent>
                </w:sdt>
              </w:p>
            </w:sdtContent>
          </w:sdt>
          <w:p w:rsidR="00000000" w:rsidDel="00000000" w:rsidP="00000000" w:rsidRDefault="00000000" w:rsidRPr="00000000" w14:paraId="00000254">
            <w:pPr>
              <w:spacing w:after="0" w:lineRule="auto"/>
              <w:ind w:left="0" w:firstLine="0"/>
              <w:jc w:val="both"/>
              <w:rPr>
                <w:sz w:val="20"/>
                <w:szCs w:val="20"/>
              </w:rPr>
            </w:pPr>
            <w:sdt>
              <w:sdtPr>
                <w:id w:val="239294104"/>
                <w:tag w:val="goog_rdk_254"/>
              </w:sdtPr>
              <w:sdtContent>
                <w:ins w:author="Mauricio Pruzzo Gárate" w:id="72" w:date="2026-09-08T20:13:47Z"/>
                <w:sdt>
                  <w:sdtPr>
                    <w:id w:val="1446847592"/>
                    <w:tag w:val="goog_rdk_255"/>
                  </w:sdtPr>
                  <w:sdtContent>
                    <w:ins w:author="Mauricio Pruzzo Gárate" w:id="72" w:date="2026-09-08T20:13:47Z">
                      <w:r w:rsidDel="00000000" w:rsidR="00000000" w:rsidRPr="00000000">
                        <w:rPr>
                          <w:sz w:val="20"/>
                          <w:szCs w:val="20"/>
                          <w:rtl w:val="0"/>
                          <w:rPrChange w:author="Mauricio Pruzzo Gárate" w:id="73" w:date="2026-09-08T20:13:47Z">
                            <w:rPr>
                              <w:color w:val="000000"/>
                              <w:sz w:val="20"/>
                              <w:szCs w:val="20"/>
                              <w:shd w:fill="fff2cc" w:val="clear"/>
                              <w:vertAlign w:val="baseline"/>
                            </w:rPr>
                          </w:rPrChange>
                        </w:rPr>
                        <w:t xml:space="preserve">Esta infraestructura de datos constituye un insumo directo para el desarrollo de capacidades de inteligencia artificial aplicadas a la identificación y evaluación de terrenos, complementando las capacidades de gestión de proyectos de vivienda social del beneficiario. Su participación como coejecutor se justifica por su experiencia técnica en captura y estructuración de datos inmobiliarios y normativos a escala naciona, infraestructura que puede ponerse a disposición del proyecto.</w:t>
                      </w:r>
                    </w:ins>
                  </w:sdtContent>
                </w:sdt>
                <w:ins w:author="Mauricio Pruzzo Gárate" w:id="72" w:date="2026-09-08T20:13:47Z"/>
              </w:sdtContent>
            </w:sdt>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numPr>
                <w:ilvl w:val="0"/>
                <w:numId w:val="12"/>
              </w:numPr>
              <w:spacing w:after="0" w:lineRule="auto"/>
              <w:ind w:left="357"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r w:rsidDel="00000000" w:rsidR="00000000" w:rsidRPr="00000000">
              <w:rPr>
                <w:rtl w:val="0"/>
              </w:rPr>
            </w:r>
          </w:p>
          <w:p w:rsidR="00000000" w:rsidDel="00000000" w:rsidP="00000000" w:rsidRDefault="00000000" w:rsidRPr="00000000" w14:paraId="00000257">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numPr>
                <w:ilvl w:val="0"/>
                <w:numId w:val="12"/>
              </w:numPr>
              <w:spacing w:after="0" w:lineRule="auto"/>
              <w:ind w:left="320" w:hanging="357"/>
              <w:jc w:val="both"/>
              <w:rPr>
                <w:color w:val="000000"/>
                <w:sz w:val="20"/>
                <w:szCs w:val="20"/>
                <w:shd w:fill="fff2cc" w:val="clear"/>
              </w:rPr>
            </w:pPr>
            <w:r w:rsidDel="00000000" w:rsidR="00000000" w:rsidRPr="00000000">
              <w:rPr>
                <w:color w:val="000000"/>
                <w:sz w:val="20"/>
                <w:szCs w:val="20"/>
                <w:shd w:fill="fff2cc" w:val="clear"/>
                <w:vertAlign w:val="baseline"/>
                <w:rtl w:val="0"/>
              </w:rPr>
              <w:t xml:space="preserve">Refiérase a la dedicación horaria de los integrantes del equipo de trabajo y especifique sus funciones y roles en el cumplimiento </w:t>
            </w:r>
            <w:r w:rsidDel="00000000" w:rsidR="00000000" w:rsidRPr="00000000">
              <w:rPr>
                <w:sz w:val="20"/>
                <w:szCs w:val="20"/>
                <w:shd w:fill="fff2cc" w:val="clear"/>
                <w:vertAlign w:val="baseline"/>
                <w:rtl w:val="0"/>
              </w:rPr>
              <w:t xml:space="preserve">de los objetivos.</w:t>
            </w:r>
            <w:r w:rsidDel="00000000" w:rsidR="00000000" w:rsidRPr="00000000">
              <w:rPr>
                <w:rtl w:val="0"/>
              </w:rPr>
            </w:r>
          </w:p>
          <w:p w:rsidR="00000000" w:rsidDel="00000000" w:rsidP="00000000" w:rsidRDefault="00000000" w:rsidRPr="00000000" w14:paraId="0000025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widowControl w:val="0"/>
        <w:spacing w:after="0" w:lineRule="auto"/>
        <w:ind w:left="708" w:hanging="992"/>
        <w:jc w:val="both"/>
        <w:rPr>
          <w:sz w:val="20"/>
          <w:szCs w:val="20"/>
        </w:rPr>
      </w:pPr>
      <w:r w:rsidDel="00000000" w:rsidR="00000000" w:rsidRPr="00000000">
        <w:rPr>
          <w:rtl w:val="0"/>
        </w:rPr>
      </w:r>
    </w:p>
    <w:tbl>
      <w:tblPr>
        <w:tblStyle w:val="Table12"/>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5D">
            <w:pPr>
              <w:tabs>
                <w:tab w:val="left" w:leader="none" w:pos="709"/>
                <w:tab w:val="left" w:leader="none" w:pos="851"/>
              </w:tabs>
              <w:spacing w:after="0" w:lineRule="auto"/>
              <w:ind w:left="-125" w:right="-105" w:firstLine="0"/>
              <w:jc w:val="center"/>
              <w:rPr>
                <w:b w:val="1"/>
                <w:bCs w:val="1"/>
                <w:sz w:val="20"/>
                <w:szCs w:val="20"/>
              </w:rPr>
            </w:pPr>
            <w:r w:rsidDel="00000000" w:rsidR="00000000" w:rsidRPr="00000000">
              <w:rPr>
                <w:b w:val="1"/>
                <w:bCs w:val="1"/>
                <w:sz w:val="20"/>
                <w:szCs w:val="20"/>
                <w:rtl w:val="0"/>
              </w:rPr>
              <w:t xml:space="preserve">COEJECUTOR</w:t>
            </w:r>
          </w:p>
          <w:p w:rsidR="00000000" w:rsidDel="00000000" w:rsidP="00000000" w:rsidRDefault="00000000" w:rsidRPr="00000000" w14:paraId="0000025E">
            <w:pPr>
              <w:tabs>
                <w:tab w:val="left" w:leader="none" w:pos="709"/>
                <w:tab w:val="left" w:leader="none" w:pos="851"/>
              </w:tabs>
              <w:spacing w:after="0" w:lineRule="auto"/>
              <w:ind w:left="-125" w:right="-105" w:firstLine="0"/>
              <w:jc w:val="center"/>
              <w:rPr>
                <w:b w:val="1"/>
                <w:bCs w:val="1"/>
                <w:sz w:val="20"/>
                <w:szCs w:val="20"/>
                <w:shd w:fill="fff2cc" w:val="clear"/>
              </w:rPr>
            </w:pPr>
            <w:sdt>
              <w:sdtPr>
                <w:id w:val="-1968918814"/>
                <w:tag w:val="goog_rdk_256"/>
              </w:sdtPr>
              <w:sdtContent>
                <w:commentRangeStart w:id="18"/>
              </w:sdtContent>
            </w:sdt>
            <w:r w:rsidDel="00000000" w:rsidR="00000000" w:rsidRPr="00000000">
              <w:rPr>
                <w:b w:val="1"/>
                <w:bCs w:val="1"/>
                <w:sz w:val="20"/>
                <w:szCs w:val="20"/>
                <w:rtl w:val="0"/>
              </w:rPr>
              <w:t xml:space="preserve">Urbanamente</w:t>
            </w:r>
            <w:commentRangeEnd w:id="18"/>
            <w:r w:rsidDel="00000000" w:rsidR="00000000" w:rsidRPr="00000000">
              <w:commentReference w:id="18"/>
            </w:r>
            <w:r w:rsidDel="00000000" w:rsidR="00000000" w:rsidRPr="00000000">
              <w:rPr>
                <w:b w:val="1"/>
                <w:bCs w:val="1"/>
                <w:sz w:val="20"/>
                <w:szCs w:val="20"/>
                <w:rtl w:val="0"/>
              </w:rPr>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60">
            <w:pPr>
              <w:spacing w:after="0" w:lineRule="auto"/>
              <w:jc w:val="both"/>
              <w:rPr>
                <w:sz w:val="20"/>
                <w:szCs w:val="20"/>
              </w:rPr>
            </w:pPr>
            <w:sdt>
              <w:sdtPr>
                <w:id w:val="1988357514"/>
                <w:tag w:val="goog_rdk_258"/>
              </w:sdtPr>
              <w:sdtContent>
                <w:ins w:author="Mauricio Pruzzo Gárate" w:id="74" w:date="2026-09-08T20:20:29Z"/>
                <w:sdt>
                  <w:sdtPr>
                    <w:id w:val="-662960707"/>
                    <w:tag w:val="goog_rdk_259"/>
                  </w:sdtPr>
                  <w:sdtContent>
                    <w:ins w:author="Mauricio Pruzzo Gárate" w:id="74" w:date="2026-09-08T20:20:29Z">
                      <w:r w:rsidDel="00000000" w:rsidR="00000000" w:rsidRPr="00000000">
                        <w:rPr>
                          <w:sz w:val="20"/>
                          <w:szCs w:val="20"/>
                          <w:rtl w:val="0"/>
                          <w:rPrChange w:author="Mauricio Pruzzo Gárate" w:id="75" w:date="2026-09-08T20:20:29Z">
                            <w:rPr>
                              <w:sz w:val="20"/>
                              <w:szCs w:val="20"/>
                              <w:shd w:fill="fff2cc" w:val="clear"/>
                            </w:rPr>
                          </w:rPrChange>
                        </w:rPr>
                        <w:t xml:space="preserve">Urbanamente es una startup chilena de inteligencia territorial, seleccionada por Start-Up Chile (programa CORFO) que desarrolla FRANK, un agente/plataforma Saas (Software as a Service) de inteligencia artificial orientada al pre-desarrollo inmobiliario. La plataforma centraliza y procesa datos urbanos, normativos y económicos dispersos para generar de forma automatizada estudios de factibilidad técnica, cálculos de capacidad volumétrica y escenarios de desarrollo inmobiliario. Sus capacidades técnicas en aplicación de IA sobre normativa urbana y territorial se complementan con la plataforma piloto y la experiencia técnica del beneficiario, aportando metodologías de análisis de factibilidad y volumetría que pueden potenciar la evaluación de terrenos para distintas tipologías de proyectos que respondan a múltiples interesados/clientes. Su infraestructura tecnológica, en particular el motor de análisis territorial FRANK queda a disposición del proyecto como base para el desarrollo de nuevas funcionalidades de IA.</w:t>
                      </w:r>
                    </w:ins>
                  </w:sdtContent>
                </w:sdt>
                <w:ins w:author="Mauricio Pruzzo Gárate" w:id="74" w:date="2026-09-08T20:20:29Z"/>
              </w:sdtContent>
            </w:sdt>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63">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numPr>
                <w:ilvl w:val="0"/>
                <w:numId w:val="12"/>
              </w:numPr>
              <w:spacing w:after="0" w:lineRule="auto"/>
              <w:ind w:left="320" w:hanging="357"/>
              <w:jc w:val="both"/>
              <w:rPr>
                <w:sz w:val="20"/>
                <w:szCs w:val="20"/>
                <w:shd w:fill="fff2cc" w:val="clear"/>
              </w:rPr>
            </w:pPr>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26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67">
      <w:pPr>
        <w:widowControl w:val="0"/>
        <w:spacing w:after="0" w:lineRule="auto"/>
        <w:ind w:left="708" w:hanging="992"/>
        <w:jc w:val="both"/>
        <w:rPr>
          <w:sz w:val="20"/>
          <w:szCs w:val="20"/>
        </w:rPr>
      </w:pPr>
      <w:r w:rsidDel="00000000" w:rsidR="00000000" w:rsidRPr="00000000">
        <w:rPr>
          <w:rtl w:val="0"/>
        </w:rPr>
      </w:r>
    </w:p>
    <w:sdt>
      <w:sdtPr>
        <w:lock w:val="contentLocked"/>
        <w:id w:val="1491466800"/>
        <w:tag w:val="goog_rdk_260"/>
      </w:sdtPr>
      <w:sdtContent>
        <w:tbl>
          <w:tblPr>
            <w:tblStyle w:val="Table13"/>
            <w:tblW w:w="9915.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98"/>
            <w:gridCol w:w="7917"/>
            <w:tblGridChange w:id="0">
              <w:tblGrid>
                <w:gridCol w:w="1998"/>
                <w:gridCol w:w="7917"/>
              </w:tblGrid>
            </w:tblGridChange>
          </w:tblGrid>
          <w:tr>
            <w:trPr>
              <w:cantSplit w:val="1"/>
              <w:trHeight w:val="350"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8">
                <w:pPr>
                  <w:tabs>
                    <w:tab w:val="left" w:leader="none" w:pos="709"/>
                    <w:tab w:val="left" w:leader="none" w:pos="851"/>
                  </w:tabs>
                  <w:spacing w:after="0" w:lineRule="auto"/>
                  <w:ind w:left="-125" w:right="-105" w:firstLine="0"/>
                  <w:jc w:val="center"/>
                  <w:rPr>
                    <w:b w:val="1"/>
                    <w:bCs w:val="1"/>
                    <w:sz w:val="20"/>
                    <w:szCs w:val="20"/>
                  </w:rPr>
                </w:pPr>
                <w:r w:rsidDel="00000000" w:rsidR="00000000" w:rsidRPr="00000000">
                  <w:rPr>
                    <w:b w:val="1"/>
                    <w:bCs w:val="1"/>
                    <w:sz w:val="20"/>
                    <w:szCs w:val="20"/>
                    <w:rtl w:val="0"/>
                  </w:rPr>
                  <w:t xml:space="preserve">COEJECUTOR</w:t>
                </w:r>
              </w:p>
              <w:p w:rsidR="00000000" w:rsidDel="00000000" w:rsidP="00000000" w:rsidRDefault="00000000" w:rsidRPr="00000000" w14:paraId="00000269">
                <w:pPr>
                  <w:tabs>
                    <w:tab w:val="left" w:leader="none" w:pos="709"/>
                    <w:tab w:val="left" w:leader="none" w:pos="851"/>
                  </w:tabs>
                  <w:spacing w:after="0" w:lineRule="auto"/>
                  <w:ind w:left="-125" w:right="-105" w:firstLine="0"/>
                  <w:jc w:val="center"/>
                  <w:rPr>
                    <w:b w:val="1"/>
                    <w:bCs w:val="1"/>
                    <w:sz w:val="20"/>
                    <w:szCs w:val="20"/>
                    <w:shd w:fill="fff2cc" w:val="clear"/>
                  </w:rPr>
                </w:pPr>
                <w:r w:rsidDel="00000000" w:rsidR="00000000" w:rsidRPr="00000000">
                  <w:rPr>
                    <w:b w:val="1"/>
                    <w:bCs w:val="1"/>
                    <w:sz w:val="20"/>
                    <w:szCs w:val="20"/>
                    <w:rtl w:val="0"/>
                  </w:rPr>
                  <w:t xml:space="preserve">Centro de </w:t>
                  <w:br w:type="textWrapping"/>
                  <w:t xml:space="preserve">Innovación UC</w:t>
                  <w:br w:type="textWrapping"/>
                </w:r>
                <w:r w:rsidDel="00000000" w:rsidR="00000000" w:rsidRPr="00000000">
                  <w:rPr>
                    <w:b w:val="1"/>
                    <w:bCs w:val="1"/>
                    <w:sz w:val="20"/>
                    <w:szCs w:val="20"/>
                    <w:shd w:fill="fff2cc" w:val="clear"/>
                    <w:rtl w:val="0"/>
                  </w:rPr>
                  <w:t xml:space="preserve">RUT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Descripción de sus capacidades técnicas y experiencia en las materias específicas a ejecutar, de forma colaborativa y participativa con el beneficiario (y otros coejecutores, si corresponde) y que quedan a disposición del programa, dando cuenta de la necesidad de su participación en el proyecto y cómo se complementa con las capacidades del beneficiario y de los demás coejecutores. Descripción de la infraestructura que se pondrá a disposición del proyecto, de corresponder.</w:t>
                </w:r>
              </w:p>
              <w:p w:rsidR="00000000" w:rsidDel="00000000" w:rsidP="00000000" w:rsidRDefault="00000000" w:rsidRPr="00000000" w14:paraId="0000026B">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numPr>
                    <w:ilvl w:val="0"/>
                    <w:numId w:val="12"/>
                  </w:numPr>
                  <w:spacing w:after="0" w:lineRule="auto"/>
                  <w:ind w:left="357" w:hanging="360"/>
                  <w:jc w:val="both"/>
                  <w:rPr>
                    <w:sz w:val="20"/>
                    <w:szCs w:val="20"/>
                    <w:shd w:fill="fff2cc" w:val="clear"/>
                  </w:rPr>
                </w:pPr>
                <w:r w:rsidDel="00000000" w:rsidR="00000000" w:rsidRPr="00000000">
                  <w:rPr>
                    <w:sz w:val="20"/>
                    <w:szCs w:val="20"/>
                    <w:shd w:fill="fff2cc" w:val="clear"/>
                    <w:rtl w:val="0"/>
                  </w:rPr>
                  <w:t xml:space="preserve">Identificación del equipo de trabajo del coejecutor, señalando sus capacidades técnicas y experiencia relevante en el ámbito del programa (desarrollo, gestión, transferencia, difusión y escalamiento de las tecnologías obtenidas como resultado del programa).</w:t>
                </w:r>
              </w:p>
              <w:p w:rsidR="00000000" w:rsidDel="00000000" w:rsidP="00000000" w:rsidRDefault="00000000" w:rsidRPr="00000000" w14:paraId="0000026E">
                <w:pPr>
                  <w:spacing w:after="0" w:lineRule="auto"/>
                  <w:jc w:val="both"/>
                  <w:rPr>
                    <w:sz w:val="20"/>
                    <w:szCs w:val="20"/>
                  </w:rPr>
                </w:pPr>
                <w:r w:rsidDel="00000000" w:rsidR="00000000" w:rsidRPr="00000000">
                  <w:rPr>
                    <w:rtl w:val="0"/>
                  </w:rPr>
                </w:r>
              </w:p>
            </w:tc>
          </w:tr>
          <w:tr>
            <w:trPr>
              <w:cantSplit w:val="1"/>
              <w:trHeight w:val="504"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numPr>
                    <w:ilvl w:val="0"/>
                    <w:numId w:val="12"/>
                  </w:numPr>
                  <w:spacing w:after="0" w:lineRule="auto"/>
                  <w:ind w:left="320" w:hanging="357"/>
                  <w:jc w:val="both"/>
                  <w:rPr>
                    <w:sz w:val="20"/>
                    <w:szCs w:val="20"/>
                    <w:shd w:fill="fff2cc" w:val="clear"/>
                  </w:rPr>
                </w:pPr>
                <w:r w:rsidDel="00000000" w:rsidR="00000000" w:rsidRPr="00000000">
                  <w:rPr>
                    <w:sz w:val="20"/>
                    <w:szCs w:val="20"/>
                    <w:shd w:fill="fff2cc" w:val="clear"/>
                    <w:rtl w:val="0"/>
                  </w:rPr>
                  <w:t xml:space="preserve">Refiérase a la dedicación horaria de los integrantes del equipo de trabajo y especifique sus funciones y roles en el cumplimiento de los objetivos.</w:t>
                </w:r>
              </w:p>
              <w:p w:rsidR="00000000" w:rsidDel="00000000" w:rsidP="00000000" w:rsidRDefault="00000000" w:rsidRPr="00000000" w14:paraId="00000271">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72">
      <w:pPr>
        <w:widowControl w:val="0"/>
        <w:spacing w:after="0" w:lineRule="auto"/>
        <w:ind w:left="-284" w:firstLine="0"/>
        <w:jc w:val="both"/>
        <w:rPr/>
      </w:pPr>
      <w:sdt>
        <w:sdtPr>
          <w:id w:val="2131384854"/>
          <w:tag w:val="goog_rdk_261"/>
        </w:sdtPr>
        <w:sdtContent>
          <w:commentRangeStart w:id="19"/>
        </w:sdtContent>
      </w:sdt>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commentRangeEnd w:id="19"/>
      <w:r w:rsidDel="00000000" w:rsidR="00000000" w:rsidRPr="00000000">
        <w:commentReference w:id="19"/>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Asociados.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asociado participante):</w:t>
      </w:r>
      <w:r w:rsidDel="00000000" w:rsidR="00000000" w:rsidRPr="00000000">
        <w:rPr>
          <w:rtl w:val="0"/>
        </w:rPr>
      </w:r>
    </w:p>
    <w:p w:rsidR="00000000" w:rsidDel="00000000" w:rsidP="00000000" w:rsidRDefault="00000000" w:rsidRPr="00000000" w14:paraId="00000274">
      <w:pPr>
        <w:tabs>
          <w:tab w:val="left" w:leader="none" w:pos="709"/>
          <w:tab w:val="left" w:leader="none" w:pos="851"/>
        </w:tabs>
        <w:spacing w:after="0" w:lineRule="auto"/>
        <w:ind w:right="-284"/>
        <w:rPr>
          <w:color w:val="003399"/>
          <w:sz w:val="4"/>
          <w:szCs w:val="4"/>
          <w:vertAlign w:val="baseline"/>
        </w:rPr>
      </w:pPr>
      <w:r w:rsidDel="00000000" w:rsidR="00000000" w:rsidRPr="00000000">
        <w:rPr>
          <w:rtl w:val="0"/>
        </w:rPr>
      </w:r>
    </w:p>
    <w:tbl>
      <w:tblPr>
        <w:tblStyle w:val="Table14"/>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5">
            <w:pPr>
              <w:tabs>
                <w:tab w:val="left" w:leader="none" w:pos="709"/>
                <w:tab w:val="left" w:leader="none" w:pos="851"/>
              </w:tabs>
              <w:spacing w:after="0" w:lineRule="auto"/>
              <w:ind w:left="-125" w:right="-105" w:firstLine="0"/>
              <w:jc w:val="center"/>
              <w:rPr>
                <w:b w:val="0"/>
                <w:bCs w:val="0"/>
                <w:sz w:val="20"/>
                <w:szCs w:val="20"/>
                <w:shd w:fill="fff2cc" w:val="clear"/>
                <w:vertAlign w:val="baseline"/>
              </w:rPr>
            </w:pPr>
            <w:r w:rsidDel="00000000" w:rsidR="00000000" w:rsidRPr="00000000">
              <w:rPr>
                <w:b w:val="1"/>
                <w:bCs w:val="1"/>
                <w:sz w:val="20"/>
                <w:szCs w:val="20"/>
                <w:vertAlign w:val="baseline"/>
                <w:rtl w:val="0"/>
              </w:rPr>
              <w:t xml:space="preserve"> </w:t>
            </w:r>
            <w:r w:rsidDel="00000000" w:rsidR="00000000" w:rsidRPr="00000000">
              <w:rPr>
                <w:b w:val="1"/>
                <w:bCs w:val="1"/>
                <w:sz w:val="20"/>
                <w:szCs w:val="20"/>
                <w:rtl w:val="0"/>
              </w:rPr>
              <w:t xml:space="preserve">TOC-TOC</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Identificación y descripción del asociado, fundamentando las razones del interés y pertinencia de su participación en el programa.</w:t>
            </w:r>
            <w:r w:rsidDel="00000000" w:rsidR="00000000" w:rsidRPr="00000000">
              <w:rPr>
                <w:rtl w:val="0"/>
              </w:rPr>
            </w:r>
          </w:p>
          <w:sdt>
            <w:sdtPr>
              <w:id w:val="-1475708638"/>
              <w:tag w:val="goog_rdk_265"/>
            </w:sdtPr>
            <w:sdtContent>
              <w:p w:rsidR="00000000" w:rsidDel="00000000" w:rsidP="00000000" w:rsidRDefault="00000000" w:rsidRPr="00000000" w14:paraId="00000277">
                <w:pPr>
                  <w:spacing w:after="0" w:lineRule="auto"/>
                  <w:jc w:val="both"/>
                  <w:rPr>
                    <w:rPrChange w:author="Mauricio Pruzzo Gárate" w:id="77" w:date="2026-09-08T20:58:08Z">
                      <w:rPr>
                        <w:sz w:val="20"/>
                        <w:szCs w:val="20"/>
                      </w:rPr>
                    </w:rPrChange>
                  </w:rPr>
                  <w:pPrChange w:author="Mauricio Pruzzo Gárate" w:id="0" w:date="2026-09-08T20:58:08Z">
                    <w:pPr>
                      <w:spacing w:after="0" w:lineRule="auto"/>
                      <w:ind w:left="0" w:firstLine="0"/>
                      <w:jc w:val="both"/>
                    </w:pPr>
                  </w:pPrChange>
                </w:pPr>
                <w:sdt>
                  <w:sdtPr>
                    <w:id w:val="-1427105702"/>
                    <w:tag w:val="goog_rdk_263"/>
                  </w:sdtPr>
                  <w:sdtContent>
                    <w:ins w:author="Mauricio Pruzzo Gárate" w:id="76" w:date="2026-09-08T20:58:08Z"/>
                    <w:sdt>
                      <w:sdtPr>
                        <w:id w:val="951154186"/>
                        <w:tag w:val="goog_rdk_264"/>
                      </w:sdtPr>
                      <w:sdtContent>
                        <w:ins w:author="Mauricio Pruzzo Gárate" w:id="76" w:date="2026-09-08T20:58:08Z">
                          <w:r w:rsidDel="00000000" w:rsidR="00000000" w:rsidRPr="00000000">
                            <w:rPr>
                              <w:sz w:val="20"/>
                              <w:szCs w:val="20"/>
                              <w:rtl w:val="0"/>
                              <w:rPrChange w:author="Mauricio Pruzzo Gárate" w:id="77" w:date="2026-09-08T20:58:08Z">
                                <w:rPr>
                                  <w:color w:val="000000"/>
                                  <w:sz w:val="20"/>
                                  <w:szCs w:val="20"/>
                                  <w:vertAlign w:val="baseline"/>
                                </w:rPr>
                              </w:rPrChange>
                            </w:rPr>
                            <w:t xml:space="preserve">TOC-TOC es un portal inmobiliario líder de Chile, respaldado por la CChC (Cámara Chilena de la Construcción), que entrega información de mercado para la evaluación de terrenos, el desarrollo de proyectos y la gestión de activos inmobiliarios. </w:t>
                          </w:r>
                        </w:ins>
                      </w:sdtContent>
                    </w:sdt>
                    <w:ins w:author="Mauricio Pruzzo Gárate" w:id="76" w:date="2026-09-08T20:58:08Z"/>
                  </w:sdtContent>
                </w:sdt>
                <w:r w:rsidDel="00000000" w:rsidR="00000000" w:rsidRPr="00000000">
                  <w:rPr>
                    <w:rtl w:val="0"/>
                  </w:rPr>
                </w:r>
              </w:p>
            </w:sdtContent>
          </w:sdt>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79">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Detallar su contribución al desarrollo del programa.</w:t>
            </w:r>
            <w:r w:rsidDel="00000000" w:rsidR="00000000" w:rsidRPr="00000000">
              <w:rPr>
                <w:rtl w:val="0"/>
              </w:rPr>
            </w:r>
          </w:p>
          <w:p w:rsidR="00000000" w:rsidDel="00000000" w:rsidP="00000000" w:rsidRDefault="00000000" w:rsidRPr="00000000" w14:paraId="0000027A">
            <w:pPr>
              <w:spacing w:after="0" w:lineRule="auto"/>
              <w:ind w:left="0" w:firstLine="0"/>
              <w:jc w:val="both"/>
              <w:rPr>
                <w:sz w:val="20"/>
                <w:szCs w:val="20"/>
              </w:rPr>
            </w:pPr>
            <w:sdt>
              <w:sdtPr>
                <w:id w:val="-1739568944"/>
                <w:tag w:val="goog_rdk_267"/>
              </w:sdtPr>
              <w:sdtContent>
                <w:ins w:author="Mauricio Pruzzo Gárate" w:id="78" w:date="2026-09-08T20:58:30Z"/>
                <w:sdt>
                  <w:sdtPr>
                    <w:id w:val="-825909613"/>
                    <w:tag w:val="goog_rdk_268"/>
                  </w:sdtPr>
                  <w:sdtContent>
                    <w:ins w:author="Mauricio Pruzzo Gárate" w:id="78" w:date="2026-09-08T20:58:30Z">
                      <w:r w:rsidDel="00000000" w:rsidR="00000000" w:rsidRPr="00000000">
                        <w:rPr>
                          <w:sz w:val="20"/>
                          <w:szCs w:val="20"/>
                          <w:rtl w:val="0"/>
                          <w:rPrChange w:author="Mauricio Pruzzo Gárate" w:id="79" w:date="2026-09-08T20:58:30Z">
                            <w:rPr>
                              <w:color w:val="000000"/>
                              <w:sz w:val="20"/>
                              <w:szCs w:val="20"/>
                              <w:vertAlign w:val="baseline"/>
                            </w:rPr>
                          </w:rPrChange>
                        </w:rPr>
                        <w:t xml:space="preserve">Su participación como asociado resulta pertinente por su acceso a datos de oferta, demanda y valorización de suelo a escala nacional, insumos claves para nutrir y validar los modelos de inteligencia artificial planteados por el beneficiario y los coejecutores.</w:t>
                      </w:r>
                    </w:ins>
                  </w:sdtContent>
                </w:sdt>
                <w:ins w:author="Mauricio Pruzzo Gárate" w:id="78" w:date="2026-09-08T20:58:30Z"/>
              </w:sdtContent>
            </w:sdt>
            <w:r w:rsidDel="00000000" w:rsidR="00000000" w:rsidRPr="00000000">
              <w:rPr>
                <w:rtl w:val="0"/>
              </w:rPr>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b w:val="1"/>
          <w:bCs w:val="1"/>
        </w:rPr>
      </w:pPr>
      <w:r w:rsidDel="00000000" w:rsidR="00000000" w:rsidRPr="00000000">
        <w:rPr>
          <w:rtl w:val="0"/>
        </w:rPr>
      </w:r>
    </w:p>
    <w:p w:rsidR="00000000" w:rsidDel="00000000" w:rsidP="00000000" w:rsidRDefault="00000000" w:rsidRPr="00000000" w14:paraId="0000027C">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5"/>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7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Portal Inmobiliario</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sdt>
            <w:sdtPr>
              <w:id w:val="-780765163"/>
              <w:tag w:val="goog_rdk_271"/>
            </w:sdtPr>
            <w:sdtContent>
              <w:p w:rsidR="00000000" w:rsidDel="00000000" w:rsidP="00000000" w:rsidRDefault="00000000" w:rsidRPr="00000000" w14:paraId="0000027F">
                <w:pPr>
                  <w:spacing w:after="0" w:lineRule="auto"/>
                  <w:jc w:val="both"/>
                  <w:rPr>
                    <w:rPrChange w:author="Mauricio Pruzzo Gárate" w:id="81" w:date="2026-09-08T21:08:38Z">
                      <w:rPr>
                        <w:sz w:val="20"/>
                        <w:szCs w:val="20"/>
                      </w:rPr>
                    </w:rPrChange>
                  </w:rPr>
                  <w:pPrChange w:author="Mauricio Pruzzo Gárate" w:id="0" w:date="2026-09-08T21:08:38Z">
                    <w:pPr>
                      <w:spacing w:after="0" w:lineRule="auto"/>
                      <w:ind w:left="0" w:firstLine="0"/>
                      <w:jc w:val="both"/>
                    </w:pPr>
                  </w:pPrChange>
                </w:pPr>
                <w:sdt>
                  <w:sdtPr>
                    <w:id w:val="-457934250"/>
                    <w:tag w:val="goog_rdk_270"/>
                  </w:sdtPr>
                  <w:sdtContent>
                    <w:ins w:author="Mauricio Pruzzo Gárate" w:id="80" w:date="2026-09-08T21:08:38Z">
                      <w:r w:rsidDel="00000000" w:rsidR="00000000" w:rsidRPr="00000000">
                        <w:rPr>
                          <w:sz w:val="20"/>
                          <w:szCs w:val="20"/>
                          <w:rtl w:val="0"/>
                        </w:rPr>
                        <w:t xml:space="preserve">Portal Inmobiliario es la plataforma de avisos inmobiliarios más utilizada de Chile, resultado de la integración de </w:t>
                      </w:r>
                      <w:r w:rsidDel="00000000" w:rsidR="00000000" w:rsidRPr="00000000">
                        <w:fldChar w:fldCharType="begin"/>
                      </w:r>
                      <w:r w:rsidDel="00000000" w:rsidR="00000000" w:rsidRPr="00000000">
                        <w:instrText xml:space="preserve">HYPERLINK "http://portalinmobiliario.com"</w:instrText>
                      </w:r>
                      <w:r w:rsidDel="00000000" w:rsidR="00000000" w:rsidRPr="00000000">
                        <w:fldChar w:fldCharType="separate"/>
                      </w:r>
                      <w:r w:rsidDel="00000000" w:rsidR="00000000" w:rsidRPr="00000000">
                        <w:rPr>
                          <w:color w:val="1155cc"/>
                          <w:sz w:val="20"/>
                          <w:szCs w:val="20"/>
                          <w:u w:val="single"/>
                          <w:rtl w:val="0"/>
                        </w:rPr>
                        <w:t xml:space="preserve">Portalinmobiliario.com</w:t>
                      </w:r>
                      <w:r w:rsidDel="00000000" w:rsidR="00000000" w:rsidRPr="00000000">
                        <w:fldChar w:fldCharType="end"/>
                      </w:r>
                      <w:r w:rsidDel="00000000" w:rsidR="00000000" w:rsidRPr="00000000">
                        <w:rPr>
                          <w:sz w:val="20"/>
                          <w:szCs w:val="20"/>
                          <w:rtl w:val="0"/>
                        </w:rPr>
                        <w:t xml:space="preserve"> con la infraestructura tecnológica de Mercado Libre.</w:t>
                      </w:r>
                    </w:ins>
                  </w:sdtContent>
                </w:sdt>
                <w:r w:rsidDel="00000000" w:rsidR="00000000" w:rsidRPr="00000000">
                  <w:rPr>
                    <w:rtl w:val="0"/>
                  </w:rPr>
                </w:r>
              </w:p>
            </w:sdtContent>
          </w:sdt>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8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82">
            <w:pPr>
              <w:spacing w:after="0" w:lineRule="auto"/>
              <w:jc w:val="both"/>
              <w:rPr>
                <w:sz w:val="20"/>
                <w:szCs w:val="20"/>
              </w:rPr>
            </w:pPr>
            <w:sdt>
              <w:sdtPr>
                <w:id w:val="687790624"/>
                <w:tag w:val="goog_rdk_273"/>
              </w:sdtPr>
              <w:sdtContent>
                <w:ins w:author="Mauricio Pruzzo Gárate" w:id="82" w:date="2026-09-08T21:09:04Z">
                  <w:r w:rsidDel="00000000" w:rsidR="00000000" w:rsidRPr="00000000">
                    <w:rPr>
                      <w:sz w:val="20"/>
                      <w:szCs w:val="20"/>
                      <w:rtl w:val="0"/>
                    </w:rPr>
                    <w:t xml:space="preserve">Su interés como asociado radica en el columen y actualización constante de su oferta de terrenos y propiedades a nivel nacional, información que puede alimentar algoritmos de búsqueda y evaluación automatizada de terrenos aptos para la variedad de tipologías de proyectos de un activo inmobiliario.</w:t>
                  </w:r>
                </w:ins>
              </w:sdtContent>
            </w:sdt>
            <w:r w:rsidDel="00000000" w:rsidR="00000000" w:rsidRPr="00000000">
              <w:rPr>
                <w:rtl w:val="0"/>
              </w:rPr>
            </w:r>
          </w:p>
        </w:tc>
      </w:tr>
    </w:tbl>
    <w:p w:rsidR="00000000" w:rsidDel="00000000" w:rsidP="00000000" w:rsidRDefault="00000000" w:rsidRPr="00000000" w14:paraId="0000028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84">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6"/>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ANRI</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87">
            <w:pPr>
              <w:spacing w:after="0" w:lineRule="auto"/>
              <w:jc w:val="both"/>
              <w:rPr>
                <w:sz w:val="20"/>
                <w:szCs w:val="20"/>
              </w:rPr>
            </w:pPr>
            <w:sdt>
              <w:sdtPr>
                <w:id w:val="-1849827671"/>
                <w:tag w:val="goog_rdk_275"/>
              </w:sdtPr>
              <w:sdtContent>
                <w:ins w:author="Mauricio Pruzzo Gárate" w:id="83" w:date="2026-09-09T18:52:20Z">
                  <w:r w:rsidDel="00000000" w:rsidR="00000000" w:rsidRPr="00000000">
                    <w:rPr>
                      <w:sz w:val="20"/>
                      <w:szCs w:val="20"/>
                      <w:rtl w:val="0"/>
                    </w:rPr>
                    <w:t xml:space="preserve">ANRI es el gremio que agrupa a los revisores independientes inscritos en el Registro Nacional de Revisores Independientes, profesionales habilitados para verificar que los proyectos de edificación y sus obras cumplan con las disposiciones legales y normativas vigentes. Es consultada habitualmente por el Mnisterio de Vivienda y Urbanismo en materia de normativa.</w:t>
                  </w:r>
                </w:ins>
              </w:sdtContent>
            </w:sdt>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8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8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8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8C">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7"/>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8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CREAR</w:t>
              <w:br w:type="textWrapping"/>
              <w:t xml:space="preserve">(Entidad Patrocinante)</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8F">
            <w:pPr>
              <w:spacing w:after="0" w:lineRule="auto"/>
              <w:jc w:val="both"/>
              <w:rPr>
                <w:sz w:val="20"/>
                <w:szCs w:val="20"/>
              </w:rPr>
            </w:pPr>
            <w:sdt>
              <w:sdtPr>
                <w:id w:val="1133900003"/>
                <w:tag w:val="goog_rdk_277"/>
              </w:sdtPr>
              <w:sdtContent>
                <w:ins w:author="Mauricio Pruzzo Gárate" w:id="84" w:date="2026-09-08T21:10:44Z">
                  <w:r w:rsidDel="00000000" w:rsidR="00000000" w:rsidRPr="00000000">
                    <w:rPr>
                      <w:sz w:val="20"/>
                      <w:szCs w:val="20"/>
                      <w:rtl w:val="0"/>
                    </w:rPr>
                    <w:t xml:space="preserve">CREAR Asociados es una Entidad Patrocinante acreditada por el MINVU para operar en los programas habitacionales encargada de actuar como intermediaria técnica entre las familias postulantes, SERVIU y la empresa constructora a cargo de la obra.</w:t>
                  </w:r>
                </w:ins>
              </w:sdtContent>
            </w:sdt>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9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92">
            <w:pPr>
              <w:spacing w:after="0" w:lineRule="auto"/>
              <w:jc w:val="both"/>
              <w:rPr>
                <w:sz w:val="20"/>
                <w:szCs w:val="20"/>
              </w:rPr>
            </w:pPr>
            <w:sdt>
              <w:sdtPr>
                <w:id w:val="-1428472342"/>
                <w:tag w:val="goog_rdk_279"/>
              </w:sdtPr>
              <w:sdtContent>
                <w:ins w:author="Mauricio Pruzzo Gárate" w:id="85" w:date="2026-09-08T21:26:08Z">
                  <w:r w:rsidDel="00000000" w:rsidR="00000000" w:rsidRPr="00000000">
                    <w:rPr>
                      <w:sz w:val="20"/>
                      <w:szCs w:val="20"/>
                      <w:rtl w:val="0"/>
                    </w:rPr>
                    <w:t xml:space="preserve">Su participación como asociado es pertinente porque su rol operativo dentro de ciclos del ciclo de viviendas sociales como tipología de activos inmobiliarios que puede abordar el presente Programa Tecnológico que al mismo tiempo permite validar en terreno la utilidad de las herramientas IA para la búsqueda y evaluación de terrenos en la etapa de Pre-inversión.</w:t>
                  </w:r>
                </w:ins>
              </w:sdtContent>
            </w:sdt>
            <w:r w:rsidDel="00000000" w:rsidR="00000000" w:rsidRPr="00000000">
              <w:rPr>
                <w:rtl w:val="0"/>
              </w:rPr>
            </w:r>
          </w:p>
        </w:tc>
      </w:tr>
    </w:tbl>
    <w:p w:rsidR="00000000" w:rsidDel="00000000" w:rsidP="00000000" w:rsidRDefault="00000000" w:rsidRPr="00000000" w14:paraId="0000029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94">
      <w:pPr>
        <w:tabs>
          <w:tab w:val="left" w:leader="none" w:pos="709"/>
          <w:tab w:val="left" w:leader="none" w:pos="851"/>
        </w:tabs>
        <w:spacing w:after="0" w:lineRule="auto"/>
        <w:ind w:right="-284"/>
        <w:rPr>
          <w:color w:val="003399"/>
          <w:sz w:val="4"/>
          <w:szCs w:val="4"/>
        </w:rPr>
      </w:pPr>
      <w:r w:rsidDel="00000000" w:rsidR="00000000" w:rsidRPr="00000000">
        <w:rPr>
          <w:rtl w:val="0"/>
        </w:rPr>
      </w:r>
    </w:p>
    <w:tbl>
      <w:tblPr>
        <w:tblStyle w:val="Table18"/>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CANOSER</w:t>
            </w:r>
            <w:sdt>
              <w:sdtPr>
                <w:id w:val="-108354990"/>
                <w:tag w:val="goog_rdk_280"/>
              </w:sdtPr>
              <w:sdtContent>
                <w:ins w:author="Andrés Salgado" w:id="86" w:date="2026-09-11T18:42:15Z">
                  <w:r w:rsidDel="00000000" w:rsidR="00000000" w:rsidRPr="00000000">
                    <w:rPr>
                      <w:b w:val="1"/>
                      <w:bCs w:val="1"/>
                      <w:sz w:val="20"/>
                      <w:szCs w:val="20"/>
                      <w:rtl w:val="0"/>
                    </w:rPr>
                    <w:t xml:space="preserve"> ?</w:t>
                  </w:r>
                </w:ins>
              </w:sdtContent>
            </w:sdt>
            <w:r w:rsidDel="00000000" w:rsidR="00000000" w:rsidRPr="00000000">
              <w:rPr>
                <w:b w:val="1"/>
                <w:bCs w:val="1"/>
                <w:sz w:val="20"/>
                <w:szCs w:val="20"/>
                <w:rtl w:val="0"/>
              </w:rPr>
              <w:br w:type="textWrapping"/>
              <w:t xml:space="preserve">(Constructora)</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97">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9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9A">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9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9C">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988469796"/>
        <w:tag w:val="goog_rdk_281"/>
      </w:sdtPr>
      <w:sdtContent>
        <w:tbl>
          <w:tblPr>
            <w:tblStyle w:val="Table19"/>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9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PY</w:t>
                  <w:br w:type="textWrapping"/>
                  <w:t xml:space="preserve">(Constructora)</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9F">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A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A2">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A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A4">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771864176"/>
        <w:tag w:val="goog_rdk_282"/>
      </w:sdtPr>
      <w:sdtContent>
        <w:tbl>
          <w:tblPr>
            <w:tblStyle w:val="Table20"/>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5">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Nalanda</w:t>
                  <w:br w:type="textWrapping"/>
                  <w:t xml:space="preserve">(Sw)</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A7">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A9">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AA">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AB">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AC">
      <w:pPr>
        <w:tabs>
          <w:tab w:val="left" w:leader="none" w:pos="709"/>
          <w:tab w:val="left" w:leader="none" w:pos="851"/>
        </w:tabs>
        <w:spacing w:after="0" w:lineRule="auto"/>
        <w:ind w:right="-284"/>
        <w:rPr>
          <w:color w:val="003399"/>
          <w:sz w:val="4"/>
          <w:szCs w:val="4"/>
        </w:rPr>
      </w:pPr>
      <w:r w:rsidDel="00000000" w:rsidR="00000000" w:rsidRPr="00000000">
        <w:rPr>
          <w:rtl w:val="0"/>
        </w:rPr>
      </w:r>
    </w:p>
    <w:sdt>
      <w:sdtPr>
        <w:lock w:val="contentLocked"/>
        <w:id w:val="-1617369920"/>
        <w:tag w:val="goog_rdk_283"/>
      </w:sdtPr>
      <w:sdtContent>
        <w:tbl>
          <w:tblPr>
            <w:tblStyle w:val="Table21"/>
            <w:tblW w:w="9940.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72"/>
            <w:gridCol w:w="8068"/>
            <w:tblGridChange w:id="0">
              <w:tblGrid>
                <w:gridCol w:w="1872"/>
                <w:gridCol w:w="8068"/>
              </w:tblGrid>
            </w:tblGridChange>
          </w:tblGrid>
          <w:tr>
            <w:trPr>
              <w:cantSplit w:val="1"/>
              <w:trHeight w:val="34"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A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 Mansis Megasistemas</w:t>
                  <w:br w:type="textWrapping"/>
                  <w:t xml:space="preserve">(Sw)</w:t>
                  <w:br w:type="textWrapping"/>
                </w:r>
                <w:r w:rsidDel="00000000" w:rsidR="00000000" w:rsidRPr="00000000">
                  <w:rPr>
                    <w:b w:val="1"/>
                    <w:bCs w:val="1"/>
                    <w:sz w:val="20"/>
                    <w:szCs w:val="20"/>
                    <w:shd w:fill="fff2cc" w:val="clear"/>
                    <w:rtl w:val="0"/>
                  </w:rPr>
                  <w:t xml:space="preserve">RUT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asociado, fundamentando las razones del interés y pertinencia de su participación en el programa.</w:t>
                </w:r>
              </w:p>
              <w:p w:rsidR="00000000" w:rsidDel="00000000" w:rsidP="00000000" w:rsidRDefault="00000000" w:rsidRPr="00000000" w14:paraId="000002AF">
                <w:pPr>
                  <w:spacing w:after="0" w:lineRule="auto"/>
                  <w:jc w:val="both"/>
                  <w:rPr>
                    <w:sz w:val="20"/>
                    <w:szCs w:val="20"/>
                  </w:rPr>
                </w:pP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1">
                <w:pPr>
                  <w:numPr>
                    <w:ilvl w:val="0"/>
                    <w:numId w:val="12"/>
                  </w:numPr>
                  <w:spacing w:after="0" w:lineRule="auto"/>
                  <w:ind w:left="357" w:hanging="360"/>
                  <w:jc w:val="both"/>
                  <w:rPr>
                    <w:sz w:val="20"/>
                    <w:szCs w:val="20"/>
                  </w:rPr>
                </w:pPr>
                <w:r w:rsidDel="00000000" w:rsidR="00000000" w:rsidRPr="00000000">
                  <w:rPr>
                    <w:sz w:val="20"/>
                    <w:szCs w:val="20"/>
                    <w:rtl w:val="0"/>
                  </w:rPr>
                  <w:t xml:space="preserve">Detallar su contribución al desarrollo del programa.</w:t>
                </w:r>
              </w:p>
              <w:p w:rsidR="00000000" w:rsidDel="00000000" w:rsidP="00000000" w:rsidRDefault="00000000" w:rsidRPr="00000000" w14:paraId="000002B2">
                <w:pPr>
                  <w:spacing w:after="0" w:lineRule="auto"/>
                  <w:jc w:val="both"/>
                  <w:rPr>
                    <w:sz w:val="20"/>
                    <w:szCs w:val="20"/>
                  </w:rPr>
                </w:pPr>
                <w:r w:rsidDel="00000000" w:rsidR="00000000" w:rsidRPr="00000000">
                  <w:rPr>
                    <w:rtl w:val="0"/>
                  </w:rPr>
                </w:r>
              </w:p>
            </w:tc>
          </w:tr>
        </w:tbl>
      </w:sdtContent>
    </w:sdt>
    <w:p w:rsidR="00000000" w:rsidDel="00000000" w:rsidP="00000000" w:rsidRDefault="00000000" w:rsidRPr="00000000" w14:paraId="000002B3">
      <w:pPr>
        <w:widowControl w:val="0"/>
        <w:spacing w:after="0" w:lineRule="auto"/>
        <w:ind w:left="-284" w:firstLine="0"/>
        <w:jc w:val="both"/>
        <w:rPr>
          <w:b w:val="1"/>
          <w:bCs w:val="1"/>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Interesados. Describa y fundamente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(repita este cuadro por cada interesado participante):</w:t>
      </w:r>
      <w:r w:rsidDel="00000000" w:rsidR="00000000" w:rsidRPr="00000000">
        <w:rPr>
          <w:rtl w:val="0"/>
        </w:rPr>
      </w:r>
    </w:p>
    <w:tbl>
      <w:tblPr>
        <w:tblStyle w:val="Table22"/>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5">
            <w:pPr>
              <w:tabs>
                <w:tab w:val="left" w:leader="none" w:pos="709"/>
                <w:tab w:val="left" w:leader="none" w:pos="851"/>
              </w:tabs>
              <w:spacing w:after="0" w:lineRule="auto"/>
              <w:ind w:left="-125" w:right="-105" w:firstLine="0"/>
              <w:jc w:val="center"/>
              <w:rPr>
                <w:b w:val="0"/>
                <w:bCs w:val="0"/>
                <w:sz w:val="20"/>
                <w:szCs w:val="20"/>
                <w:vertAlign w:val="baseline"/>
              </w:rPr>
            </w:pPr>
            <w:r w:rsidDel="00000000" w:rsidR="00000000" w:rsidRPr="00000000">
              <w:rPr>
                <w:b w:val="1"/>
                <w:bCs w:val="1"/>
                <w:sz w:val="20"/>
                <w:szCs w:val="20"/>
                <w:rtl w:val="0"/>
              </w:rPr>
              <w:t xml:space="preserve">“Multifamilies”</w:t>
            </w:r>
            <w:r w:rsidDel="00000000" w:rsidR="00000000" w:rsidRPr="00000000">
              <w:rPr>
                <w:b w:val="1"/>
                <w:bCs w:val="1"/>
                <w:sz w:val="20"/>
                <w:szCs w:val="20"/>
                <w:vertAlign w:val="baseline"/>
                <w:rtl w:val="0"/>
              </w:rPr>
              <w:t xml:space="preserve"> </w:t>
            </w:r>
            <w:r w:rsidDel="00000000" w:rsidR="00000000" w:rsidRPr="00000000">
              <w:rPr>
                <w:b w:val="1"/>
                <w:bCs w:val="1"/>
                <w:sz w:val="20"/>
                <w:szCs w:val="20"/>
                <w:rtl w:val="0"/>
              </w:rPr>
              <w:br w:type="textWrapping"/>
              <w:t xml:space="preserve">RUT</w:t>
            </w:r>
            <w:r w:rsidDel="00000000" w:rsidR="00000000" w:rsidRPr="00000000">
              <w:rPr>
                <w:b w:val="1"/>
                <w:bCs w:val="1"/>
                <w:sz w:val="20"/>
                <w:szCs w:val="20"/>
                <w:vertAlign w:val="baseline"/>
                <w:rtl w:val="0"/>
              </w:rPr>
              <w:t xml:space="preserve"> INTERESADO</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6">
            <w:pPr>
              <w:numPr>
                <w:ilvl w:val="0"/>
                <w:numId w:val="12"/>
              </w:numPr>
              <w:spacing w:after="0" w:lineRule="auto"/>
              <w:ind w:left="357" w:hanging="357"/>
              <w:jc w:val="both"/>
              <w:rPr>
                <w:color w:val="000000"/>
                <w:sz w:val="20"/>
                <w:szCs w:val="20"/>
              </w:rPr>
            </w:pPr>
            <w:r w:rsidDel="00000000" w:rsidR="00000000" w:rsidRPr="00000000">
              <w:rPr>
                <w:color w:val="000000"/>
                <w:sz w:val="20"/>
                <w:szCs w:val="20"/>
                <w:vertAlign w:val="baseline"/>
                <w:rtl w:val="0"/>
              </w:rPr>
              <w:t xml:space="preserve">Identificación y descripción del interesado en el programa, presentando antecedentes que justifiquen su interés en los resultados de este.</w:t>
            </w:r>
            <w:r w:rsidDel="00000000" w:rsidR="00000000" w:rsidRPr="00000000">
              <w:rPr>
                <w:rtl w:val="0"/>
              </w:rPr>
            </w:r>
          </w:p>
          <w:p w:rsidR="00000000" w:rsidDel="00000000" w:rsidP="00000000" w:rsidRDefault="00000000" w:rsidRPr="00000000" w14:paraId="000002B7">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B8">
      <w:pPr>
        <w:widowControl w:val="0"/>
        <w:spacing w:after="0" w:lineRule="auto"/>
        <w:ind w:left="-284" w:firstLine="0"/>
        <w:jc w:val="both"/>
        <w:rPr/>
      </w:pPr>
      <w:r w:rsidDel="00000000" w:rsidR="00000000" w:rsidRPr="00000000">
        <w:rPr>
          <w:rtl w:val="0"/>
        </w:rPr>
      </w:r>
    </w:p>
    <w:tbl>
      <w:tblPr>
        <w:tblStyle w:val="Table2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9">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SERVIU </w:t>
              <w:br w:type="textWrapping"/>
              <w:t xml:space="preserve">RUT INTERESADO</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A">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BB">
            <w:pPr>
              <w:spacing w:after="0" w:lineRule="auto"/>
              <w:ind w:left="0" w:firstLine="0"/>
              <w:jc w:val="both"/>
              <w:rPr>
                <w:sz w:val="20"/>
                <w:szCs w:val="20"/>
              </w:rPr>
            </w:pPr>
            <w:sdt>
              <w:sdtPr>
                <w:id w:val="-249423909"/>
                <w:tag w:val="goog_rdk_285"/>
              </w:sdtPr>
              <w:sdtContent>
                <w:ins w:author="Mauricio Pruzzo Gárate" w:id="87" w:date="2026-09-09T20:05:28Z">
                  <w:r w:rsidDel="00000000" w:rsidR="00000000" w:rsidRPr="00000000">
                    <w:rPr>
                      <w:sz w:val="20"/>
                      <w:szCs w:val="20"/>
                      <w:rtl w:val="0"/>
                    </w:rPr>
                    <w:t xml:space="preserve">El SERVIU es el organismo público autónomo, dependiente del Ministerio de Vivienda y Urbanismo, encargado de ejecutar los programas habitacionales del Estado, orientados a disminuir el déficit habitacional de las familias más vulnerables del país mediante subsidios y gestión de proyectos de vivienda social. </w:t>
                    <w:br w:type="textWrapping"/>
                    <w:br w:type="textWrapping"/>
                    <w:t xml:space="preserve">Su interés en los resultados del programa radica en que la incorporación de IA en la búsqueda de terrenos, diseño, construcción y mantenimiento de proyectos impacta directamente su gestión como financiador y fiscalizador de dichos programas, permitiéndole optimizar tiempos de tramitación, mejorar la calidad de los proyectos que aprueba y disponer de mejor información para la toma de decisiones sobre asignación de recursos públicos. </w:t>
                  </w:r>
                </w:ins>
              </w:sdtContent>
            </w:sdt>
            <w:r w:rsidDel="00000000" w:rsidR="00000000" w:rsidRPr="00000000">
              <w:rPr>
                <w:rtl w:val="0"/>
              </w:rPr>
            </w:r>
          </w:p>
        </w:tc>
      </w:tr>
    </w:tbl>
    <w:p w:rsidR="00000000" w:rsidDel="00000000" w:rsidP="00000000" w:rsidRDefault="00000000" w:rsidRPr="00000000" w14:paraId="000002BC">
      <w:pPr>
        <w:widowControl w:val="0"/>
        <w:spacing w:after="0" w:lineRule="auto"/>
        <w:ind w:left="-284" w:firstLine="0"/>
        <w:jc w:val="both"/>
        <w:rPr/>
      </w:pPr>
      <w:r w:rsidDel="00000000" w:rsidR="00000000" w:rsidRPr="00000000">
        <w:rPr>
          <w:rtl w:val="0"/>
        </w:rPr>
      </w:r>
    </w:p>
    <w:tbl>
      <w:tblPr>
        <w:tblStyle w:val="Table24"/>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BD">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MOP</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BE">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1161149834"/>
              <w:tag w:val="goog_rdk_288"/>
            </w:sdtPr>
            <w:sdtContent>
              <w:p w:rsidR="00000000" w:rsidDel="00000000" w:rsidP="00000000" w:rsidRDefault="00000000" w:rsidRPr="00000000" w14:paraId="000002BF">
                <w:pPr>
                  <w:spacing w:after="0" w:lineRule="auto"/>
                  <w:ind w:left="0" w:firstLine="0"/>
                  <w:jc w:val="both"/>
                  <w:rPr>
                    <w:ins w:author="Mauricio Pruzzo Gárate" w:id="88" w:date="2026-09-09T20:07:11Z"/>
                    <w:sz w:val="20"/>
                    <w:szCs w:val="20"/>
                  </w:rPr>
                </w:pPr>
                <w:sdt>
                  <w:sdtPr>
                    <w:id w:val="-1205829864"/>
                    <w:tag w:val="goog_rdk_287"/>
                  </w:sdtPr>
                  <w:sdtContent>
                    <w:ins w:author="Mauricio Pruzzo Gárate" w:id="88" w:date="2026-09-09T20:07:11Z">
                      <w:r w:rsidDel="00000000" w:rsidR="00000000" w:rsidRPr="00000000">
                        <w:rPr>
                          <w:sz w:val="20"/>
                          <w:szCs w:val="20"/>
                          <w:rtl w:val="0"/>
                        </w:rPr>
                        <w:t xml:space="preserve">El MOP es el encargado de planificar, construir, conservar y administrar la infraestructura pública del país, además de administrar el recurso hídrico nacional a través de sus direcciones de Vialidad, Obras Hidráulicas, Aeropuertos, Arquitectura y Concesiones, entre otras. </w:t>
                      </w:r>
                    </w:ins>
                  </w:sdtContent>
                </w:sdt>
              </w:p>
            </w:sdtContent>
          </w:sdt>
          <w:sdt>
            <w:sdtPr>
              <w:id w:val="2132182299"/>
              <w:tag w:val="goog_rdk_290"/>
            </w:sdtPr>
            <w:sdtContent>
              <w:p w:rsidR="00000000" w:rsidDel="00000000" w:rsidP="00000000" w:rsidRDefault="00000000" w:rsidRPr="00000000" w14:paraId="000002C0">
                <w:pPr>
                  <w:spacing w:after="0" w:lineRule="auto"/>
                  <w:ind w:left="0" w:firstLine="0"/>
                  <w:jc w:val="both"/>
                  <w:rPr>
                    <w:ins w:author="Mauricio Pruzzo Gárate" w:id="88" w:date="2026-09-09T20:07:11Z"/>
                    <w:sz w:val="20"/>
                    <w:szCs w:val="20"/>
                  </w:rPr>
                </w:pPr>
                <w:sdt>
                  <w:sdtPr>
                    <w:id w:val="345461119"/>
                    <w:tag w:val="goog_rdk_289"/>
                  </w:sdtPr>
                  <w:sdtContent>
                    <w:ins w:author="Mauricio Pruzzo Gárate" w:id="88" w:date="2026-09-09T20:07:11Z">
                      <w:r w:rsidDel="00000000" w:rsidR="00000000" w:rsidRPr="00000000">
                        <w:rPr>
                          <w:rtl w:val="0"/>
                        </w:rPr>
                      </w:r>
                    </w:ins>
                  </w:sdtContent>
                </w:sdt>
              </w:p>
            </w:sdtContent>
          </w:sdt>
          <w:p w:rsidR="00000000" w:rsidDel="00000000" w:rsidP="00000000" w:rsidRDefault="00000000" w:rsidRPr="00000000" w14:paraId="000002C1">
            <w:pPr>
              <w:spacing w:after="0" w:lineRule="auto"/>
              <w:ind w:left="0" w:firstLine="0"/>
              <w:jc w:val="both"/>
              <w:rPr>
                <w:sz w:val="20"/>
                <w:szCs w:val="20"/>
              </w:rPr>
            </w:pPr>
            <w:sdt>
              <w:sdtPr>
                <w:id w:val="1208308190"/>
                <w:tag w:val="goog_rdk_291"/>
              </w:sdtPr>
              <w:sdtContent>
                <w:ins w:author="Mauricio Pruzzo Gárate" w:id="88" w:date="2026-09-09T20:07:11Z">
                  <w:r w:rsidDel="00000000" w:rsidR="00000000" w:rsidRPr="00000000">
                    <w:rPr>
                      <w:sz w:val="20"/>
                      <w:szCs w:val="20"/>
                      <w:rtl w:val="0"/>
                    </w:rPr>
                    <w:t xml:space="preserve">Su interés en los resultados del programa se justifica porque los proyectos de vivienda social DS49 como tipología activo inmobiliario que requieren infraestructura habilitante, vialidad, agua, saneamiento, coordinada con el MOP, de modo que una gestión más eficiente y basada en IA del ciclo de vida de estos activos facilita la planificación conjunta de obras de conectividad y servicios básicos asociados a los nuevos desarrollos habitacionales. </w:t>
                  </w:r>
                </w:ins>
              </w:sdtContent>
            </w:sdt>
            <w:r w:rsidDel="00000000" w:rsidR="00000000" w:rsidRPr="00000000">
              <w:rPr>
                <w:rtl w:val="0"/>
              </w:rPr>
            </w:r>
          </w:p>
        </w:tc>
      </w:tr>
    </w:tbl>
    <w:p w:rsidR="00000000" w:rsidDel="00000000" w:rsidP="00000000" w:rsidRDefault="00000000" w:rsidRPr="00000000" w14:paraId="000002C2">
      <w:pPr>
        <w:widowControl w:val="0"/>
        <w:spacing w:after="0" w:lineRule="auto"/>
        <w:ind w:left="-284" w:firstLine="0"/>
        <w:jc w:val="both"/>
        <w:rPr/>
      </w:pPr>
      <w:r w:rsidDel="00000000" w:rsidR="00000000" w:rsidRPr="00000000">
        <w:rPr>
          <w:rtl w:val="0"/>
        </w:rPr>
      </w:r>
    </w:p>
    <w:tbl>
      <w:tblPr>
        <w:tblStyle w:val="Table2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3">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“Mandantes priv.”</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4">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C5">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C6">
      <w:pPr>
        <w:widowControl w:val="0"/>
        <w:spacing w:after="0" w:lineRule="auto"/>
        <w:ind w:left="-284" w:firstLine="0"/>
        <w:jc w:val="both"/>
        <w:rPr/>
      </w:pPr>
      <w:r w:rsidDel="00000000" w:rsidR="00000000" w:rsidRPr="00000000">
        <w:rPr>
          <w:rtl w:val="0"/>
        </w:rPr>
      </w:r>
    </w:p>
    <w:tbl>
      <w:tblPr>
        <w:tblStyle w:val="Table2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7">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“Industria minera”</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8">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p w:rsidR="00000000" w:rsidDel="00000000" w:rsidP="00000000" w:rsidRDefault="00000000" w:rsidRPr="00000000" w14:paraId="000002C9">
            <w:pPr>
              <w:spacing w:after="0" w:lineRule="auto"/>
              <w:ind w:left="0" w:firstLine="0"/>
              <w:jc w:val="both"/>
              <w:rPr>
                <w:sz w:val="20"/>
                <w:szCs w:val="20"/>
              </w:rPr>
            </w:pPr>
            <w:r w:rsidDel="00000000" w:rsidR="00000000" w:rsidRPr="00000000">
              <w:rPr>
                <w:rtl w:val="0"/>
              </w:rPr>
            </w:r>
          </w:p>
        </w:tc>
      </w:tr>
    </w:tbl>
    <w:p w:rsidR="00000000" w:rsidDel="00000000" w:rsidP="00000000" w:rsidRDefault="00000000" w:rsidRPr="00000000" w14:paraId="000002CA">
      <w:pPr>
        <w:widowControl w:val="0"/>
        <w:spacing w:after="0" w:lineRule="auto"/>
        <w:ind w:left="-284" w:firstLine="0"/>
        <w:jc w:val="both"/>
        <w:rPr/>
      </w:pPr>
      <w:r w:rsidDel="00000000" w:rsidR="00000000" w:rsidRPr="00000000">
        <w:rPr>
          <w:rtl w:val="0"/>
        </w:rPr>
      </w:r>
    </w:p>
    <w:tbl>
      <w:tblPr>
        <w:tblStyle w:val="Table2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B">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Agencia SE</w:t>
              <w:br w:type="textWrapping"/>
              <w:t xml:space="preserve">Sostenibilidad Energética MinEnergía</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CC">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673570699"/>
              <w:tag w:val="goog_rdk_294"/>
            </w:sdtPr>
            <w:sdtContent>
              <w:p w:rsidR="00000000" w:rsidDel="00000000" w:rsidP="00000000" w:rsidRDefault="00000000" w:rsidRPr="00000000" w14:paraId="000002CD">
                <w:pPr>
                  <w:spacing w:after="160" w:lineRule="auto"/>
                  <w:jc w:val="both"/>
                  <w:rPr>
                    <w:rPrChange w:author="Mauricio Pruzzo Gárate" w:id="90" w:date="2026-09-09T20:14:24Z">
                      <w:rPr>
                        <w:sz w:val="20"/>
                        <w:szCs w:val="20"/>
                      </w:rPr>
                    </w:rPrChange>
                  </w:rPr>
                  <w:pPrChange w:author="Mauricio Pruzzo Gárate" w:id="0" w:date="2026-09-09T20:14:24Z">
                    <w:pPr>
                      <w:spacing w:after="0" w:lineRule="auto"/>
                      <w:jc w:val="both"/>
                    </w:pPr>
                  </w:pPrChange>
                </w:pPr>
                <w:sdt>
                  <w:sdtPr>
                    <w:id w:val="1597816055"/>
                    <w:tag w:val="goog_rdk_293"/>
                  </w:sdtPr>
                  <w:sdtContent>
                    <w:ins w:author="Mauricio Pruzzo Gárate" w:id="89" w:date="2026-09-09T20:14:24Z">
                      <w:r w:rsidDel="00000000" w:rsidR="00000000" w:rsidRPr="00000000">
                        <w:rPr>
                          <w:sz w:val="20"/>
                          <w:szCs w:val="20"/>
                          <w:rtl w:val="0"/>
                        </w:rPr>
                        <w:t xml:space="preserve">La Agencia de Sostenibilidad Energética es una fundación de derecho privado, vinculada al Ministerio de Energía de Chile, cuya misión es promover, fortalecer y consolidar el uso sostenible de la energía en el país, desarrollando programas de eficiencia energética, energías renovables y sostenibilidad aplicados a distintos sectores productivos. Su interés en los resultados del programa se fundamenta en que la gestión del ciclo de vida de proyectos de vivienda social mediante IA incide en decisiones de diseño y construcción con impacto energético, eficiencia térmica, integración de energías renovables, lo que resulta relevante para sus objetivos de fomentar la sostenibilidad energética en el sector de la construcción residencial.</w:t>
                      </w:r>
                    </w:ins>
                  </w:sdtContent>
                </w:sdt>
                <w:r w:rsidDel="00000000" w:rsidR="00000000" w:rsidRPr="00000000">
                  <w:rPr>
                    <w:rtl w:val="0"/>
                  </w:rPr>
                </w:r>
              </w:p>
            </w:sdtContent>
          </w:sdt>
        </w:tc>
      </w:tr>
    </w:tbl>
    <w:p w:rsidR="00000000" w:rsidDel="00000000" w:rsidP="00000000" w:rsidRDefault="00000000" w:rsidRPr="00000000" w14:paraId="000002CE">
      <w:pPr>
        <w:widowControl w:val="0"/>
        <w:spacing w:after="0" w:lineRule="auto"/>
        <w:ind w:left="-284" w:firstLine="0"/>
        <w:jc w:val="both"/>
        <w:rPr/>
      </w:pPr>
      <w:r w:rsidDel="00000000" w:rsidR="00000000" w:rsidRPr="00000000">
        <w:rPr>
          <w:rtl w:val="0"/>
        </w:rPr>
      </w:r>
    </w:p>
    <w:tbl>
      <w:tblPr>
        <w:tblStyle w:val="Table2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4"/>
        <w:gridCol w:w="8079"/>
        <w:tblGridChange w:id="0">
          <w:tblGrid>
            <w:gridCol w:w="1844"/>
            <w:gridCol w:w="8079"/>
          </w:tblGrid>
        </w:tblGridChange>
      </w:tblGrid>
      <w:tr>
        <w:trPr>
          <w:cantSplit w:val="0"/>
          <w:trHeight w:val="22"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CF">
            <w:pPr>
              <w:tabs>
                <w:tab w:val="left" w:leader="none" w:pos="709"/>
                <w:tab w:val="left" w:leader="none" w:pos="851"/>
              </w:tabs>
              <w:spacing w:after="0" w:lineRule="auto"/>
              <w:ind w:left="-125" w:right="-105" w:firstLine="0"/>
              <w:jc w:val="center"/>
              <w:rPr>
                <w:sz w:val="20"/>
                <w:szCs w:val="20"/>
              </w:rPr>
            </w:pPr>
            <w:r w:rsidDel="00000000" w:rsidR="00000000" w:rsidRPr="00000000">
              <w:rPr>
                <w:b w:val="1"/>
                <w:bCs w:val="1"/>
                <w:sz w:val="20"/>
                <w:szCs w:val="20"/>
                <w:rtl w:val="0"/>
              </w:rPr>
              <w:t xml:space="preserve">INN Chile</w:t>
              <w:br w:type="textWrapping"/>
              <w:t xml:space="preserve">RUT INTERESADO </w:t>
            </w: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0">
            <w:pPr>
              <w:numPr>
                <w:ilvl w:val="0"/>
                <w:numId w:val="12"/>
              </w:numPr>
              <w:spacing w:after="0" w:lineRule="auto"/>
              <w:ind w:left="357" w:hanging="360"/>
              <w:jc w:val="both"/>
              <w:rPr>
                <w:sz w:val="20"/>
                <w:szCs w:val="20"/>
              </w:rPr>
            </w:pPr>
            <w:r w:rsidDel="00000000" w:rsidR="00000000" w:rsidRPr="00000000">
              <w:rPr>
                <w:sz w:val="20"/>
                <w:szCs w:val="20"/>
                <w:rtl w:val="0"/>
              </w:rPr>
              <w:t xml:space="preserve">Identificación y descripción del interesado en el programa, presentando antecedentes que justifiquen su interés en los resultados de este.</w:t>
            </w:r>
          </w:p>
          <w:sdt>
            <w:sdtPr>
              <w:id w:val="-466512078"/>
              <w:tag w:val="goog_rdk_297"/>
            </w:sdtPr>
            <w:sdtContent>
              <w:p w:rsidR="00000000" w:rsidDel="00000000" w:rsidP="00000000" w:rsidRDefault="00000000" w:rsidRPr="00000000" w14:paraId="000002D1">
                <w:pPr>
                  <w:spacing w:after="160" w:lineRule="auto"/>
                  <w:jc w:val="both"/>
                  <w:rPr>
                    <w:ins w:author="Mauricio Pruzzo Gárate" w:id="91" w:date="2026-09-09T20:14:56Z"/>
                    <w:sz w:val="20"/>
                    <w:szCs w:val="20"/>
                  </w:rPr>
                </w:pPr>
                <w:sdt>
                  <w:sdtPr>
                    <w:id w:val="-1500035484"/>
                    <w:tag w:val="goog_rdk_296"/>
                  </w:sdtPr>
                  <w:sdtContent>
                    <w:ins w:author="Mauricio Pruzzo Gárate" w:id="91" w:date="2026-09-09T20:14:56Z">
                      <w:r w:rsidDel="00000000" w:rsidR="00000000" w:rsidRPr="00000000">
                        <w:rPr>
                          <w:sz w:val="20"/>
                          <w:szCs w:val="20"/>
                          <w:rtl w:val="0"/>
                        </w:rPr>
                        <w:t xml:space="preserve">El INN es una fundación de derecho privado sin fines de lucro, creada por Corfo, cuya misión es desarrollar y difundir las Normas Chilenas, coordinar la Red Nacional de Metrología y acreditar organismos de evaluación de la conformidad, contribuyendo al desarrollo productivo y la competitividad del país. Su interés en los resultados del programa radica en que la aplicación de IA a los procesos de diseño y construcción de activos inmobiliarios que pueden generar información y prácticas relevantes para la elaboración o actualización de normas técnicas de construcción, así como para la evaluación de conformidad de nuevos procesos y metodologías digitales aplicadas a la industria de la construcción.</w:t>
                      </w:r>
                    </w:ins>
                  </w:sdtContent>
                </w:sdt>
              </w:p>
            </w:sdtContent>
          </w:sdt>
          <w:p w:rsidR="00000000" w:rsidDel="00000000" w:rsidP="00000000" w:rsidRDefault="00000000" w:rsidRPr="00000000" w14:paraId="000002D2">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De acuerdo con lo señalado en el numeral 4.1.2 de las Bases de Programas Tecnológicos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propuesta podrá contemplar, en su</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postulación, que durante la ejecución del proyecto, el beneficiario (o gestor tecnológico) pueda solicitar ser reemplazado en dicha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calidad por uno de los coejecutores”, debiendo cumplirse con los requisitos estipulados en dicho numeral. Indique si considera o no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posibilidad de que el beneficiario sea reemplazado durante la ejecución del proyecto por uno de los coejecutores. Si responde “SÍ”,</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 favor indique a continuación el/los nombre/s y RUT de el/los coejecutor/es que podrían reemplazar al beneficiario. Si no lo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considera, sólo responda “NO” *.(*La pertinencia de estos será evaluada, de proceder, durante la ejecución del proyecto, de acuerdo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 lo establecido en las bases del instrumento).:</w:t>
      </w:r>
      <w:r w:rsidDel="00000000" w:rsidR="00000000" w:rsidRPr="00000000">
        <w:rPr>
          <w:rtl w:val="0"/>
        </w:rPr>
      </w:r>
    </w:p>
    <w:tbl>
      <w:tblPr>
        <w:tblStyle w:val="Table29"/>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5">
            <w:pPr>
              <w:spacing w:after="0" w:lineRule="auto"/>
              <w:ind w:left="357" w:firstLine="0"/>
              <w:jc w:val="both"/>
              <w:rPr>
                <w:color w:val="000000"/>
                <w:sz w:val="20"/>
                <w:szCs w:val="20"/>
                <w:vertAlign w:val="baseline"/>
              </w:rPr>
            </w:pPr>
            <w:r w:rsidDel="00000000" w:rsidR="00000000" w:rsidRPr="00000000">
              <w:rPr>
                <w:rtl w:val="0"/>
              </w:rPr>
            </w:r>
          </w:p>
        </w:tc>
      </w:tr>
    </w:tbl>
    <w:p w:rsidR="00000000" w:rsidDel="00000000" w:rsidP="00000000" w:rsidRDefault="00000000" w:rsidRPr="00000000" w14:paraId="000002D6">
      <w:pPr>
        <w:rP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6.6.- De acuerdo con lo señalado en el numeral 4.1.1 de las Bases de Programas Tecnológicos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“La propuesta podrá  contemplar, en su postulación, la constitución de una nueva persona jurídica que asuma la calidad de beneficiario”, debiendo cumplirse con los requisitos estipulados en dicho numeral. Indique si considera o no en esta postulación la posibilidad de que se conforme una nueva persona jurídica. Responda "SÍ” o "NO" Según corresponda*. (*La pertinencia de esta conformación será evaluada, de proceder, durante la ejecución del proyecto, de acuerdo con lo establecido en las bases del instrumento).:</w:t>
      </w:r>
      <w:r w:rsidDel="00000000" w:rsidR="00000000" w:rsidRPr="00000000">
        <w:rPr>
          <w:rtl w:val="0"/>
        </w:rPr>
      </w:r>
    </w:p>
    <w:tbl>
      <w:tblPr>
        <w:tblStyle w:val="Table30"/>
        <w:tblW w:w="9932.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32"/>
        <w:tblGridChange w:id="0">
          <w:tblGrid>
            <w:gridCol w:w="9932"/>
          </w:tblGrid>
        </w:tblGridChange>
      </w:tblGrid>
      <w:tr>
        <w:trPr>
          <w:cantSplit w:val="0"/>
          <w:trHeight w:val="22" w:hRule="atLeast"/>
          <w:tblHeader w:val="0"/>
        </w:trPr>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2D8">
            <w:pPr>
              <w:spacing w:after="0" w:lineRule="auto"/>
              <w:ind w:left="357" w:firstLine="0"/>
              <w:jc w:val="both"/>
              <w:rPr>
                <w:color w:val="000000"/>
                <w:sz w:val="20"/>
                <w:szCs w:val="20"/>
                <w:vertAlign w:val="baseline"/>
              </w:rPr>
            </w:pPr>
            <w:r w:rsidDel="00000000" w:rsidR="00000000" w:rsidRPr="00000000">
              <w:rPr>
                <w:rtl w:val="0"/>
              </w:rPr>
            </w:r>
          </w:p>
        </w:tc>
      </w:tr>
    </w:tbl>
    <w:p w:rsidR="00000000" w:rsidDel="00000000" w:rsidP="00000000" w:rsidRDefault="00000000" w:rsidRPr="00000000" w14:paraId="000002D9">
      <w:pPr>
        <w:rPr>
          <w:vertAlign w:val="baseline"/>
        </w:rPr>
        <w:sectPr>
          <w:type w:val="nextPage"/>
          <w:pgSz w:h="15840" w:w="12240" w:orient="portrait"/>
          <w:pgMar w:bottom="851" w:top="2126" w:left="1701" w:right="902" w:header="0" w:footer="947"/>
        </w:sect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ind w:left="-1134" w:firstLine="0"/>
        <w:jc w:val="both"/>
        <w:rPr>
          <w:b w:val="0"/>
          <w:bCs w:val="0"/>
          <w:vertAlign w:val="baseline"/>
        </w:rPr>
      </w:pPr>
      <w:bookmarkStart w:colFirst="0" w:colLast="0" w:name="_heading=h.nttf1gxdbqt1" w:id="7"/>
      <w:bookmarkEnd w:id="7"/>
      <w:r w:rsidDel="00000000" w:rsidR="00000000" w:rsidRPr="00000000">
        <w:rPr>
          <w:b w:val="1"/>
          <w:bCs w:val="1"/>
          <w:vertAlign w:val="baseline"/>
          <w:rtl w:val="0"/>
        </w:rPr>
        <w:t xml:space="preserve">7.- DEFINICIÓN DEL PORTAFOLIO DE PROYECTOS Y ETAPAS DEL PROGRAMA.</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178" w:hanging="425"/>
        <w:jc w:val="both"/>
        <w:rPr>
          <w:rFonts w:ascii="Calibri" w:cs="Calibri" w:eastAsia="Calibri" w:hAnsi="Calibri"/>
          <w:b w:val="1"/>
          <w:bCs w:val="1"/>
          <w:i w:val="0"/>
          <w:iCs w:val="0"/>
          <w:smallCaps w:val="0"/>
          <w:strike w:val="0"/>
          <w:color w:val="000000"/>
          <w:sz w:val="20"/>
          <w:szCs w:val="20"/>
          <w:u w:val="none"/>
          <w:shd w:fill="auto" w:val="clear"/>
          <w:vertAlign w:val="baseline"/>
        </w:rPr>
      </w:pPr>
      <w:bookmarkStart w:colFirst="0" w:colLast="0" w:name="_heading=h.6nr4bx3cr1wn" w:id="8"/>
      <w:bookmarkEnd w:id="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Definición del portafolio de proyectos del programa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(Considere al menos lo señalado en los numerales 2, 3, 8 y 8.4 de las bases técnicas del instrumento y documento Guía Técnica de la presente convocatoria, entre otros aspectos).</w:t>
      </w:r>
      <w:r w:rsidDel="00000000" w:rsidR="00000000" w:rsidRPr="00000000">
        <w:rPr>
          <w:rtl w:val="0"/>
        </w:rPr>
      </w:r>
    </w:p>
    <w:tbl>
      <w:tblPr>
        <w:tblStyle w:val="Table31"/>
        <w:tblW w:w="13891.999999999998" w:type="dxa"/>
        <w:jc w:val="left"/>
        <w:tblInd w:w="-107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96"/>
        <w:gridCol w:w="1010"/>
        <w:gridCol w:w="1126"/>
        <w:gridCol w:w="985"/>
        <w:gridCol w:w="1127"/>
        <w:gridCol w:w="1127"/>
        <w:gridCol w:w="1268"/>
        <w:gridCol w:w="1268"/>
        <w:gridCol w:w="1409"/>
        <w:gridCol w:w="986"/>
        <w:gridCol w:w="780"/>
        <w:gridCol w:w="992"/>
        <w:gridCol w:w="1418"/>
        <w:tblGridChange w:id="0">
          <w:tblGrid>
            <w:gridCol w:w="396"/>
            <w:gridCol w:w="1010"/>
            <w:gridCol w:w="1126"/>
            <w:gridCol w:w="985"/>
            <w:gridCol w:w="1127"/>
            <w:gridCol w:w="1127"/>
            <w:gridCol w:w="1268"/>
            <w:gridCol w:w="1268"/>
            <w:gridCol w:w="1409"/>
            <w:gridCol w:w="986"/>
            <w:gridCol w:w="780"/>
            <w:gridCol w:w="992"/>
            <w:gridCol w:w="1418"/>
          </w:tblGrid>
        </w:tblGridChange>
      </w:tblGrid>
      <w:tr>
        <w:trPr>
          <w:cantSplit w:val="1"/>
          <w:trHeight w:val="363" w:hRule="atLeast"/>
          <w:tblHeader w:val="0"/>
        </w:trPr>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0">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1">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NOMBRE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2">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N° OBJETIVO(S)</w:t>
            </w:r>
            <w:r w:rsidDel="00000000" w:rsidR="00000000" w:rsidRPr="00000000">
              <w:rPr>
                <w:rtl w:val="0"/>
              </w:rPr>
            </w:r>
          </w:p>
          <w:p w:rsidR="00000000" w:rsidDel="00000000" w:rsidP="00000000" w:rsidRDefault="00000000" w:rsidRPr="00000000" w14:paraId="000002E3">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ASOCIADOS AL PROGRAMA</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4">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OBJETIVO DEL PROYECTO</w:t>
            </w:r>
            <w:r w:rsidDel="00000000" w:rsidR="00000000" w:rsidRPr="00000000">
              <w:rPr>
                <w:rtl w:val="0"/>
              </w:rPr>
            </w:r>
          </w:p>
        </w:tc>
        <w:tc>
          <w:tcPr>
            <w:vMerge w:val="restart"/>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5">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RESULTADOS ESPERADOS</w:t>
            </w:r>
            <w:r w:rsidDel="00000000" w:rsidR="00000000" w:rsidRPr="00000000">
              <w:rPr>
                <w:rtl w:val="0"/>
              </w:rPr>
            </w:r>
          </w:p>
        </w:tc>
        <w:tc>
          <w:tcPr>
            <w:gridSpan w:val="4"/>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E6">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E7">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PARTICIPANTES </w:t>
            </w:r>
            <w:r w:rsidDel="00000000" w:rsidR="00000000" w:rsidRPr="00000000">
              <w:rPr>
                <w:b w:val="1"/>
                <w:bCs w:val="1"/>
                <w:sz w:val="16"/>
                <w:szCs w:val="16"/>
                <w:vertAlign w:val="superscript"/>
              </w:rPr>
              <w:footnoteReference w:customMarkFollows="0" w:id="3"/>
            </w:r>
            <w:r w:rsidDel="00000000" w:rsidR="00000000" w:rsidRPr="00000000">
              <w:rPr>
                <w:b w:val="1"/>
                <w:bCs w:val="1"/>
                <w:sz w:val="16"/>
                <w:szCs w:val="16"/>
                <w:vertAlign w:val="baseline"/>
                <w:rtl w:val="0"/>
              </w:rPr>
              <w:t xml:space="preserve"> (NOMBRES)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B">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DURACIÓN (MESES)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EC">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MES</w:t>
            </w:r>
            <w:r w:rsidDel="00000000" w:rsidR="00000000" w:rsidRPr="00000000">
              <w:rPr>
                <w:rtl w:val="0"/>
              </w:rPr>
            </w:r>
          </w:p>
          <w:p w:rsidR="00000000" w:rsidDel="00000000" w:rsidP="00000000" w:rsidRDefault="00000000" w:rsidRPr="00000000" w14:paraId="000002ED">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INICIO</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EE">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EF">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APORTE CORFO</w:t>
            </w:r>
            <w:r w:rsidDel="00000000" w:rsidR="00000000" w:rsidRPr="00000000">
              <w:rPr>
                <w:rtl w:val="0"/>
              </w:rPr>
            </w:r>
          </w:p>
          <w:p w:rsidR="00000000" w:rsidDel="00000000" w:rsidP="00000000" w:rsidRDefault="00000000" w:rsidRPr="00000000" w14:paraId="000002F0">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 MM$</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top"/>
          </w:tcPr>
          <w:p w:rsidR="00000000" w:rsidDel="00000000" w:rsidP="00000000" w:rsidRDefault="00000000" w:rsidRPr="00000000" w14:paraId="000002F1">
            <w:pPr>
              <w:spacing w:after="0" w:lineRule="auto"/>
              <w:jc w:val="center"/>
              <w:rPr>
                <w:b w:val="0"/>
                <w:bCs w:val="0"/>
                <w:sz w:val="16"/>
                <w:szCs w:val="16"/>
                <w:vertAlign w:val="baseline"/>
              </w:rPr>
            </w:pPr>
            <w:r w:rsidDel="00000000" w:rsidR="00000000" w:rsidRPr="00000000">
              <w:rPr>
                <w:rtl w:val="0"/>
              </w:rPr>
            </w:r>
          </w:p>
          <w:p w:rsidR="00000000" w:rsidDel="00000000" w:rsidP="00000000" w:rsidRDefault="00000000" w:rsidRPr="00000000" w14:paraId="000002F2">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COSTO TOTAL MM$</w:t>
            </w:r>
            <w:r w:rsidDel="00000000" w:rsidR="00000000" w:rsidRPr="00000000">
              <w:rPr>
                <w:rtl w:val="0"/>
              </w:rPr>
            </w:r>
          </w:p>
        </w:tc>
      </w:tr>
      <w:tr>
        <w:trPr>
          <w:cantSplit w:val="1"/>
          <w:trHeight w:val="49" w:hRule="atLeast"/>
          <w:tblHeader w:val="0"/>
        </w:trPr>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vMerge w:val="continue"/>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8">
            <w:pPr>
              <w:spacing w:after="0" w:lineRule="auto"/>
              <w:ind w:left="-102" w:right="-106" w:firstLine="0"/>
              <w:jc w:val="center"/>
              <w:rPr>
                <w:b w:val="0"/>
                <w:bCs w:val="0"/>
                <w:sz w:val="16"/>
                <w:szCs w:val="16"/>
                <w:vertAlign w:val="baseline"/>
              </w:rPr>
            </w:pPr>
            <w:r w:rsidDel="00000000" w:rsidR="00000000" w:rsidRPr="00000000">
              <w:rPr>
                <w:b w:val="1"/>
                <w:bCs w:val="1"/>
                <w:sz w:val="16"/>
                <w:szCs w:val="16"/>
                <w:vertAlign w:val="baseline"/>
                <w:rtl w:val="0"/>
              </w:rPr>
              <w:t xml:space="preserve">GESTOR TECNOLÓGICO (SI/NO)</w:t>
            </w:r>
            <w:r w:rsidDel="00000000" w:rsidR="00000000" w:rsidRPr="00000000">
              <w:rPr>
                <w:b w:val="1"/>
                <w:bCs w:val="1"/>
                <w:sz w:val="16"/>
                <w:szCs w:val="16"/>
                <w:vertAlign w:val="superscript"/>
              </w:rPr>
              <w:footnoteReference w:customMarkFollows="0" w:id="4"/>
            </w:r>
            <w:r w:rsidDel="00000000" w:rsidR="00000000" w:rsidRPr="00000000">
              <w:rPr>
                <w:b w:val="1"/>
                <w:bCs w:val="1"/>
                <w:sz w:val="16"/>
                <w:szCs w:val="16"/>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9">
            <w:pPr>
              <w:spacing w:after="0" w:lineRule="auto"/>
              <w:ind w:left="-108" w:right="-105" w:firstLine="0"/>
              <w:jc w:val="center"/>
              <w:rPr>
                <w:b w:val="0"/>
                <w:bCs w:val="0"/>
                <w:sz w:val="16"/>
                <w:szCs w:val="16"/>
                <w:vertAlign w:val="baseline"/>
              </w:rPr>
            </w:pPr>
            <w:r w:rsidDel="00000000" w:rsidR="00000000" w:rsidRPr="00000000">
              <w:rPr>
                <w:b w:val="1"/>
                <w:bCs w:val="1"/>
                <w:sz w:val="16"/>
                <w:szCs w:val="16"/>
                <w:vertAlign w:val="baseline"/>
                <w:rtl w:val="0"/>
              </w:rPr>
              <w:t xml:space="preserve">COEJECUTOR(ES)</w:t>
            </w:r>
            <w:r w:rsidDel="00000000" w:rsidR="00000000" w:rsidRPr="00000000">
              <w:rPr>
                <w:b w:val="1"/>
                <w:bCs w:val="1"/>
                <w:sz w:val="16"/>
                <w:szCs w:val="16"/>
                <w:vertAlign w:val="superscript"/>
              </w:rPr>
              <w:footnoteReference w:customMarkFollows="0" w:id="5"/>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A">
            <w:pPr>
              <w:spacing w:after="0" w:lineRule="auto"/>
              <w:jc w:val="center"/>
              <w:rPr>
                <w:b w:val="0"/>
                <w:bCs w:val="0"/>
                <w:sz w:val="16"/>
                <w:szCs w:val="16"/>
                <w:vertAlign w:val="baseline"/>
              </w:rPr>
            </w:pPr>
            <w:r w:rsidDel="00000000" w:rsidR="00000000" w:rsidRPr="00000000">
              <w:rPr>
                <w:b w:val="1"/>
                <w:bCs w:val="1"/>
                <w:sz w:val="16"/>
                <w:szCs w:val="16"/>
                <w:vertAlign w:val="baseline"/>
                <w:rtl w:val="0"/>
              </w:rPr>
              <w:t xml:space="preserve">ASOCIADO(S)</w:t>
            </w:r>
            <w:r w:rsidDel="00000000" w:rsidR="00000000" w:rsidRPr="00000000">
              <w:rPr>
                <w:b w:val="1"/>
                <w:bCs w:val="1"/>
                <w:sz w:val="16"/>
                <w:szCs w:val="16"/>
                <w:vertAlign w:val="superscript"/>
              </w:rPr>
              <w:footnoteReference w:customMarkFollows="0" w:id="6"/>
            </w: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2FB">
            <w:pPr>
              <w:spacing w:after="0" w:lineRule="auto"/>
              <w:jc w:val="center"/>
              <w:rPr>
                <w:sz w:val="16"/>
                <w:szCs w:val="16"/>
                <w:vertAlign w:val="baseline"/>
              </w:rPr>
            </w:pPr>
            <w:r w:rsidDel="00000000" w:rsidR="00000000" w:rsidRPr="00000000">
              <w:rPr>
                <w:b w:val="1"/>
                <w:bCs w:val="1"/>
                <w:sz w:val="16"/>
                <w:szCs w:val="16"/>
                <w:vertAlign w:val="baseline"/>
                <w:rtl w:val="0"/>
              </w:rPr>
              <w:t xml:space="preserve">INTERESADO(S)</w:t>
            </w:r>
            <w:r w:rsidDel="00000000" w:rsidR="00000000" w:rsidRPr="00000000">
              <w:rPr>
                <w:b w:val="1"/>
                <w:bCs w:val="1"/>
                <w:sz w:val="16"/>
                <w:szCs w:val="16"/>
                <w:vertAlign w:val="superscript"/>
              </w:rPr>
              <w:footnoteReference w:customMarkFollows="0" w:id="7"/>
            </w: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C">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D">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E">
            <w:pPr>
              <w:spacing w:after="0" w:lineRule="auto"/>
              <w:jc w:val="center"/>
              <w:rPr>
                <w:sz w:val="16"/>
                <w:szCs w:val="16"/>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shd w:fill="c6d9f1" w:val="clear"/>
            <w:vAlign w:val="top"/>
          </w:tcPr>
          <w:p w:rsidR="00000000" w:rsidDel="00000000" w:rsidP="00000000" w:rsidRDefault="00000000" w:rsidRPr="00000000" w14:paraId="000002FF">
            <w:pPr>
              <w:spacing w:after="0" w:lineRule="auto"/>
              <w:jc w:val="center"/>
              <w:rPr>
                <w:sz w:val="16"/>
                <w:szCs w:val="16"/>
                <w:vertAlign w:val="baseline"/>
              </w:rPr>
            </w:pPr>
            <w:r w:rsidDel="00000000" w:rsidR="00000000" w:rsidRPr="00000000">
              <w:rPr>
                <w:rtl w:val="0"/>
              </w:rPr>
            </w:r>
          </w:p>
        </w:tc>
      </w:tr>
      <w:tr>
        <w:trPr>
          <w:cantSplit w:val="0"/>
          <w:trHeight w:val="174"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00">
            <w:pPr>
              <w:spacing w:after="0" w:lineRule="auto"/>
              <w:jc w:val="center"/>
              <w:rPr>
                <w:sz w:val="16"/>
                <w:szCs w:val="16"/>
                <w:vertAlign w:val="baseline"/>
              </w:rPr>
            </w:pPr>
            <w:r w:rsidDel="00000000" w:rsidR="00000000" w:rsidRPr="00000000">
              <w:rPr>
                <w:sz w:val="16"/>
                <w:szCs w:val="16"/>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spacing w:after="0" w:lineRule="auto"/>
              <w:rPr>
                <w:sz w:val="16"/>
                <w:szCs w:val="16"/>
                <w:vertAlign w:val="baseline"/>
              </w:rPr>
            </w:pPr>
            <w:sdt>
              <w:sdtPr>
                <w:id w:val="755518020"/>
                <w:tag w:val="goog_rdk_299"/>
              </w:sdtPr>
              <w:sdtContent>
                <w:ins w:author="Andrés Salgado" w:id="92" w:date="2026-09-07T15:16:03Z"/>
                <w:sdt>
                  <w:sdtPr>
                    <w:id w:val="-1442041092"/>
                    <w:tag w:val="goog_rdk_300"/>
                  </w:sdtPr>
                  <w:sdtContent>
                    <w:ins w:author="Andrés Salgado" w:id="92" w:date="2026-09-07T15:16:03Z">
                      <w:r w:rsidDel="00000000" w:rsidR="00000000" w:rsidRPr="00000000">
                        <w:rPr>
                          <w:sz w:val="16"/>
                          <w:szCs w:val="16"/>
                          <w:rtl w:val="0"/>
                          <w:rPrChange w:author="Andrés Salgado" w:id="93" w:date="2026-09-07T15:16:03Z">
                            <w:rPr>
                              <w:sz w:val="16"/>
                              <w:szCs w:val="16"/>
                              <w:vertAlign w:val="baseline"/>
                            </w:rPr>
                          </w:rPrChange>
                        </w:rPr>
                        <w:t xml:space="preserve">Búsqueda de Terreno</w:t>
                      </w:r>
                    </w:ins>
                  </w:sdtContent>
                </w:sdt>
                <w:ins w:author="Andrés Salgado" w:id="92" w:date="2026-09-07T15:16:03Z"/>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sdt>
            <w:sdtPr>
              <w:id w:val="169230031"/>
              <w:tag w:val="goog_rdk_304"/>
            </w:sdtPr>
            <w:sdtContent>
              <w:p w:rsidR="00000000" w:rsidDel="00000000" w:rsidP="00000000" w:rsidRDefault="00000000" w:rsidRPr="00000000" w14:paraId="00000302">
                <w:pPr>
                  <w:spacing w:after="0" w:lineRule="auto"/>
                  <w:rPr>
                    <w:ins w:author="Andrés Salgado" w:id="94" w:date="2026-09-07T15:35:18Z"/>
                    <w:sz w:val="16"/>
                    <w:szCs w:val="16"/>
                    <w:rPrChange w:author="Andrés Salgado" w:id="95" w:date="2026-09-07T15:35:18Z">
                      <w:rPr>
                        <w:sz w:val="16"/>
                        <w:szCs w:val="16"/>
                        <w:vertAlign w:val="baseline"/>
                      </w:rPr>
                    </w:rPrChange>
                  </w:rPr>
                </w:pPr>
                <w:sdt>
                  <w:sdtPr>
                    <w:id w:val="-433055177"/>
                    <w:tag w:val="goog_rdk_302"/>
                  </w:sdtPr>
                  <w:sdtContent>
                    <w:ins w:author="Andrés Salgado" w:id="94" w:date="2026-09-07T15:35:18Z"/>
                    <w:sdt>
                      <w:sdtPr>
                        <w:id w:val="1456224581"/>
                        <w:tag w:val="goog_rdk_303"/>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Son 4 objetivos:</w:t>
                          </w:r>
                        </w:ins>
                      </w:sdtContent>
                    </w:sdt>
                    <w:ins w:author="Andrés Salgado" w:id="94" w:date="2026-09-07T15:35:18Z"/>
                  </w:sdtContent>
                </w:sdt>
              </w:p>
            </w:sdtContent>
          </w:sdt>
          <w:sdt>
            <w:sdtPr>
              <w:id w:val="-64693395"/>
              <w:tag w:val="goog_rdk_307"/>
            </w:sdtPr>
            <w:sdtContent>
              <w:p w:rsidR="00000000" w:rsidDel="00000000" w:rsidP="00000000" w:rsidRDefault="00000000" w:rsidRPr="00000000" w14:paraId="00000303">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780709248"/>
                    <w:tag w:val="goog_rdk_305"/>
                  </w:sdtPr>
                  <w:sdtContent>
                    <w:ins w:author="Andrés Salgado" w:id="94" w:date="2026-09-07T15:35:18Z"/>
                    <w:sdt>
                      <w:sdtPr>
                        <w:id w:val="-912369395"/>
                        <w:tag w:val="goog_rdk_306"/>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-Manejo de múltiples capas simultáneas</w:t>
                          </w:r>
                        </w:ins>
                      </w:sdtContent>
                    </w:sdt>
                    <w:ins w:author="Andrés Salgado" w:id="94" w:date="2026-09-07T15:35:18Z"/>
                  </w:sdtContent>
                </w:sdt>
              </w:p>
            </w:sdtContent>
          </w:sdt>
          <w:sdt>
            <w:sdtPr>
              <w:id w:val="1982523060"/>
              <w:tag w:val="goog_rdk_310"/>
            </w:sdtPr>
            <w:sdtContent>
              <w:p w:rsidR="00000000" w:rsidDel="00000000" w:rsidP="00000000" w:rsidRDefault="00000000" w:rsidRPr="00000000" w14:paraId="00000304">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65189833"/>
                    <w:tag w:val="goog_rdk_308"/>
                  </w:sdtPr>
                  <w:sdtContent>
                    <w:ins w:author="Andrés Salgado" w:id="94" w:date="2026-09-07T15:35:18Z"/>
                    <w:sdt>
                      <w:sdtPr>
                        <w:id w:val="1408835"/>
                        <w:tag w:val="goog_rdk_309"/>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-Sistematización de procesos hoy manuales</w:t>
                          </w:r>
                        </w:ins>
                      </w:sdtContent>
                    </w:sdt>
                    <w:ins w:author="Andrés Salgado" w:id="94" w:date="2026-09-07T15:35:18Z"/>
                  </w:sdtContent>
                </w:sdt>
              </w:p>
            </w:sdtContent>
          </w:sdt>
          <w:sdt>
            <w:sdtPr>
              <w:id w:val="556376844"/>
              <w:tag w:val="goog_rdk_313"/>
            </w:sdtPr>
            <w:sdtContent>
              <w:p w:rsidR="00000000" w:rsidDel="00000000" w:rsidP="00000000" w:rsidRDefault="00000000" w:rsidRPr="00000000" w14:paraId="00000305">
                <w:pPr>
                  <w:spacing w:after="0" w:lineRule="auto"/>
                  <w:ind w:left="0" w:firstLine="0"/>
                  <w:rPr>
                    <w:ins w:author="Andrés Salgado" w:id="94" w:date="2026-09-07T15:35:18Z"/>
                    <w:sz w:val="16"/>
                    <w:szCs w:val="16"/>
                    <w:rPrChange w:author="Andrés Salgado" w:id="95" w:date="2026-09-07T15:35:18Z">
                      <w:rPr>
                        <w:sz w:val="16"/>
                        <w:szCs w:val="16"/>
                        <w:vertAlign w:val="baseline"/>
                      </w:rPr>
                    </w:rPrChange>
                  </w:rPr>
                </w:pPr>
                <w:sdt>
                  <w:sdtPr>
                    <w:id w:val="-550432612"/>
                    <w:tag w:val="goog_rdk_311"/>
                  </w:sdtPr>
                  <w:sdtContent>
                    <w:ins w:author="Andrés Salgado" w:id="94" w:date="2026-09-07T15:35:18Z"/>
                    <w:sdt>
                      <w:sdtPr>
                        <w:id w:val="-2106163037"/>
                        <w:tag w:val="goog_rdk_312"/>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-Auto-aprendizaje y desarrollo de soluciones</w:t>
                          </w:r>
                        </w:ins>
                      </w:sdtContent>
                    </w:sdt>
                    <w:ins w:author="Andrés Salgado" w:id="94" w:date="2026-09-07T15:35:18Z"/>
                  </w:sdtContent>
                </w:sdt>
              </w:p>
            </w:sdtContent>
          </w:sdt>
          <w:sdt>
            <w:sdtPr>
              <w:id w:val="-1280815803"/>
              <w:tag w:val="goog_rdk_317"/>
            </w:sdtPr>
            <w:sdtContent>
              <w:p w:rsidR="00000000" w:rsidDel="00000000" w:rsidP="00000000" w:rsidRDefault="00000000" w:rsidRPr="00000000" w14:paraId="00000306">
                <w:pPr>
                  <w:spacing w:after="0" w:lineRule="auto"/>
                  <w:ind w:left="0" w:firstLine="0"/>
                  <w:rPr>
                    <w:rFonts w:ascii="Arial" w:cs="Arial" w:eastAsia="Arial" w:hAnsi="Arial"/>
                    <w:b w:val="0"/>
                    <w:bCs w:val="0"/>
                    <w:i w:val="0"/>
                    <w:iCs w:val="0"/>
                    <w:smallCaps w:val="0"/>
                    <w:strike w:val="0"/>
                    <w:color w:val="000000"/>
                    <w:sz w:val="22"/>
                    <w:szCs w:val="22"/>
                    <w:u w:val="none"/>
                    <w:shd w:fill="auto" w:val="clear"/>
                    <w:rPrChange w:author="Andrés Salgado" w:id="95" w:date="2026-09-07T15:35:18Z">
                      <w:rPr>
                        <w:sz w:val="16"/>
                        <w:szCs w:val="16"/>
                        <w:highlight w:val="yellow"/>
                        <w:vertAlign w:val="baseline"/>
                      </w:rPr>
                    </w:rPrChange>
                  </w:rPr>
                  <w:pPrChange w:author="Andrés Salgado" w:id="0" w:date="2026-09-07T15:35:18Z">
                    <w:pPr>
                      <w:spacing w:after="0" w:lineRule="auto"/>
                    </w:pPr>
                  </w:pPrChange>
                </w:pPr>
                <w:sdt>
                  <w:sdtPr>
                    <w:id w:val="1827256643"/>
                    <w:tag w:val="goog_rdk_314"/>
                  </w:sdtPr>
                  <w:sdtContent>
                    <w:ins w:author="Andrés Salgado" w:id="94" w:date="2026-09-07T15:35:18Z"/>
                    <w:sdt>
                      <w:sdtPr>
                        <w:id w:val="1693838981"/>
                        <w:tag w:val="goog_rdk_315"/>
                      </w:sdtPr>
                      <w:sdtContent>
                        <w:ins w:author="Andrés Salgado" w:id="94" w:date="2026-09-07T15:35:18Z">
                          <w:r w:rsidDel="00000000" w:rsidR="00000000" w:rsidRPr="00000000">
                            <w:rPr>
                              <w:sz w:val="16"/>
                              <w:szCs w:val="16"/>
                              <w:rtl w:val="0"/>
                              <w:rPrChange w:author="Andrés Salgado" w:id="95" w:date="2026-09-07T15:35:18Z">
                                <w:rPr>
                                  <w:sz w:val="16"/>
                                  <w:szCs w:val="16"/>
                                  <w:vertAlign w:val="baseline"/>
                                </w:rPr>
                              </w:rPrChange>
                            </w:rPr>
                            <w:t xml:space="preserve">-Estandarización de lenguajes y parámetros</w:t>
                          </w:r>
                        </w:ins>
                      </w:sdtContent>
                    </w:sdt>
                    <w:ins w:author="Andrés Salgado" w:id="94" w:date="2026-09-07T15:35:18Z"/>
                  </w:sdtContent>
                </w:sdt>
                <w:sdt>
                  <w:sdtPr>
                    <w:id w:val="-368078340"/>
                    <w:tag w:val="goog_rdk_316"/>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232347544"/>
              <w:tag w:val="goog_rdk_324"/>
            </w:sdtPr>
            <w:sdtContent>
              <w:p w:rsidR="00000000" w:rsidDel="00000000" w:rsidP="00000000" w:rsidRDefault="00000000" w:rsidRPr="00000000" w14:paraId="00000307">
                <w:pPr>
                  <w:spacing w:after="160" w:line="276" w:lineRule="auto"/>
                  <w:jc w:val="both"/>
                  <w:rPr>
                    <w:ins w:author="Andrés Salgado" w:id="96" w:date="2026-09-07T15:51:28Z"/>
                    <w:rFonts w:ascii="Times New Roman" w:cs="Times New Roman" w:eastAsia="Times New Roman" w:hAnsi="Times New Roman"/>
                    <w:rPrChange w:author="Andrés Salgado" w:id="97" w:date="2026-09-07T15:51:28Z">
                      <w:rPr>
                        <w:sz w:val="16"/>
                        <w:szCs w:val="16"/>
                        <w:highlight w:val="yellow"/>
                        <w:vertAlign w:val="baseline"/>
                      </w:rPr>
                    </w:rPrChange>
                  </w:rPr>
                </w:pPr>
                <w:sdt>
                  <w:sdtPr>
                    <w:id w:val="1812145733"/>
                    <w:tag w:val="goog_rdk_319"/>
                  </w:sdtPr>
                  <w:sdtContent>
                    <w:ins w:author="Andrés Salgado" w:id="96" w:date="2026-09-07T15:51:28Z"/>
                    <w:sdt>
                      <w:sdtPr>
                        <w:id w:val="-767965340"/>
                        <w:tag w:val="goog_rdk_320"/>
                      </w:sdtPr>
                      <w:sdtContent>
                        <w:ins w:author="Andrés Salgado" w:id="96" w:date="2026-09-07T15:51:28Z">
                          <w:r w:rsidDel="00000000" w:rsidR="00000000" w:rsidRPr="00000000">
                            <w:rPr>
                              <w:sz w:val="16"/>
                              <w:szCs w:val="16"/>
                              <w:rtl w:val="0"/>
                              <w:rPrChange w:author="Andrés Salgado" w:id="97" w:date="2026-09-07T15:51:28Z">
                                <w:rPr>
                                  <w:sz w:val="16"/>
                                  <w:szCs w:val="16"/>
                                  <w:highlight w:val="yellow"/>
                                  <w:vertAlign w:val="baseline"/>
                                </w:rPr>
                              </w:rPrChange>
                            </w:rPr>
                            <w:t xml:space="preserve">A</w:t>
                          </w:r>
                        </w:ins>
                      </w:sdtContent>
                    </w:sdt>
                    <w:ins w:author="Andrés Salgado" w:id="96" w:date="2026-09-07T15:51:28Z">
                      <w:sdt>
                        <w:sdtPr>
                          <w:id w:val="856789662"/>
                          <w:tag w:val="goog_rdk_321"/>
                        </w:sdtPr>
                        <w:sdtContent>
                          <w:r w:rsidDel="00000000" w:rsidR="00000000" w:rsidRPr="00000000">
                            <w:rPr>
                              <w:rFonts w:ascii="Times New Roman" w:cs="Times New Roman" w:eastAsia="Times New Roman" w:hAnsi="Times New Roman"/>
                              <w:rtl w:val="0"/>
                              <w:rPrChange w:author="Andrés Salgado" w:id="97" w:date="2026-09-07T15:51:28Z">
                                <w:rPr>
                                  <w:sz w:val="16"/>
                                  <w:szCs w:val="16"/>
                                  <w:highlight w:val="yellow"/>
                                  <w:vertAlign w:val="baseline"/>
                                </w:rPr>
                              </w:rPrChange>
                            </w:rPr>
                            <w:t xml:space="preserve">unar en un modelo de inteligencia artificial toda la información hoy disgregada de manera que el propietario pueda optimizar los tiempos asociados a la búsqueda y evaluación de terreno y/o idea de proyecto e investigaci</w:t>
                          </w:r>
                        </w:sdtContent>
                      </w:sdt>
                      <w:sdt>
                        <w:sdtPr>
                          <w:id w:val="-879795155"/>
                          <w:tag w:val="goog_rdk_322"/>
                        </w:sdtPr>
                        <w:sdtContent>
                          <w:r w:rsidDel="00000000" w:rsidR="00000000" w:rsidRPr="00000000">
                            <w:rPr>
                              <w:sz w:val="16"/>
                              <w:szCs w:val="16"/>
                              <w:rtl w:val="0"/>
                              <w:rPrChange w:author="Andrés Salgado" w:id="97" w:date="2026-09-07T15:51:28Z">
                                <w:rPr>
                                  <w:sz w:val="16"/>
                                  <w:szCs w:val="16"/>
                                  <w:highlight w:val="yellow"/>
                                  <w:vertAlign w:val="baseline"/>
                                </w:rPr>
                              </w:rPrChange>
                            </w:rPr>
                            <w:t xml:space="preserve">ó</w:t>
                          </w:r>
                        </w:sdtContent>
                      </w:sdt>
                      <w:sdt>
                        <w:sdtPr>
                          <w:id w:val="-260657429"/>
                          <w:tag w:val="goog_rdk_323"/>
                        </w:sdtPr>
                        <w:sdtContent>
                          <w:r w:rsidDel="00000000" w:rsidR="00000000" w:rsidRPr="00000000">
                            <w:rPr>
                              <w:rFonts w:ascii="Times New Roman" w:cs="Times New Roman" w:eastAsia="Times New Roman" w:hAnsi="Times New Roman"/>
                              <w:rtl w:val="0"/>
                              <w:rPrChange w:author="Andrés Salgado" w:id="97" w:date="2026-09-07T15:51:28Z">
                                <w:rPr>
                                  <w:sz w:val="16"/>
                                  <w:szCs w:val="16"/>
                                  <w:highlight w:val="yellow"/>
                                  <w:vertAlign w:val="baseline"/>
                                </w:rPr>
                              </w:rPrChange>
                            </w:rPr>
                            <w:t xml:space="preserve">n para tomar decisiones en forma completamente informada, oportuna y con certezas técnicas-jurídicas-ambientales-energéticas-económicas, que le permitan tomar decisiones informadas durante la sub-etapa 1-A de pre-inversión.</w:t>
                          </w:r>
                        </w:sdtContent>
                      </w:sdt>
                    </w:ins>
                  </w:sdtContent>
                </w:sdt>
              </w:p>
            </w:sdtContent>
          </w:sdt>
          <w:sdt>
            <w:sdtPr>
              <w:id w:val="1052633179"/>
              <w:tag w:val="goog_rdk_326"/>
            </w:sdtPr>
            <w:sdtContent>
              <w:p w:rsidR="00000000" w:rsidDel="00000000" w:rsidP="00000000" w:rsidRDefault="00000000" w:rsidRPr="00000000" w14:paraId="00000308">
                <w:pPr>
                  <w:spacing w:after="0" w:lineRule="auto"/>
                  <w:rPr>
                    <w:sz w:val="16"/>
                    <w:szCs w:val="16"/>
                    <w:highlight w:val="yellow"/>
                    <w:rPrChange w:author="Andrés Salgado" w:id="97" w:date="2026-09-07T15:51:28Z">
                      <w:rPr>
                        <w:sz w:val="16"/>
                        <w:szCs w:val="16"/>
                        <w:highlight w:val="yellow"/>
                        <w:vertAlign w:val="baseline"/>
                      </w:rPr>
                    </w:rPrChange>
                  </w:rPr>
                </w:pPr>
                <w:sdt>
                  <w:sdtPr>
                    <w:id w:val="-558732982"/>
                    <w:tag w:val="goog_rdk_325"/>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482864525"/>
              <w:tag w:val="goog_rdk_331"/>
            </w:sdtPr>
            <w:sdtContent>
              <w:p w:rsidR="00000000" w:rsidDel="00000000" w:rsidP="00000000" w:rsidRDefault="00000000" w:rsidRPr="00000000" w14:paraId="00000309">
                <w:pPr>
                  <w:spacing w:after="160" w:line="276" w:lineRule="auto"/>
                  <w:jc w:val="both"/>
                  <w:rPr>
                    <w:rPrChange w:author="Andrés Salgado" w:id="100" w:date="2026-09-07T15:58:41Z">
                      <w:rPr>
                        <w:sz w:val="16"/>
                        <w:szCs w:val="16"/>
                        <w:highlight w:val="yellow"/>
                        <w:vertAlign w:val="baseline"/>
                      </w:rPr>
                    </w:rPrChange>
                  </w:rPr>
                  <w:pPrChange w:author="Andrés Salgado" w:id="0" w:date="2026-09-07T15:58:41Z">
                    <w:pPr>
                      <w:spacing w:after="0" w:lineRule="auto"/>
                    </w:pPr>
                  </w:pPrChange>
                </w:pPr>
                <w:sdt>
                  <w:sdtPr>
                    <w:id w:val="556060395"/>
                    <w:tag w:val="goog_rdk_328"/>
                  </w:sdtPr>
                  <w:sdtContent>
                    <w:ins w:author="Andrés Salgado" w:id="98" w:date="2026-09-07T16:06:46Z"/>
                    <w:sdt>
                      <w:sdtPr>
                        <w:id w:val="515730401"/>
                        <w:tag w:val="goog_rdk_329"/>
                      </w:sdtPr>
                      <w:sdtContent>
                        <w:ins w:author="Andrés Salgado" w:id="98" w:date="2026-09-07T16:06:46Z">
                          <w:r w:rsidDel="00000000" w:rsidR="00000000" w:rsidRPr="00000000">
                            <w:rPr>
                              <w:sz w:val="16"/>
                              <w:szCs w:val="16"/>
                              <w:rtl w:val="0"/>
                              <w:rPrChange w:author="Andrés Salgado" w:id="99" w:date="2026-09-07T16:06:46Z">
                                <w:rPr>
                                  <w:sz w:val="16"/>
                                  <w:szCs w:val="16"/>
                                  <w:highlight w:val="yellow"/>
                                  <w:vertAlign w:val="baseline"/>
                                </w:rPr>
                              </w:rPrChange>
                            </w:rPr>
                            <w:t xml:space="preserve">Se contempla una plataforma en operación que reduzca de manera medible el tiempo y la incertidumbre de la decisión temprana y entregue una evaluación integrada del proyecto desde su concepción, contribuyendo a revertir la baja tasa de obtención de permisos y a</w:t>
                          </w:r>
                        </w:ins>
                      </w:sdtContent>
                    </w:sdt>
                    <w:ins w:author="Andrés Salgado" w:id="98" w:date="2026-09-07T16:06:46Z">
                      <w:sdt>
                        <w:sdtPr>
                          <w:id w:val="-1252128465"/>
                          <w:tag w:val="goog_rdk_330"/>
                        </w:sdtPr>
                        <w:sdtContent>
                          <w:r w:rsidDel="00000000" w:rsidR="00000000" w:rsidRPr="00000000">
                            <w:rPr>
                              <w:sz w:val="16"/>
                              <w:szCs w:val="16"/>
                              <w:highlight w:val="yellow"/>
                              <w:rtl w:val="0"/>
                              <w:rPrChange w:author="Andrés Salgado" w:id="99" w:date="2026-09-07T16:06:46Z">
                                <w:rPr>
                                  <w:sz w:val="16"/>
                                  <w:szCs w:val="16"/>
                                  <w:highlight w:val="yellow"/>
                                  <w:vertAlign w:val="baseline"/>
                                </w:rPr>
                              </w:rPrChange>
                            </w:rPr>
                            <w:t xml:space="preserve"> cerrar la brecha de productividad de hasta 21% del sector, actuando desde el origen del problema.</w:t>
                          </w:r>
                        </w:sdtContent>
                      </w:sdt>
                    </w:ins>
                  </w:sdtContent>
                </w:sdt>
                <w:r w:rsidDel="00000000" w:rsidR="00000000" w:rsidRPr="00000000">
                  <w:rPr>
                    <w:rtl w:val="0"/>
                  </w:rPr>
                </w:r>
              </w:p>
            </w:sdtContent>
          </w:sdt>
        </w:tc>
        <w:tc>
          <w:tcPr>
            <w:tcBorders>
              <w:top w:color="000000" w:space="0" w:sz="6" w:val="single"/>
              <w:left w:color="000000" w:space="0" w:sz="6" w:val="single"/>
              <w:bottom w:color="000000" w:space="0" w:sz="6" w:val="single"/>
              <w:right w:color="000000" w:space="0" w:sz="6" w:val="single"/>
            </w:tcBorders>
            <w:vAlign w:val="top"/>
          </w:tcPr>
          <w:sdt>
            <w:sdtPr>
              <w:id w:val="-421340714"/>
              <w:tag w:val="goog_rdk_336"/>
            </w:sdtPr>
            <w:sdtContent>
              <w:p w:rsidR="00000000" w:rsidDel="00000000" w:rsidP="00000000" w:rsidRDefault="00000000" w:rsidRPr="00000000" w14:paraId="0000030A">
                <w:pPr>
                  <w:spacing w:after="0" w:lineRule="auto"/>
                  <w:rPr>
                    <w:sz w:val="16"/>
                    <w:szCs w:val="16"/>
                    <w:vertAlign w:val="baseline"/>
                    <w:rPrChange w:author="Andrés Salgado" w:id="102" w:date="2026-09-07T15:29:51Z">
                      <w:rPr>
                        <w:sz w:val="16"/>
                        <w:szCs w:val="16"/>
                        <w:highlight w:val="yellow"/>
                        <w:vertAlign w:val="baseline"/>
                      </w:rPr>
                    </w:rPrChange>
                  </w:rPr>
                </w:pPr>
                <w:sdt>
                  <w:sdtPr>
                    <w:id w:val="662264832"/>
                    <w:tag w:val="goog_rdk_333"/>
                  </w:sdtPr>
                  <w:sdtContent>
                    <w:ins w:author="Andrés Salgado" w:id="101" w:date="2026-09-07T15:26:26Z"/>
                    <w:sdt>
                      <w:sdtPr>
                        <w:id w:val="1483238865"/>
                        <w:tag w:val="goog_rdk_334"/>
                      </w:sdtPr>
                      <w:sdtContent>
                        <w:ins w:author="Andrés Salgado" w:id="101" w:date="2026-09-07T15:26:26Z">
                          <w:r w:rsidDel="00000000" w:rsidR="00000000" w:rsidRPr="00000000">
                            <w:rPr>
                              <w:sz w:val="16"/>
                              <w:szCs w:val="16"/>
                              <w:rtl w:val="0"/>
                              <w:rPrChange w:author="Andrés Salgado" w:id="102" w:date="2026-09-07T15:29:51Z">
                                <w:rPr>
                                  <w:sz w:val="16"/>
                                  <w:szCs w:val="16"/>
                                  <w:highlight w:val="yellow"/>
                                  <w:vertAlign w:val="baseline"/>
                                </w:rPr>
                              </w:rPrChange>
                            </w:rPr>
                            <w:t xml:space="preserve">SI</w:t>
                          </w:r>
                        </w:ins>
                      </w:sdtContent>
                    </w:sdt>
                    <w:ins w:author="Andrés Salgado" w:id="101" w:date="2026-09-07T15:26:26Z"/>
                  </w:sdtContent>
                </w:sdt>
                <w:sdt>
                  <w:sdtPr>
                    <w:id w:val="1484035430"/>
                    <w:tag w:val="goog_rdk_335"/>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0B">
            <w:pPr>
              <w:spacing w:after="0" w:lineRule="auto"/>
              <w:rPr>
                <w:sz w:val="16"/>
                <w:szCs w:val="16"/>
              </w:rPr>
            </w:pPr>
            <w:r w:rsidDel="00000000" w:rsidR="00000000" w:rsidRPr="00000000">
              <w:rPr>
                <w:sz w:val="16"/>
                <w:szCs w:val="16"/>
                <w:rtl w:val="0"/>
              </w:rPr>
              <w:t xml:space="preserve">In-Data</w:t>
            </w:r>
          </w:p>
          <w:p w:rsidR="00000000" w:rsidDel="00000000" w:rsidP="00000000" w:rsidRDefault="00000000" w:rsidRPr="00000000" w14:paraId="0000030C">
            <w:pPr>
              <w:spacing w:after="0" w:lineRule="auto"/>
              <w:rPr>
                <w:sz w:val="16"/>
                <w:szCs w:val="16"/>
              </w:rPr>
            </w:pPr>
            <w:r w:rsidDel="00000000" w:rsidR="00000000" w:rsidRPr="00000000">
              <w:rPr>
                <w:rtl w:val="0"/>
              </w:rPr>
            </w:r>
          </w:p>
          <w:sdt>
            <w:sdtPr>
              <w:id w:val="-390449320"/>
              <w:tag w:val="goog_rdk_338"/>
            </w:sdtPr>
            <w:sdtContent>
              <w:p w:rsidR="00000000" w:rsidDel="00000000" w:rsidP="00000000" w:rsidRDefault="00000000" w:rsidRPr="00000000" w14:paraId="0000030D">
                <w:pPr>
                  <w:spacing w:after="0" w:lineRule="auto"/>
                  <w:rPr>
                    <w:sz w:val="16"/>
                    <w:szCs w:val="16"/>
                    <w:vertAlign w:val="baseline"/>
                    <w:rPrChange w:author="Andrés Salgado" w:id="102" w:date="2026-09-07T15:29:51Z">
                      <w:rPr>
                        <w:sz w:val="16"/>
                        <w:szCs w:val="16"/>
                        <w:highlight w:val="yellow"/>
                        <w:vertAlign w:val="baseline"/>
                      </w:rPr>
                    </w:rPrChange>
                  </w:rPr>
                </w:pPr>
                <w:r w:rsidDel="00000000" w:rsidR="00000000" w:rsidRPr="00000000">
                  <w:rPr>
                    <w:sz w:val="16"/>
                    <w:szCs w:val="16"/>
                    <w:highlight w:val="yellow"/>
                    <w:rtl w:val="0"/>
                  </w:rPr>
                  <w:t xml:space="preserve">Urbanamente</w:t>
                </w:r>
                <w:sdt>
                  <w:sdtPr>
                    <w:id w:val="-1984478020"/>
                    <w:tag w:val="goog_rdk_337"/>
                  </w:sdtPr>
                  <w:sdtContent>
                    <w:r w:rsidDel="00000000" w:rsidR="00000000" w:rsidRPr="00000000">
                      <w:rPr>
                        <w:rtl w:val="0"/>
                      </w:rPr>
                    </w:r>
                  </w:sdtContent>
                </w:sdt>
              </w:p>
            </w:sdtContent>
          </w:sdt>
          <w:p w:rsidR="00000000" w:rsidDel="00000000" w:rsidP="00000000" w:rsidRDefault="00000000" w:rsidRPr="00000000" w14:paraId="0000030E">
            <w:pPr>
              <w:spacing w:after="0" w:lineRule="auto"/>
              <w:rPr>
                <w:sz w:val="16"/>
                <w:szCs w:val="16"/>
              </w:rPr>
            </w:pPr>
            <w:r w:rsidDel="00000000" w:rsidR="00000000" w:rsidRPr="00000000">
              <w:rPr>
                <w:rtl w:val="0"/>
              </w:rPr>
            </w:r>
          </w:p>
          <w:p w:rsidR="00000000" w:rsidDel="00000000" w:rsidP="00000000" w:rsidRDefault="00000000" w:rsidRPr="00000000" w14:paraId="0000030F">
            <w:pPr>
              <w:spacing w:after="0" w:lineRule="auto"/>
              <w:rPr>
                <w:sz w:val="16"/>
                <w:szCs w:val="16"/>
              </w:rPr>
            </w:pPr>
            <w:r w:rsidDel="00000000" w:rsidR="00000000" w:rsidRPr="00000000">
              <w:rPr>
                <w:sz w:val="16"/>
                <w:szCs w:val="16"/>
                <w:rtl w:val="0"/>
              </w:rPr>
              <w:t xml:space="preserve">Centro Innovación Universidad Católica</w:t>
            </w:r>
          </w:p>
          <w:p w:rsidR="00000000" w:rsidDel="00000000" w:rsidP="00000000" w:rsidRDefault="00000000" w:rsidRPr="00000000" w14:paraId="00000310">
            <w:pPr>
              <w:spacing w:after="0" w:lineRule="auto"/>
              <w:rPr>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sdt>
            <w:sdtPr>
              <w:id w:val="-272719965"/>
              <w:tag w:val="goog_rdk_342"/>
            </w:sdtPr>
            <w:sdtContent>
              <w:p w:rsidR="00000000" w:rsidDel="00000000" w:rsidP="00000000" w:rsidRDefault="00000000" w:rsidRPr="00000000" w14:paraId="00000311">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654160799"/>
                    <w:tag w:val="goog_rdk_340"/>
                  </w:sdtPr>
                  <w:sdtContent>
                    <w:ins w:author="Andrés Salgado" w:id="103" w:date="2026-09-07T15:27:38Z"/>
                    <w:sdt>
                      <w:sdtPr>
                        <w:id w:val="-1692995007"/>
                        <w:tag w:val="goog_rdk_341"/>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Portal inmobiliario</w:t>
                          </w:r>
                        </w:ins>
                      </w:sdtContent>
                    </w:sdt>
                    <w:ins w:author="Andrés Salgado" w:id="103" w:date="2026-09-07T15:27:38Z"/>
                  </w:sdtContent>
                </w:sdt>
              </w:p>
            </w:sdtContent>
          </w:sdt>
          <w:sdt>
            <w:sdtPr>
              <w:id w:val="-1541756846"/>
              <w:tag w:val="goog_rdk_345"/>
            </w:sdtPr>
            <w:sdtContent>
              <w:p w:rsidR="00000000" w:rsidDel="00000000" w:rsidP="00000000" w:rsidRDefault="00000000" w:rsidRPr="00000000" w14:paraId="00000312">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234461557"/>
                    <w:tag w:val="goog_rdk_343"/>
                  </w:sdtPr>
                  <w:sdtContent>
                    <w:ins w:author="Andrés Salgado" w:id="103" w:date="2026-09-07T15:27:38Z"/>
                    <w:sdt>
                      <w:sdtPr>
                        <w:id w:val="-955748096"/>
                        <w:tag w:val="goog_rdk_344"/>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734510785"/>
              <w:tag w:val="goog_rdk_348"/>
            </w:sdtPr>
            <w:sdtContent>
              <w:p w:rsidR="00000000" w:rsidDel="00000000" w:rsidP="00000000" w:rsidRDefault="00000000" w:rsidRPr="00000000" w14:paraId="00000313">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643416023"/>
                    <w:tag w:val="goog_rdk_346"/>
                  </w:sdtPr>
                  <w:sdtContent>
                    <w:ins w:author="Andrés Salgado" w:id="103" w:date="2026-09-07T15:27:38Z"/>
                    <w:sdt>
                      <w:sdtPr>
                        <w:id w:val="529683536"/>
                        <w:tag w:val="goog_rdk_347"/>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Toc Toc</w:t>
                          </w:r>
                        </w:ins>
                      </w:sdtContent>
                    </w:sdt>
                    <w:ins w:author="Andrés Salgado" w:id="103" w:date="2026-09-07T15:27:38Z"/>
                  </w:sdtContent>
                </w:sdt>
              </w:p>
            </w:sdtContent>
          </w:sdt>
          <w:sdt>
            <w:sdtPr>
              <w:id w:val="1723857171"/>
              <w:tag w:val="goog_rdk_351"/>
            </w:sdtPr>
            <w:sdtContent>
              <w:p w:rsidR="00000000" w:rsidDel="00000000" w:rsidP="00000000" w:rsidRDefault="00000000" w:rsidRPr="00000000" w14:paraId="00000314">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576081479"/>
                    <w:tag w:val="goog_rdk_349"/>
                  </w:sdtPr>
                  <w:sdtContent>
                    <w:ins w:author="Andrés Salgado" w:id="103" w:date="2026-09-07T15:27:38Z"/>
                    <w:sdt>
                      <w:sdtPr>
                        <w:id w:val="1940312836"/>
                        <w:tag w:val="goog_rdk_350"/>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449130373"/>
              <w:tag w:val="goog_rdk_354"/>
            </w:sdtPr>
            <w:sdtContent>
              <w:p w:rsidR="00000000" w:rsidDel="00000000" w:rsidP="00000000" w:rsidRDefault="00000000" w:rsidRPr="00000000" w14:paraId="00000315">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1468247210"/>
                    <w:tag w:val="goog_rdk_352"/>
                  </w:sdtPr>
                  <w:sdtContent>
                    <w:ins w:author="Andrés Salgado" w:id="103" w:date="2026-09-07T15:27:38Z"/>
                    <w:sdt>
                      <w:sdtPr>
                        <w:id w:val="1611772344"/>
                        <w:tag w:val="goog_rdk_353"/>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ANRI-Asociación de Revisores Independientes (Liliana Vergara)</w:t>
                          </w:r>
                        </w:ins>
                      </w:sdtContent>
                    </w:sdt>
                    <w:ins w:author="Andrés Salgado" w:id="103" w:date="2026-09-07T15:27:38Z"/>
                  </w:sdtContent>
                </w:sdt>
              </w:p>
            </w:sdtContent>
          </w:sdt>
          <w:sdt>
            <w:sdtPr>
              <w:id w:val="1411652048"/>
              <w:tag w:val="goog_rdk_357"/>
            </w:sdtPr>
            <w:sdtContent>
              <w:p w:rsidR="00000000" w:rsidDel="00000000" w:rsidP="00000000" w:rsidRDefault="00000000" w:rsidRPr="00000000" w14:paraId="00000316">
                <w:pPr>
                  <w:spacing w:after="0" w:lineRule="auto"/>
                  <w:rPr>
                    <w:ins w:author="Andrés Salgado" w:id="103" w:date="2026-09-07T15:27:38Z"/>
                    <w:sz w:val="16"/>
                    <w:szCs w:val="16"/>
                    <w:rPrChange w:author="Andrés Salgado" w:id="102" w:date="2026-09-07T15:29:51Z">
                      <w:rPr>
                        <w:sz w:val="16"/>
                        <w:szCs w:val="16"/>
                        <w:highlight w:val="yellow"/>
                        <w:vertAlign w:val="baseline"/>
                      </w:rPr>
                    </w:rPrChange>
                  </w:rPr>
                </w:pPr>
                <w:sdt>
                  <w:sdtPr>
                    <w:id w:val="47805091"/>
                    <w:tag w:val="goog_rdk_355"/>
                  </w:sdtPr>
                  <w:sdtContent>
                    <w:ins w:author="Andrés Salgado" w:id="103" w:date="2026-09-07T15:27:38Z"/>
                    <w:sdt>
                      <w:sdtPr>
                        <w:id w:val="-1488389054"/>
                        <w:tag w:val="goog_rdk_356"/>
                      </w:sdtPr>
                      <w:sdtContent>
                        <w:ins w:author="Andrés Salgado" w:id="103" w:date="2026-09-07T15:27:38Z">
                          <w:r w:rsidDel="00000000" w:rsidR="00000000" w:rsidRPr="00000000">
                            <w:rPr>
                              <w:rtl w:val="0"/>
                            </w:rPr>
                          </w:r>
                        </w:ins>
                      </w:sdtContent>
                    </w:sdt>
                    <w:ins w:author="Andrés Salgado" w:id="103" w:date="2026-09-07T15:27:38Z"/>
                  </w:sdtContent>
                </w:sdt>
              </w:p>
            </w:sdtContent>
          </w:sdt>
          <w:sdt>
            <w:sdtPr>
              <w:id w:val="1701129851"/>
              <w:tag w:val="goog_rdk_361"/>
            </w:sdtPr>
            <w:sdtContent>
              <w:p w:rsidR="00000000" w:rsidDel="00000000" w:rsidP="00000000" w:rsidRDefault="00000000" w:rsidRPr="00000000" w14:paraId="00000317">
                <w:pPr>
                  <w:spacing w:after="0" w:lineRule="auto"/>
                  <w:rPr>
                    <w:sz w:val="16"/>
                    <w:szCs w:val="16"/>
                    <w:rPrChange w:author="Andrés Salgado" w:id="102" w:date="2026-09-07T15:29:51Z">
                      <w:rPr>
                        <w:sz w:val="16"/>
                        <w:szCs w:val="16"/>
                        <w:highlight w:val="yellow"/>
                        <w:vertAlign w:val="baseline"/>
                      </w:rPr>
                    </w:rPrChange>
                  </w:rPr>
                </w:pPr>
                <w:sdt>
                  <w:sdtPr>
                    <w:id w:val="-1705449203"/>
                    <w:tag w:val="goog_rdk_358"/>
                  </w:sdtPr>
                  <w:sdtContent>
                    <w:ins w:author="Andrés Salgado" w:id="103" w:date="2026-09-07T15:27:38Z"/>
                    <w:sdt>
                      <w:sdtPr>
                        <w:id w:val="-1683320384"/>
                        <w:tag w:val="goog_rdk_359"/>
                      </w:sdtPr>
                      <w:sdtContent>
                        <w:ins w:author="Andrés Salgado" w:id="103" w:date="2026-09-07T15:27:38Z">
                          <w:r w:rsidDel="00000000" w:rsidR="00000000" w:rsidRPr="00000000">
                            <w:rPr>
                              <w:sz w:val="16"/>
                              <w:szCs w:val="16"/>
                              <w:rtl w:val="0"/>
                              <w:rPrChange w:author="Andrés Salgado" w:id="102" w:date="2026-09-07T15:29:51Z">
                                <w:rPr>
                                  <w:sz w:val="16"/>
                                  <w:szCs w:val="16"/>
                                  <w:highlight w:val="yellow"/>
                                  <w:vertAlign w:val="baseline"/>
                                </w:rPr>
                              </w:rPrChange>
                            </w:rPr>
                            <w:t xml:space="preserve">CREAR (Entidad Patrocinante)</w:t>
                          </w:r>
                        </w:ins>
                      </w:sdtContent>
                    </w:sdt>
                    <w:ins w:author="Andrés Salgado" w:id="103" w:date="2026-09-07T15:27:38Z"/>
                  </w:sdtContent>
                </w:sdt>
                <w:sdt>
                  <w:sdtPr>
                    <w:id w:val="-467139611"/>
                    <w:tag w:val="goog_rdk_360"/>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sdt>
            <w:sdtPr>
              <w:id w:val="2096433879"/>
              <w:tag w:val="goog_rdk_365"/>
            </w:sdtPr>
            <w:sdtContent>
              <w:p w:rsidR="00000000" w:rsidDel="00000000" w:rsidP="00000000" w:rsidRDefault="00000000" w:rsidRPr="00000000" w14:paraId="00000318">
                <w:pPr>
                  <w:spacing w:after="0" w:lineRule="auto"/>
                  <w:rPr>
                    <w:ins w:author="Andrés Salgado" w:id="104" w:date="2026-09-07T15:29:46Z"/>
                    <w:sz w:val="16"/>
                    <w:szCs w:val="16"/>
                    <w:rPrChange w:author="Andrés Salgado" w:id="105" w:date="2026-09-07T15:29:46Z">
                      <w:rPr>
                        <w:sz w:val="16"/>
                        <w:szCs w:val="16"/>
                        <w:highlight w:val="yellow"/>
                        <w:vertAlign w:val="baseline"/>
                      </w:rPr>
                    </w:rPrChange>
                  </w:rPr>
                </w:pPr>
                <w:sdt>
                  <w:sdtPr>
                    <w:id w:val="-1896841863"/>
                    <w:tag w:val="goog_rdk_363"/>
                  </w:sdtPr>
                  <w:sdtContent>
                    <w:ins w:author="Andrés Salgado" w:id="104" w:date="2026-09-07T15:29:46Z"/>
                    <w:sdt>
                      <w:sdtPr>
                        <w:id w:val="-107266657"/>
                        <w:tag w:val="goog_rdk_364"/>
                      </w:sdtPr>
                      <w:sdtContent>
                        <w:ins w:author="Andrés Salgado" w:id="104" w:date="2026-09-07T15:29:46Z">
                          <w:r w:rsidDel="00000000" w:rsidR="00000000" w:rsidRPr="00000000">
                            <w:rPr>
                              <w:sz w:val="16"/>
                              <w:szCs w:val="16"/>
                              <w:rtl w:val="0"/>
                              <w:rPrChange w:author="Andrés Salgado" w:id="105" w:date="2026-09-07T15:29:46Z">
                                <w:rPr>
                                  <w:sz w:val="16"/>
                                  <w:szCs w:val="16"/>
                                  <w:highlight w:val="yellow"/>
                                  <w:vertAlign w:val="baseline"/>
                                </w:rPr>
                              </w:rPrChange>
                            </w:rPr>
                            <w:t xml:space="preserve">Multifamiliares, SERVIU, MOP, mandantes privados, industrias, mineras.</w:t>
                          </w:r>
                        </w:ins>
                      </w:sdtContent>
                    </w:sdt>
                    <w:ins w:author="Andrés Salgado" w:id="104" w:date="2026-09-07T15:29:46Z"/>
                  </w:sdtContent>
                </w:sdt>
              </w:p>
            </w:sdtContent>
          </w:sdt>
          <w:sdt>
            <w:sdtPr>
              <w:id w:val="-1467883138"/>
              <w:tag w:val="goog_rdk_368"/>
            </w:sdtPr>
            <w:sdtContent>
              <w:p w:rsidR="00000000" w:rsidDel="00000000" w:rsidP="00000000" w:rsidRDefault="00000000" w:rsidRPr="00000000" w14:paraId="00000319">
                <w:pPr>
                  <w:spacing w:after="0" w:lineRule="auto"/>
                  <w:rPr>
                    <w:ins w:author="Andrés Salgado" w:id="104" w:date="2026-09-07T15:29:46Z"/>
                    <w:sz w:val="16"/>
                    <w:szCs w:val="16"/>
                    <w:rPrChange w:author="Andrés Salgado" w:id="105" w:date="2026-09-07T15:29:46Z">
                      <w:rPr>
                        <w:sz w:val="16"/>
                        <w:szCs w:val="16"/>
                        <w:highlight w:val="yellow"/>
                        <w:vertAlign w:val="baseline"/>
                      </w:rPr>
                    </w:rPrChange>
                  </w:rPr>
                </w:pPr>
                <w:sdt>
                  <w:sdtPr>
                    <w:id w:val="149299812"/>
                    <w:tag w:val="goog_rdk_366"/>
                  </w:sdtPr>
                  <w:sdtContent>
                    <w:ins w:author="Andrés Salgado" w:id="104" w:date="2026-09-07T15:29:46Z"/>
                    <w:sdt>
                      <w:sdtPr>
                        <w:id w:val="432296027"/>
                        <w:tag w:val="goog_rdk_367"/>
                      </w:sdtPr>
                      <w:sdtContent>
                        <w:ins w:author="Andrés Salgado" w:id="104" w:date="2026-09-07T15:29:46Z">
                          <w:r w:rsidDel="00000000" w:rsidR="00000000" w:rsidRPr="00000000">
                            <w:rPr>
                              <w:rtl w:val="0"/>
                            </w:rPr>
                          </w:r>
                        </w:ins>
                      </w:sdtContent>
                    </w:sdt>
                    <w:ins w:author="Andrés Salgado" w:id="104" w:date="2026-09-07T15:29:46Z"/>
                  </w:sdtContent>
                </w:sdt>
              </w:p>
            </w:sdtContent>
          </w:sdt>
          <w:sdt>
            <w:sdtPr>
              <w:id w:val="1034248767"/>
              <w:tag w:val="goog_rdk_372"/>
            </w:sdtPr>
            <w:sdtContent>
              <w:p w:rsidR="00000000" w:rsidDel="00000000" w:rsidP="00000000" w:rsidRDefault="00000000" w:rsidRPr="00000000" w14:paraId="0000031A">
                <w:pPr>
                  <w:spacing w:after="0" w:lineRule="auto"/>
                  <w:rPr>
                    <w:sz w:val="16"/>
                    <w:szCs w:val="16"/>
                    <w:rPrChange w:author="Andrés Salgado" w:id="105" w:date="2026-09-07T15:29:46Z">
                      <w:rPr>
                        <w:sz w:val="16"/>
                        <w:szCs w:val="16"/>
                        <w:highlight w:val="yellow"/>
                        <w:vertAlign w:val="baseline"/>
                      </w:rPr>
                    </w:rPrChange>
                  </w:rPr>
                </w:pPr>
                <w:sdt>
                  <w:sdtPr>
                    <w:id w:val="-22530576"/>
                    <w:tag w:val="goog_rdk_369"/>
                  </w:sdtPr>
                  <w:sdtContent>
                    <w:ins w:author="Andrés Salgado" w:id="104" w:date="2026-09-07T15:29:46Z"/>
                    <w:sdt>
                      <w:sdtPr>
                        <w:id w:val="-533212468"/>
                        <w:tag w:val="goog_rdk_370"/>
                      </w:sdtPr>
                      <w:sdtContent>
                        <w:ins w:author="Andrés Salgado" w:id="104" w:date="2026-09-07T15:29:46Z">
                          <w:r w:rsidDel="00000000" w:rsidR="00000000" w:rsidRPr="00000000">
                            <w:rPr>
                              <w:sz w:val="16"/>
                              <w:szCs w:val="16"/>
                              <w:rtl w:val="0"/>
                              <w:rPrChange w:author="Andrés Salgado" w:id="105" w:date="2026-09-07T15:29:46Z">
                                <w:rPr>
                                  <w:sz w:val="16"/>
                                  <w:szCs w:val="16"/>
                                  <w:highlight w:val="yellow"/>
                                  <w:vertAlign w:val="baseline"/>
                                </w:rPr>
                              </w:rPrChange>
                            </w:rPr>
                            <w:t xml:space="preserve">Agencia de Sostenibilidad Energética (Agencia SE)</w:t>
                          </w:r>
                        </w:ins>
                      </w:sdtContent>
                    </w:sdt>
                    <w:ins w:author="Andrés Salgado" w:id="104" w:date="2026-09-07T15:29:46Z"/>
                  </w:sdtContent>
                </w:sdt>
                <w:sdt>
                  <w:sdtPr>
                    <w:id w:val="1403478248"/>
                    <w:tag w:val="goog_rdk_371"/>
                  </w:sdtPr>
                  <w:sdtContent>
                    <w:r w:rsidDel="00000000" w:rsidR="00000000" w:rsidRPr="00000000">
                      <w:rPr>
                        <w:rtl w:val="0"/>
                      </w:rPr>
                    </w:r>
                  </w:sdtContent>
                </w:sdt>
              </w:p>
            </w:sdtContent>
          </w:sdt>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E">
            <w:pPr>
              <w:spacing w:after="0" w:lineRule="auto"/>
              <w:rPr>
                <w:sz w:val="16"/>
                <w:szCs w:val="16"/>
                <w:highlight w:val="yellow"/>
                <w:vertAlign w:val="baseline"/>
              </w:rPr>
            </w:pP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1F">
            <w:pPr>
              <w:spacing w:after="0" w:lineRule="auto"/>
              <w:jc w:val="center"/>
              <w:rPr>
                <w:sz w:val="16"/>
                <w:szCs w:val="16"/>
                <w:vertAlign w:val="baseline"/>
              </w:rPr>
            </w:pPr>
            <w:r w:rsidDel="00000000" w:rsidR="00000000" w:rsidRPr="00000000">
              <w:rPr>
                <w:sz w:val="16"/>
                <w:szCs w:val="16"/>
                <w:vertAlign w:val="baseline"/>
                <w:rtl w:val="0"/>
              </w:rPr>
              <w:t xml:space="preserve">2</w:t>
            </w:r>
          </w:p>
        </w:tc>
        <w:tc>
          <w:tcPr>
            <w:tcBorders>
              <w:top w:color="000000" w:space="0" w:sz="6" w:val="single"/>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Desarrollo y Optimización del proyecto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B">
            <w:pPr>
              <w:spacing w:after="0" w:lineRule="auto"/>
              <w:rPr>
                <w:sz w:val="16"/>
                <w:szCs w:val="16"/>
                <w:highlight w:val="yellow"/>
                <w:vertAlign w:val="baseline"/>
              </w:rPr>
            </w:pPr>
            <w:r w:rsidDel="00000000" w:rsidR="00000000" w:rsidRPr="00000000">
              <w:rPr>
                <w:rtl w:val="0"/>
              </w:rPr>
            </w:r>
          </w:p>
        </w:tc>
      </w:tr>
      <w:tr>
        <w:trPr>
          <w:cantSplit w:val="0"/>
          <w:trHeight w:val="57"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C">
            <w:pPr>
              <w:spacing w:after="0" w:lineRule="auto"/>
              <w:jc w:val="center"/>
              <w:rPr>
                <w:sz w:val="16"/>
                <w:szCs w:val="16"/>
                <w:vertAlign w:val="baseline"/>
              </w:rPr>
            </w:pPr>
            <w:r w:rsidDel="00000000" w:rsidR="00000000" w:rsidRPr="00000000">
              <w:rPr>
                <w:sz w:val="16"/>
                <w:szCs w:val="16"/>
                <w:vertAlign w:val="baseline"/>
                <w:rtl w:val="0"/>
              </w:rPr>
              <w:t xml:space="preserve">3</w:t>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Integración de especialistas “Zapatilla”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2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8">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9">
            <w:pPr>
              <w:spacing w:after="0" w:lineRule="auto"/>
              <w:jc w:val="center"/>
              <w:rPr>
                <w:sz w:val="16"/>
                <w:szCs w:val="16"/>
                <w:vertAlign w:val="baseline"/>
              </w:rPr>
            </w:pPr>
            <w:r w:rsidDel="00000000" w:rsidR="00000000" w:rsidRPr="00000000">
              <w:rPr>
                <w:sz w:val="16"/>
                <w:szCs w:val="16"/>
                <w:vertAlign w:val="baseline"/>
                <w:rtl w:val="0"/>
              </w:rPr>
              <w:t xml:space="preserve">4</w:t>
            </w:r>
          </w:p>
        </w:tc>
        <w:tc>
          <w:tcPr>
            <w:tcBorders>
              <w:top w:color="000000" w:space="0" w:sz="0" w:val="nil"/>
              <w:left w:color="000000" w:space="0" w:sz="12" w:val="single"/>
              <w:bottom w:color="000000" w:space="0" w:sz="6" w:val="single"/>
              <w:right w:color="000000" w:space="0" w:sz="12" w:val="single"/>
            </w:tcBorders>
            <w:tcMar>
              <w:top w:w="0.0" w:type="dxa"/>
              <w:left w:w="40.0" w:type="dxa"/>
              <w:bottom w:w="0.0" w:type="dxa"/>
              <w:right w:w="40.0" w:type="dxa"/>
            </w:tcMar>
            <w:vAlign w:val="top"/>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Mantenimiento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3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5">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6">
            <w:pPr>
              <w:spacing w:after="0" w:lineRule="auto"/>
              <w:jc w:val="center"/>
              <w:rPr>
                <w:sz w:val="16"/>
                <w:szCs w:val="16"/>
                <w:vertAlign w:val="baseline"/>
              </w:rPr>
            </w:pPr>
            <w:r w:rsidDel="00000000" w:rsidR="00000000" w:rsidRPr="00000000">
              <w:rPr>
                <w:sz w:val="16"/>
                <w:szCs w:val="16"/>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4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2">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3">
            <w:pPr>
              <w:spacing w:after="0" w:lineRule="auto"/>
              <w:jc w:val="center"/>
              <w:rPr>
                <w:sz w:val="16"/>
                <w:szCs w:val="16"/>
                <w:vertAlign w:val="baseline"/>
              </w:rPr>
            </w:pPr>
            <w:r w:rsidDel="00000000" w:rsidR="00000000" w:rsidRPr="00000000">
              <w:rPr>
                <w:sz w:val="16"/>
                <w:szCs w:val="16"/>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C">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D">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E">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5F">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0">
            <w:pPr>
              <w:spacing w:after="0" w:lineRule="auto"/>
              <w:jc w:val="center"/>
              <w:rPr>
                <w:sz w:val="16"/>
                <w:szCs w:val="16"/>
                <w:vertAlign w:val="baseline"/>
              </w:rPr>
            </w:pPr>
            <w:r w:rsidDel="00000000" w:rsidR="00000000" w:rsidRPr="00000000">
              <w:rPr>
                <w:sz w:val="16"/>
                <w:szCs w:val="16"/>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9">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A">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B">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C">
            <w:pPr>
              <w:spacing w:after="0" w:lineRule="auto"/>
              <w:rPr>
                <w:sz w:val="16"/>
                <w:szCs w:val="16"/>
                <w:highlight w:val="yellow"/>
                <w:vertAlign w:val="baseline"/>
              </w:rPr>
            </w:pPr>
            <w:r w:rsidDel="00000000" w:rsidR="00000000" w:rsidRPr="00000000">
              <w:rPr>
                <w:rtl w:val="0"/>
              </w:rPr>
            </w:r>
          </w:p>
        </w:tc>
      </w:tr>
      <w:tr>
        <w:trPr>
          <w:cantSplit w:val="0"/>
          <w:trHeight w:val="260"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6D">
            <w:pPr>
              <w:spacing w:after="0" w:lineRule="auto"/>
              <w:jc w:val="center"/>
              <w:rPr>
                <w:sz w:val="16"/>
                <w:szCs w:val="16"/>
                <w:vertAlign w:val="baseline"/>
              </w:rPr>
            </w:pPr>
            <w:r w:rsidDel="00000000" w:rsidR="00000000" w:rsidRPr="00000000">
              <w:rPr>
                <w:sz w:val="16"/>
                <w:szCs w:val="16"/>
                <w:vertAlign w:val="baseline"/>
                <w:rtl w:val="0"/>
              </w:rPr>
              <w:t xml:space="preserve">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spacing w:after="0" w:lineRule="auto"/>
              <w:jc w:val="center"/>
              <w:rPr>
                <w:sz w:val="16"/>
                <w:szCs w:val="16"/>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0">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1">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2">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3">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4">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5">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6">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7">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8">
            <w:pPr>
              <w:spacing w:after="0" w:lineRule="auto"/>
              <w:rPr>
                <w:sz w:val="16"/>
                <w:szCs w:val="16"/>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79">
            <w:pPr>
              <w:spacing w:after="0" w:lineRule="auto"/>
              <w:rPr>
                <w:sz w:val="16"/>
                <w:szCs w:val="16"/>
                <w:highlight w:val="yellow"/>
                <w:vertAlign w:val="baseline"/>
              </w:rPr>
            </w:pPr>
            <w:r w:rsidDel="00000000" w:rsidR="00000000" w:rsidRPr="00000000">
              <w:rPr>
                <w:rtl w:val="0"/>
              </w:rPr>
            </w:r>
          </w:p>
        </w:tc>
      </w:tr>
    </w:tbl>
    <w:p w:rsidR="00000000" w:rsidDel="00000000" w:rsidP="00000000" w:rsidRDefault="00000000" w:rsidRPr="00000000" w14:paraId="0000037A">
      <w:pPr>
        <w:spacing w:after="0" w:lineRule="auto"/>
        <w:ind w:left="-1134" w:firstLine="0"/>
        <w:rPr>
          <w:i w:val="0"/>
          <w:iCs w:val="0"/>
          <w:sz w:val="20"/>
          <w:szCs w:val="20"/>
          <w:vertAlign w:val="baseline"/>
        </w:rPr>
        <w:sectPr>
          <w:type w:val="nextPage"/>
          <w:pgSz w:h="12240" w:w="15840" w:orient="landscape"/>
          <w:pgMar w:bottom="1701" w:top="902" w:left="2126" w:right="851" w:header="0" w:footer="947"/>
        </w:sectPr>
      </w:pPr>
      <w:r w:rsidDel="00000000" w:rsidR="00000000" w:rsidRPr="00000000">
        <w:rPr>
          <w:i w:val="1"/>
          <w:iCs w:val="1"/>
          <w:sz w:val="20"/>
          <w:szCs w:val="20"/>
          <w:vertAlign w:val="baseline"/>
          <w:rtl w:val="0"/>
        </w:rPr>
        <w:t xml:space="preserve">Nota: Si tiene más proyectos, incorpore todas las filas que sean necesarias.</w:t>
      </w: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Etapas del programa tecnológico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indicado en el numeral 5 de las bases técnicas del instrumento y lo señalado en documento de Guía Técnica de la convocatoria, entre otros antecedentes que considere necesarios). </w:t>
      </w:r>
      <w:r w:rsidDel="00000000" w:rsidR="00000000" w:rsidRPr="00000000">
        <w:rPr>
          <w:rFonts w:ascii="Calibri" w:cs="Calibri" w:eastAsia="Calibri" w:hAnsi="Calibri"/>
          <w:b w:val="0"/>
          <w:bCs w:val="0"/>
          <w:i w:val="1"/>
          <w:iCs w:val="1"/>
          <w:smallCaps w:val="0"/>
          <w:strike w:val="0"/>
          <w:color w:val="000000"/>
          <w:sz w:val="20"/>
          <w:szCs w:val="20"/>
          <w:highlight w:val="yellow"/>
          <w:u w:val="none"/>
          <w:vertAlign w:val="baseline"/>
          <w:rtl w:val="0"/>
        </w:rPr>
        <w:t xml:space="preserve">Recuerde que: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Las etapas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tienen como objetivo el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ordenamiento en la evaluación y seguimiento</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 de los proyectos que integran cada una,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debiendo ser consecutivas. Cada etapa podrá tener una duración máxima de 4 (cuatro) años y, en su conjunto, no podrán superar el plazo que determina la convocatoria.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De este modo, si el Programa considera una sola etapa para su ejecución, éste podrá tener una duración máxima de 4 (cuatro) años. Revisar en detalle el numeral 5 de las bases técnicas y las resolución de focalización de la convocatoria.</w:t>
      </w:r>
      <w:r w:rsidDel="00000000" w:rsidR="00000000" w:rsidRPr="00000000">
        <w:rPr>
          <w:rtl w:val="0"/>
        </w:rPr>
      </w:r>
    </w:p>
    <w:tbl>
      <w:tblPr>
        <w:tblStyle w:val="Table32"/>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6520"/>
        <w:tblGridChange w:id="0">
          <w:tblGrid>
            <w:gridCol w:w="3403"/>
            <w:gridCol w:w="6520"/>
          </w:tblGrid>
        </w:tblGridChange>
      </w:tblGrid>
      <w:tr>
        <w:trPr>
          <w:cantSplit w:val="0"/>
          <w:trHeight w:val="204"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7C">
            <w:pPr>
              <w:spacing w:after="0" w:lineRule="auto"/>
              <w:rPr>
                <w:i w:val="0"/>
                <w:iCs w:val="0"/>
                <w:sz w:val="20"/>
                <w:szCs w:val="20"/>
                <w:vertAlign w:val="baseline"/>
              </w:rPr>
            </w:pPr>
            <w:r w:rsidDel="00000000" w:rsidR="00000000" w:rsidRPr="00000000">
              <w:rPr>
                <w:b w:val="1"/>
                <w:bCs w:val="1"/>
                <w:sz w:val="20"/>
                <w:szCs w:val="20"/>
                <w:vertAlign w:val="baseline"/>
                <w:rtl w:val="0"/>
              </w:rPr>
              <w:t xml:space="preserve">NOMBRE ETAPA N°1 (obligatoria); (Ejemplo: Desarrollo y validación tecnológica)</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spacing w:after="0" w:lineRule="auto"/>
              <w:rPr>
                <w:sz w:val="20"/>
                <w:szCs w:val="20"/>
                <w:vertAlign w:val="baseline"/>
              </w:rPr>
            </w:pPr>
            <w:r w:rsidDel="00000000" w:rsidR="00000000" w:rsidRPr="00000000">
              <w:rPr>
                <w:sz w:val="20"/>
                <w:szCs w:val="20"/>
                <w:rtl w:val="0"/>
              </w:rPr>
              <w:t xml:space="preserve">36 meses</w:t>
            </w:r>
            <w:r w:rsidDel="00000000" w:rsidR="00000000" w:rsidRPr="00000000">
              <w:rPr>
                <w:rtl w:val="0"/>
              </w:rPr>
            </w:r>
          </w:p>
        </w:tc>
      </w:tr>
      <w:tr>
        <w:trPr>
          <w:cantSplit w:val="1"/>
          <w:trHeight w:val="202"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0">
            <w:pPr>
              <w:spacing w:after="0" w:lineRule="auto"/>
              <w:rPr>
                <w:sz w:val="20"/>
                <w:szCs w:val="20"/>
                <w:vertAlign w:val="baseline"/>
              </w:rPr>
            </w:pPr>
            <w:r w:rsidDel="00000000" w:rsidR="00000000" w:rsidRPr="00000000">
              <w:rPr>
                <w:sz w:val="20"/>
                <w:szCs w:val="20"/>
                <w:vertAlign w:val="baseline"/>
                <w:rtl w:val="0"/>
              </w:rPr>
              <w:t xml:space="preserve">PROYECTO(S)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spacing w:after="0" w:lineRule="auto"/>
              <w:jc w:val="both"/>
              <w:rPr>
                <w:i w:val="0"/>
                <w:iCs w:val="0"/>
                <w:sz w:val="20"/>
                <w:szCs w:val="20"/>
                <w:vertAlign w:val="baseline"/>
              </w:rPr>
            </w:pPr>
            <w:r w:rsidDel="00000000" w:rsidR="00000000" w:rsidRPr="00000000">
              <w:rPr>
                <w:i w:val="1"/>
                <w:iCs w:val="1"/>
                <w:sz w:val="20"/>
                <w:szCs w:val="20"/>
                <w:rtl w:val="0"/>
              </w:rPr>
              <w:t xml:space="preserve">P0: Proyecto de Gestión y Administración del programa</w:t>
            </w:r>
            <w:r w:rsidDel="00000000" w:rsidR="00000000" w:rsidRPr="00000000">
              <w:rPr>
                <w:rtl w:val="0"/>
              </w:rPr>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spacing w:after="0" w:lineRule="auto"/>
              <w:jc w:val="both"/>
              <w:rPr>
                <w:i w:val="0"/>
                <w:iCs w:val="0"/>
                <w:sz w:val="20"/>
                <w:szCs w:val="20"/>
                <w:vertAlign w:val="baseline"/>
              </w:rPr>
            </w:pPr>
            <w:r w:rsidDel="00000000" w:rsidR="00000000" w:rsidRPr="00000000">
              <w:rPr>
                <w:sz w:val="20"/>
                <w:szCs w:val="20"/>
                <w:rtl w:val="0"/>
              </w:rPr>
              <w:t xml:space="preserve">P1: Evaluación del activo y búsqueda de terreno con IA</w:t>
            </w:r>
            <w:r w:rsidDel="00000000" w:rsidR="00000000" w:rsidRPr="00000000">
              <w:rPr>
                <w:rtl w:val="0"/>
              </w:rPr>
            </w:r>
          </w:p>
        </w:tc>
      </w:tr>
      <w:tr>
        <w:trPr>
          <w:cantSplit w:val="1"/>
          <w:trHeight w:val="205"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spacing w:after="0" w:lineRule="auto"/>
              <w:jc w:val="both"/>
              <w:rPr>
                <w:i w:val="0"/>
                <w:iCs w:val="0"/>
                <w:sz w:val="20"/>
                <w:szCs w:val="20"/>
                <w:vertAlign w:val="baseline"/>
              </w:rPr>
            </w:pPr>
            <w:r w:rsidDel="00000000" w:rsidR="00000000" w:rsidRPr="00000000">
              <w:rPr>
                <w:sz w:val="20"/>
                <w:szCs w:val="20"/>
                <w:rtl w:val="0"/>
              </w:rPr>
              <w:t xml:space="preserve">P2: Desarrollo y optimización del proyecto (CAPEX, OPEX y plazos)</w:t>
            </w:r>
            <w:r w:rsidDel="00000000" w:rsidR="00000000" w:rsidRPr="00000000">
              <w:rPr>
                <w:rtl w:val="0"/>
              </w:rPr>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spacing w:after="0" w:lineRule="auto"/>
              <w:jc w:val="both"/>
              <w:rPr>
                <w:i w:val="1"/>
                <w:iCs w:val="1"/>
                <w:sz w:val="20"/>
                <w:szCs w:val="20"/>
                <w:vertAlign w:val="baseline"/>
              </w:rPr>
            </w:pPr>
            <w:r w:rsidDel="00000000" w:rsidR="00000000" w:rsidRPr="00000000">
              <w:rPr>
                <w:i w:val="1"/>
                <w:iCs w:val="1"/>
                <w:sz w:val="20"/>
                <w:szCs w:val="20"/>
                <w:rtl w:val="0"/>
              </w:rPr>
              <w:t xml:space="preserve">P3: Integración de especialistas en obra ("Zapatilla")</w:t>
            </w:r>
            <w:r w:rsidDel="00000000" w:rsidR="00000000" w:rsidRPr="00000000">
              <w:rPr>
                <w:rtl w:val="0"/>
              </w:rPr>
            </w:r>
          </w:p>
        </w:tc>
      </w:tr>
      <w:tr>
        <w:trPr>
          <w:cantSplit w:val="1"/>
          <w:trHeight w:val="14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spacing w:after="0" w:lineRule="auto"/>
              <w:jc w:val="both"/>
              <w:rPr>
                <w:i w:val="0"/>
                <w:iCs w:val="0"/>
                <w:sz w:val="20"/>
                <w:szCs w:val="20"/>
                <w:vertAlign w:val="baseline"/>
              </w:rPr>
            </w:pPr>
            <w:r w:rsidDel="00000000" w:rsidR="00000000" w:rsidRPr="00000000">
              <w:rPr>
                <w:sz w:val="20"/>
                <w:szCs w:val="20"/>
                <w:rtl w:val="0"/>
              </w:rPr>
              <w:t xml:space="preserve">P4: Mantenimiento predictivo y línea de vida del activo</w:t>
            </w:r>
            <w:r w:rsidDel="00000000" w:rsidR="00000000" w:rsidRPr="00000000">
              <w:rPr>
                <w:rtl w:val="0"/>
              </w:rPr>
            </w:r>
          </w:p>
        </w:tc>
      </w:tr>
      <w:tr>
        <w:trPr>
          <w:cantSplit w:val="1"/>
          <w:trHeight w:val="81" w:hRule="atLeast"/>
          <w:tblHeader w:val="0"/>
        </w:trPr>
        <w:tc>
          <w:tcPr>
            <w:vMerge w:val="restart"/>
            <w:tcBorders>
              <w:left w:color="000000" w:space="0" w:sz="6" w:val="single"/>
              <w:right w:color="000000" w:space="0" w:sz="6" w:val="single"/>
            </w:tcBorders>
            <w:vAlign w:val="center"/>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B">
            <w:pPr>
              <w:spacing w:after="0" w:lineRule="auto"/>
              <w:jc w:val="both"/>
              <w:rPr>
                <w:sz w:val="20"/>
                <w:szCs w:val="20"/>
              </w:rPr>
            </w:pPr>
            <w:r w:rsidDel="00000000" w:rsidR="00000000" w:rsidRPr="00000000">
              <w:rPr>
                <w:sz w:val="20"/>
                <w:szCs w:val="20"/>
                <w:rtl w:val="0"/>
              </w:rPr>
              <w:t xml:space="preserve">R1: Programa conformado, con convenios de coejecución firmados</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D">
            <w:pPr>
              <w:spacing w:after="0" w:lineRule="auto"/>
              <w:jc w:val="both"/>
              <w:rPr>
                <w:sz w:val="20"/>
                <w:szCs w:val="20"/>
              </w:rPr>
            </w:pPr>
            <w:r w:rsidDel="00000000" w:rsidR="00000000" w:rsidRPr="00000000">
              <w:rPr>
                <w:sz w:val="20"/>
                <w:szCs w:val="20"/>
                <w:rtl w:val="0"/>
              </w:rPr>
              <w:t xml:space="preserve">R2: Modelo de gobernanza validado e implementado</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8F">
            <w:pPr>
              <w:spacing w:after="0" w:lineRule="auto"/>
              <w:jc w:val="both"/>
              <w:rPr>
                <w:sz w:val="20"/>
                <w:szCs w:val="20"/>
              </w:rPr>
            </w:pPr>
            <w:r w:rsidDel="00000000" w:rsidR="00000000" w:rsidRPr="00000000">
              <w:rPr>
                <w:sz w:val="20"/>
                <w:szCs w:val="20"/>
                <w:rtl w:val="0"/>
              </w:rPr>
              <w:t xml:space="preserve">R3: Plan de comunicaciones y difusión elaborado e implementado</w:t>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spacing w:after="0" w:lineRule="auto"/>
              <w:jc w:val="both"/>
              <w:rPr>
                <w:i w:val="0"/>
                <w:iCs w:val="0"/>
                <w:sz w:val="20"/>
                <w:szCs w:val="20"/>
                <w:vertAlign w:val="baseline"/>
              </w:rPr>
            </w:pPr>
            <w:r w:rsidDel="00000000" w:rsidR="00000000" w:rsidRPr="00000000">
              <w:rPr>
                <w:sz w:val="20"/>
                <w:szCs w:val="20"/>
                <w:rtl w:val="0"/>
              </w:rPr>
              <w:t xml:space="preserve">R4: Acuerdos de colaboración con actores relevantes dentro de la industria de la construcción</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spacing w:after="0" w:lineRule="auto"/>
              <w:jc w:val="both"/>
              <w:rPr>
                <w:i w:val="0"/>
                <w:iCs w:val="0"/>
                <w:sz w:val="20"/>
                <w:szCs w:val="20"/>
                <w:vertAlign w:val="baseline"/>
              </w:rPr>
            </w:pPr>
            <w:r w:rsidDel="00000000" w:rsidR="00000000" w:rsidRPr="00000000">
              <w:rPr>
                <w:sz w:val="20"/>
                <w:szCs w:val="20"/>
                <w:rtl w:val="0"/>
              </w:rPr>
              <w:t xml:space="preserve">R5: Reglamento de propiedad intelectual validado por el consejo estratégico</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spacing w:after="0" w:lineRule="auto"/>
              <w:jc w:val="both"/>
              <w:rPr>
                <w:i w:val="0"/>
                <w:iCs w:val="0"/>
                <w:sz w:val="20"/>
                <w:szCs w:val="20"/>
                <w:vertAlign w:val="baseline"/>
              </w:rPr>
            </w:pPr>
            <w:r w:rsidDel="00000000" w:rsidR="00000000" w:rsidRPr="00000000">
              <w:rPr>
                <w:sz w:val="20"/>
                <w:szCs w:val="20"/>
                <w:rtl w:val="0"/>
              </w:rPr>
              <w:t xml:space="preserve">R5: Conformación de consejo técnico y estratégico con la incorporación de profesionales ministeriales y del mundo privado. </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spacing w:after="0" w:lineRule="auto"/>
              <w:jc w:val="both"/>
              <w:rPr>
                <w:i w:val="0"/>
                <w:iCs w:val="0"/>
                <w:sz w:val="20"/>
                <w:szCs w:val="20"/>
                <w:vertAlign w:val="baseline"/>
              </w:rPr>
            </w:pPr>
            <w:r w:rsidDel="00000000" w:rsidR="00000000" w:rsidRPr="00000000">
              <w:rPr>
                <w:sz w:val="20"/>
                <w:szCs w:val="20"/>
                <w:rtl w:val="0"/>
              </w:rPr>
              <w:t xml:space="preserve">R6: Matriz de riesgo validada por la gobernanza del programa</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spacing w:after="0" w:lineRule="auto"/>
              <w:jc w:val="both"/>
              <w:rPr>
                <w:i w:val="0"/>
                <w:iCs w:val="0"/>
                <w:sz w:val="20"/>
                <w:szCs w:val="20"/>
                <w:vertAlign w:val="baseline"/>
              </w:rPr>
            </w:pPr>
            <w:r w:rsidDel="00000000" w:rsidR="00000000" w:rsidRPr="00000000">
              <w:rPr>
                <w:sz w:val="20"/>
                <w:szCs w:val="20"/>
                <w:rtl w:val="0"/>
              </w:rPr>
              <w:t xml:space="preserve">R7: Sistema de seguimiento de evaluación de impacto del desarrollo sobre la industria a nivel intermedio y final</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spacing w:after="0" w:lineRule="auto"/>
              <w:jc w:val="both"/>
              <w:rPr>
                <w:i w:val="0"/>
                <w:iCs w:val="0"/>
                <w:sz w:val="20"/>
                <w:szCs w:val="20"/>
                <w:vertAlign w:val="baseline"/>
              </w:rPr>
            </w:pPr>
            <w:r w:rsidDel="00000000" w:rsidR="00000000" w:rsidRPr="00000000">
              <w:rPr>
                <w:sz w:val="20"/>
                <w:szCs w:val="20"/>
                <w:rtl w:val="0"/>
              </w:rPr>
              <w:t xml:space="preserve">R8: Evaluación de optimización de uso de recursos de nube para la optimización de procesos</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spacing w:after="0" w:lineRule="auto"/>
              <w:jc w:val="both"/>
              <w:rPr>
                <w:i w:val="0"/>
                <w:iCs w:val="0"/>
                <w:sz w:val="20"/>
                <w:szCs w:val="20"/>
                <w:vertAlign w:val="baseline"/>
              </w:rPr>
            </w:pPr>
            <w:r w:rsidDel="00000000" w:rsidR="00000000" w:rsidRPr="00000000">
              <w:rPr>
                <w:sz w:val="20"/>
                <w:szCs w:val="20"/>
                <w:rtl w:val="0"/>
              </w:rPr>
              <w:t xml:space="preserve">R9: Plan de trabajo para abordar nuevas brechas detectadas a través de la implementación de nuevos portafolios de proyectos a mediano plazo</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spacing w:after="0" w:lineRule="auto"/>
              <w:jc w:val="both"/>
              <w:rPr>
                <w:i w:val="0"/>
                <w:iCs w:val="0"/>
                <w:sz w:val="20"/>
                <w:szCs w:val="20"/>
                <w:vertAlign w:val="baseline"/>
              </w:rPr>
            </w:pPr>
            <w:r w:rsidDel="00000000" w:rsidR="00000000" w:rsidRPr="00000000">
              <w:rPr>
                <w:sz w:val="20"/>
                <w:szCs w:val="20"/>
                <w:rtl w:val="0"/>
              </w:rPr>
              <w:t xml:space="preserve">R10: Manual operativo de desarrollo y estrategia comercial</w:t>
            </w: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spacing w:after="0" w:lineRule="auto"/>
              <w:jc w:val="both"/>
              <w:rPr>
                <w:i w:val="0"/>
                <w:iCs w:val="0"/>
                <w:sz w:val="20"/>
                <w:szCs w:val="20"/>
                <w:vertAlign w:val="baseline"/>
              </w:rPr>
            </w:pPr>
            <w:r w:rsidDel="00000000" w:rsidR="00000000" w:rsidRPr="00000000">
              <w:rPr>
                <w:rtl w:val="0"/>
              </w:rPr>
            </w:r>
          </w:p>
        </w:tc>
      </w:tr>
      <w:tr>
        <w:trPr>
          <w:cantSplit w:val="1"/>
          <w:trHeight w:val="81" w:hRule="atLeast"/>
          <w:tblHeader w:val="0"/>
        </w:trPr>
        <w:tc>
          <w:tcPr>
            <w:vMerge w:val="continue"/>
            <w:tcBorders>
              <w:left w:color="000000" w:space="0" w:sz="6" w:val="single"/>
              <w:right w:color="000000" w:space="0" w:sz="6" w:val="single"/>
            </w:tcBorders>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z w:val="20"/>
                <w:szCs w:val="20"/>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spacing w:after="0" w:lineRule="auto"/>
              <w:jc w:val="both"/>
              <w:rPr>
                <w:i w:val="0"/>
                <w:iCs w:val="0"/>
                <w:sz w:val="20"/>
                <w:szCs w:val="20"/>
                <w:vertAlign w:val="baseline"/>
              </w:rPr>
            </w:pPr>
            <w:r w:rsidDel="00000000" w:rsidR="00000000" w:rsidRPr="00000000">
              <w:rPr>
                <w:rtl w:val="0"/>
              </w:rPr>
            </w:r>
          </w:p>
        </w:tc>
      </w:tr>
      <w:tr>
        <w:trPr>
          <w:cantSplit w:val="0"/>
          <w:trHeight w:val="251" w:hRule="atLeast"/>
          <w:tblHeader w:val="0"/>
        </w:trPr>
        <w:tc>
          <w:tcPr>
            <w:gridSpan w:val="2"/>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NOMBRE ETAPA N°2 (obligatoria); (Ejemplo: Industrialización de la solución)</w:t>
            </w:r>
            <w:r w:rsidDel="00000000" w:rsidR="00000000" w:rsidRPr="00000000">
              <w:rPr>
                <w:rtl w:val="0"/>
              </w:rPr>
            </w:r>
          </w:p>
        </w:tc>
      </w:tr>
      <w:tr>
        <w:trPr>
          <w:cantSplit w:val="0"/>
          <w:trHeight w:val="54"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DURACIÓN (MESES)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24 meses</w:t>
            </w:r>
            <w:r w:rsidDel="00000000" w:rsidR="00000000" w:rsidRPr="00000000">
              <w:rPr>
                <w:rtl w:val="0"/>
              </w:rPr>
            </w:r>
          </w:p>
        </w:tc>
      </w:tr>
      <w:tr>
        <w:trPr>
          <w:cantSplit w:val="1"/>
          <w:trHeight w:val="203"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PROYECTOS(S) QUE LA INTEGRAN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spacing w:after="0" w:lineRule="auto"/>
              <w:jc w:val="both"/>
              <w:rPr>
                <w:sz w:val="20"/>
                <w:szCs w:val="20"/>
              </w:rPr>
            </w:pPr>
            <w:r w:rsidDel="00000000" w:rsidR="00000000" w:rsidRPr="00000000">
              <w:rPr>
                <w:i w:val="1"/>
                <w:iCs w:val="1"/>
                <w:sz w:val="20"/>
                <w:szCs w:val="20"/>
                <w:rtl w:val="0"/>
              </w:rPr>
              <w:t xml:space="preserve">P0: Proyecto de Gestión y Administración del programa</w:t>
            </w:r>
            <w:r w:rsidDel="00000000" w:rsidR="00000000" w:rsidRPr="00000000">
              <w:rPr>
                <w:rtl w:val="0"/>
              </w:rPr>
            </w:r>
          </w:p>
        </w:tc>
      </w:tr>
      <w:tr>
        <w:trPr>
          <w:cantSplit w:val="1"/>
          <w:trHeight w:val="203"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spacing w:after="0" w:lineRule="auto"/>
              <w:jc w:val="both"/>
              <w:rPr>
                <w:sz w:val="20"/>
                <w:szCs w:val="20"/>
              </w:rPr>
            </w:pPr>
            <w:r w:rsidDel="00000000" w:rsidR="00000000" w:rsidRPr="00000000">
              <w:rPr>
                <w:sz w:val="20"/>
                <w:szCs w:val="20"/>
                <w:rtl w:val="0"/>
              </w:rPr>
              <w:t xml:space="preserve">P1: Evaluación del activo y búsqueda de terreno con IA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spacing w:after="0" w:lineRule="auto"/>
              <w:jc w:val="both"/>
              <w:rPr>
                <w:sz w:val="20"/>
                <w:szCs w:val="20"/>
              </w:rPr>
            </w:pPr>
            <w:r w:rsidDel="00000000" w:rsidR="00000000" w:rsidRPr="00000000">
              <w:rPr>
                <w:sz w:val="20"/>
                <w:szCs w:val="20"/>
                <w:rtl w:val="0"/>
              </w:rPr>
              <w:t xml:space="preserve">P2: Desarrollo y optimización del proyecto (CAPEX, OPEX y plazos)</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spacing w:after="0" w:lineRule="auto"/>
              <w:jc w:val="both"/>
              <w:rPr>
                <w:i w:val="1"/>
                <w:iCs w:val="1"/>
                <w:sz w:val="20"/>
                <w:szCs w:val="20"/>
              </w:rPr>
            </w:pPr>
            <w:r w:rsidDel="00000000" w:rsidR="00000000" w:rsidRPr="00000000">
              <w:rPr>
                <w:i w:val="1"/>
                <w:iCs w:val="1"/>
                <w:sz w:val="20"/>
                <w:szCs w:val="20"/>
                <w:rtl w:val="0"/>
              </w:rPr>
              <w:t xml:space="preserve">P3: Integración de especialistas en obra ("Zapatilla")</w:t>
            </w:r>
          </w:p>
        </w:tc>
      </w:tr>
      <w:tr>
        <w:trPr>
          <w:cantSplit w:val="1"/>
          <w:trHeight w:val="81"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spacing w:after="0" w:lineRule="auto"/>
              <w:jc w:val="both"/>
              <w:rPr>
                <w:sz w:val="20"/>
                <w:szCs w:val="20"/>
              </w:rPr>
            </w:pPr>
            <w:r w:rsidDel="00000000" w:rsidR="00000000" w:rsidRPr="00000000">
              <w:rPr>
                <w:sz w:val="20"/>
                <w:szCs w:val="20"/>
                <w:rtl w:val="0"/>
              </w:rPr>
              <w:t xml:space="preserve">P4: Mantenimiento predictivo y línea de vida del activo</w:t>
            </w:r>
          </w:p>
        </w:tc>
      </w:tr>
      <w:tr>
        <w:trPr>
          <w:cantSplit w:val="1"/>
          <w:trHeight w:val="205"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PRINCIPALES RESULTADOS</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R1: Desarrollo sistema integral y prueba pre comercial a nivel productivo </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R2: Certificación de desarrollo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R3:Modelo de negocio, estrategia de comercialización y escalamiento</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R4: Acuerdos comerciales</w:t>
            </w:r>
            <w:r w:rsidDel="00000000" w:rsidR="00000000" w:rsidRPr="00000000">
              <w:rPr>
                <w:rtl w:val="0"/>
              </w:rPr>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B">
            <w:pPr>
              <w:spacing w:after="0" w:lineRule="auto"/>
              <w:jc w:val="both"/>
              <w:rPr>
                <w:sz w:val="20"/>
                <w:szCs w:val="20"/>
              </w:rPr>
            </w:pPr>
            <w:r w:rsidDel="00000000" w:rsidR="00000000" w:rsidRPr="00000000">
              <w:rPr>
                <w:sz w:val="20"/>
                <w:szCs w:val="20"/>
                <w:rtl w:val="0"/>
              </w:rPr>
              <w:t xml:space="preserve">R5: Alianzas comerciales con empresas ligadas al área de la construcción</w:t>
            </w:r>
          </w:p>
        </w:tc>
      </w:tr>
      <w:tr>
        <w:trPr>
          <w:cantSplit w:val="1"/>
          <w:trHeight w:val="46"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R6: Difusión y extensión orientada al público objetivo y actores relevantes de la cadena de valor. </w:t>
            </w:r>
            <w:r w:rsidDel="00000000" w:rsidR="00000000" w:rsidRPr="00000000">
              <w:rPr>
                <w:rtl w:val="0"/>
              </w:rPr>
            </w:r>
          </w:p>
        </w:tc>
      </w:tr>
    </w:tbl>
    <w:p w:rsidR="00000000" w:rsidDel="00000000" w:rsidP="00000000" w:rsidRDefault="00000000" w:rsidRPr="00000000" w14:paraId="000003BE">
      <w:pPr>
        <w:spacing w:after="0" w:lineRule="auto"/>
        <w:rPr>
          <w:i w:val="0"/>
          <w:iCs w:val="0"/>
          <w:vertAlign w:val="baseline"/>
        </w:rPr>
      </w:pPr>
      <w:bookmarkStart w:colFirst="0" w:colLast="0" w:name="_heading=h.ywa9gzwcmo0l" w:id="9"/>
      <w:bookmarkEnd w:id="9"/>
      <w:r w:rsidDel="00000000" w:rsidR="00000000" w:rsidRPr="00000000">
        <w:rPr>
          <w:rtl w:val="0"/>
        </w:rPr>
      </w:r>
    </w:p>
    <w:p w:rsidR="00000000" w:rsidDel="00000000" w:rsidP="00000000" w:rsidRDefault="00000000" w:rsidRPr="00000000" w14:paraId="000003BF">
      <w:pPr>
        <w:ind w:left="-284" w:right="-141" w:firstLine="0"/>
        <w:jc w:val="both"/>
        <w:rPr>
          <w:b w:val="0"/>
          <w:bCs w:val="0"/>
          <w:i w:val="0"/>
          <w:iCs w:val="0"/>
          <w:vertAlign w:val="baseline"/>
        </w:rPr>
      </w:pPr>
      <w:r w:rsidDel="00000000" w:rsidR="00000000" w:rsidRPr="00000000">
        <w:rPr>
          <w:b w:val="1"/>
          <w:bCs w:val="1"/>
          <w:vertAlign w:val="baseline"/>
          <w:rtl w:val="0"/>
        </w:rPr>
        <w:t xml:space="preserve">8.- </w:t>
      </w:r>
      <w:r w:rsidDel="00000000" w:rsidR="00000000" w:rsidRPr="00000000">
        <w:rPr>
          <w:b w:val="1"/>
          <w:bCs w:val="1"/>
          <w:rtl w:val="0"/>
        </w:rPr>
        <w:t xml:space="preserve">DESCRIPCIÓN</w:t>
      </w:r>
      <w:r w:rsidDel="00000000" w:rsidR="00000000" w:rsidRPr="00000000">
        <w:rPr>
          <w:b w:val="1"/>
          <w:bCs w:val="1"/>
          <w:vertAlign w:val="baseline"/>
          <w:rtl w:val="0"/>
        </w:rPr>
        <w:t xml:space="preserve"> DE LOS PROYECTOS DEL PORTAFOLIO </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Proyecto de gestión y administración del programa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de la administración y gestión del programa, ya sea de coordinación o gestión general, entre otras. Considere la descripción establecida en el numeral 2, 3, 7 y 8 de las bases técnicas y documento Guía Técnica d</w:t>
      </w:r>
      <w:r w:rsidDel="00000000" w:rsidR="00000000" w:rsidRPr="00000000">
        <w:rPr>
          <w:sz w:val="20"/>
          <w:szCs w:val="20"/>
          <w:rtl w:val="0"/>
        </w:rPr>
        <w:t xml:space="preserve">e la convocatoria, entre otros).</w:t>
      </w:r>
      <w:r w:rsidDel="00000000" w:rsidR="00000000" w:rsidRPr="00000000">
        <w:rPr>
          <w:rtl w:val="0"/>
        </w:rPr>
      </w:r>
    </w:p>
    <w:tbl>
      <w:tblPr>
        <w:tblStyle w:val="Table33"/>
        <w:tblpPr w:leftFromText="141" w:rightFromText="141" w:topFromText="0" w:bottomFromText="0" w:vertAnchor="text" w:horzAnchor="text" w:tblpX="-121" w:tblpY="215"/>
        <w:tblW w:w="993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0"/>
        <w:gridCol w:w="2490"/>
        <w:gridCol w:w="480"/>
        <w:gridCol w:w="2820"/>
        <w:gridCol w:w="1605"/>
        <w:gridCol w:w="1125"/>
        <w:gridCol w:w="960"/>
        <w:tblGridChange w:id="0">
          <w:tblGrid>
            <w:gridCol w:w="450"/>
            <w:gridCol w:w="2490"/>
            <w:gridCol w:w="480"/>
            <w:gridCol w:w="2820"/>
            <w:gridCol w:w="1605"/>
            <w:gridCol w:w="1125"/>
            <w:gridCol w:w="960"/>
          </w:tblGrid>
        </w:tblGridChange>
      </w:tblGrid>
      <w:tr>
        <w:trPr>
          <w:cantSplit w:val="0"/>
          <w:trHeight w:val="214" w:hRule="atLeast"/>
          <w:tblHeader w:val="0"/>
        </w:trPr>
        <w:tc>
          <w:tcPr>
            <w:gridSpan w:val="7"/>
            <w:shd w:fill="c6d9f1" w:val="cle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ANTECEDENTES PROYECTO P0</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PROYECTO </w:t>
            </w:r>
            <w:r w:rsidDel="00000000" w:rsidR="00000000" w:rsidRPr="00000000">
              <w:rPr>
                <w:rtl w:val="0"/>
              </w:rPr>
            </w:r>
          </w:p>
        </w:tc>
        <w:tc>
          <w:tcPr>
            <w:gridSpan w:val="4"/>
            <w:vAlign w:val="top"/>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PROYECTO DE GESTIÓN Y ADMINISTRACIÓN DEL PROGRAMA</w:t>
            </w:r>
            <w:r w:rsidDel="00000000" w:rsidR="00000000" w:rsidRPr="00000000">
              <w:rPr>
                <w:rtl w:val="0"/>
              </w:rPr>
            </w:r>
          </w:p>
        </w:tc>
      </w:tr>
      <w:tr>
        <w:trPr>
          <w:cantSplit w:val="0"/>
          <w:trHeight w:val="239" w:hRule="atLeast"/>
          <w:tblHeader w:val="0"/>
        </w:trPr>
        <w:tc>
          <w:tcPr>
            <w:gridSpan w:val="3"/>
            <w:vAlign w:val="top"/>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Objetivo general y específicos del programa</w:t>
            </w:r>
          </w:p>
        </w:tc>
      </w:tr>
      <w:tr>
        <w:trPr>
          <w:cantSplit w:val="0"/>
          <w:tblHeader w:val="0"/>
        </w:trPr>
        <w:tc>
          <w:tcPr>
            <w:gridSpan w:val="3"/>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60 meses</w:t>
            </w:r>
          </w:p>
        </w:tc>
      </w:tr>
      <w:tr>
        <w:trPr>
          <w:cantSplit w:val="0"/>
          <w:trHeight w:val="386" w:hRule="atLeast"/>
          <w:tblHeader w:val="0"/>
        </w:trPr>
        <w:tc>
          <w:tcPr>
            <w:gridSpan w:val="3"/>
            <w:vAlign w:val="top"/>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P1: Evaluación del activo y búsqueda de terreno con IA</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P2: Desarrollo y optimización del proyecto (CAPEX, OPEX y plazos)</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P3: Integración de especialistas en obra ("Zapatilla")</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P4: Mantenimiento predictivo y línea de vida del activo</w:t>
            </w:r>
          </w:p>
        </w:tc>
      </w:tr>
      <w:tr>
        <w:trPr>
          <w:cantSplit w:val="0"/>
          <w:trHeight w:val="372" w:hRule="atLeast"/>
          <w:tblHeader w:val="0"/>
        </w:trPr>
        <w:tc>
          <w:tcPr>
            <w:gridSpan w:val="3"/>
            <w:vAlign w:val="top"/>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sz w:val="20"/>
                <w:szCs w:val="20"/>
                <w:vertAlign w:val="superscript"/>
              </w:rPr>
              <w:footnoteReference w:customMarkFollows="0" w:id="8"/>
            </w:r>
            <w:r w:rsidDel="00000000" w:rsidR="00000000" w:rsidRPr="00000000">
              <w:rPr>
                <w:rtl w:val="0"/>
              </w:rPr>
            </w:r>
          </w:p>
        </w:tc>
        <w:tc>
          <w:tcPr>
            <w:gridSpan w:val="4"/>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de gestión y administración tiene conexiones con todos los proyectos vinculados al programa, ya que la empresa posee las capacidades técnicas y condiciones habilitantes para la validación y escalamiento comercial de los desarrollos de valor obtenidos a través de la sinergia en el desarrollo del programa utilizando e integrando el conocimiento de forma colaborativa. </w:t>
            </w:r>
          </w:p>
        </w:tc>
      </w:tr>
      <w:tr>
        <w:trPr>
          <w:cantSplit w:val="0"/>
          <w:trHeight w:val="218" w:hRule="atLeast"/>
          <w:tblHeader w:val="0"/>
        </w:trPr>
        <w:tc>
          <w:tcPr>
            <w:gridSpan w:val="3"/>
            <w:vAlign w:val="top"/>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BRECHAS POR ABORDAR</w:t>
            </w:r>
            <w:r w:rsidDel="00000000" w:rsidR="00000000" w:rsidRPr="00000000">
              <w:rPr>
                <w:sz w:val="20"/>
                <w:szCs w:val="20"/>
                <w:vertAlign w:val="superscript"/>
              </w:rPr>
              <w:footnoteReference w:customMarkFollows="0" w:id="9"/>
            </w:r>
            <w:r w:rsidDel="00000000" w:rsidR="00000000" w:rsidRPr="00000000">
              <w:rPr>
                <w:sz w:val="20"/>
                <w:szCs w:val="20"/>
                <w:rtl w:val="0"/>
              </w:rPr>
              <w:t xml:space="preserve"> </w:t>
            </w:r>
          </w:p>
        </w:tc>
        <w:tc>
          <w:tcPr>
            <w:gridSpan w:val="4"/>
            <w:vAlign w:val="top"/>
          </w:tcPr>
          <w:p w:rsidR="00000000" w:rsidDel="00000000" w:rsidP="00000000" w:rsidRDefault="00000000" w:rsidRPr="00000000" w14:paraId="000003F2">
            <w:pPr>
              <w:numPr>
                <w:ilvl w:val="0"/>
                <w:numId w:val="4"/>
              </w:numPr>
              <w:spacing w:after="0" w:lineRule="auto"/>
              <w:ind w:left="720" w:hanging="360"/>
              <w:jc w:val="both"/>
            </w:pPr>
            <w:r w:rsidDel="00000000" w:rsidR="00000000" w:rsidRPr="00000000">
              <w:rPr>
                <w:rtl w:val="0"/>
              </w:rPr>
              <w:t xml:space="preserve">Escasa incorporación de Inteligencia Artificial con fines productivos en el sector construcción.</w:t>
            </w:r>
          </w:p>
          <w:p w:rsidR="00000000" w:rsidDel="00000000" w:rsidP="00000000" w:rsidRDefault="00000000" w:rsidRPr="00000000" w14:paraId="000003F3">
            <w:pPr>
              <w:spacing w:after="0" w:lineRule="auto"/>
              <w:ind w:left="720" w:firstLine="0"/>
              <w:jc w:val="both"/>
              <w:rPr/>
            </w:pPr>
            <w:r w:rsidDel="00000000" w:rsidR="00000000" w:rsidRPr="00000000">
              <w:rPr>
                <w:rtl w:val="0"/>
              </w:rPr>
              <w:t xml:space="preserve">En la industria de la construcción existe un bajo nivel de adopción de IA debido a la falta de infraestructura digital interoperable, escasez de capital humano especializado y desconocimiento sobre el retorno económico real que generan las herramientas predictivas e integradas de IA en la eficiencia de obras e infraestructura.   </w:t>
            </w:r>
          </w:p>
          <w:p w:rsidR="00000000" w:rsidDel="00000000" w:rsidP="00000000" w:rsidRDefault="00000000" w:rsidRPr="00000000" w14:paraId="000003F4">
            <w:pPr>
              <w:numPr>
                <w:ilvl w:val="0"/>
                <w:numId w:val="9"/>
              </w:numPr>
              <w:spacing w:after="0" w:lineRule="auto"/>
              <w:ind w:left="720" w:hanging="360"/>
              <w:jc w:val="both"/>
            </w:pPr>
            <w:r w:rsidDel="00000000" w:rsidR="00000000" w:rsidRPr="00000000">
              <w:rPr>
                <w:rtl w:val="0"/>
              </w:rPr>
              <w:t xml:space="preserve">Desconexión entre las necesidades reales del sector productivo y la oferta de tecnología de IA.</w:t>
            </w:r>
          </w:p>
          <w:p w:rsidR="00000000" w:rsidDel="00000000" w:rsidP="00000000" w:rsidRDefault="00000000" w:rsidRPr="00000000" w14:paraId="000003F5">
            <w:pPr>
              <w:spacing w:after="0" w:lineRule="auto"/>
              <w:ind w:left="720" w:firstLine="0"/>
              <w:jc w:val="both"/>
              <w:rPr/>
            </w:pPr>
            <w:r w:rsidDel="00000000" w:rsidR="00000000" w:rsidRPr="00000000">
              <w:rPr>
                <w:rtl w:val="0"/>
              </w:rPr>
              <w:t xml:space="preserve">Existe un vacío entre los problemas concretos de la industria (tiempos excesivos de tramitación, reprocesos en obra, pérdida de información en postventa) y las soluciones informáticas disponibles en el mercado, las cuales no están adaptadas al marco regulatorio chileno ni integradas entre sí.   </w:t>
            </w:r>
          </w:p>
          <w:p w:rsidR="00000000" w:rsidDel="00000000" w:rsidP="00000000" w:rsidRDefault="00000000" w:rsidRPr="00000000" w14:paraId="000003F6">
            <w:pPr>
              <w:numPr>
                <w:ilvl w:val="0"/>
                <w:numId w:val="13"/>
              </w:numPr>
              <w:spacing w:after="0" w:lineRule="auto"/>
              <w:ind w:left="720" w:hanging="360"/>
              <w:jc w:val="both"/>
            </w:pPr>
            <w:r w:rsidDel="00000000" w:rsidR="00000000" w:rsidRPr="00000000">
              <w:rPr>
                <w:rtl w:val="0"/>
              </w:rPr>
              <w:t xml:space="preserve">Oportunidad no capturada en el desarrollo y adaptación de soluciones de IA para las necesidades sectoriales.</w:t>
            </w:r>
          </w:p>
          <w:p w:rsidR="00000000" w:rsidDel="00000000" w:rsidP="00000000" w:rsidRDefault="00000000" w:rsidRPr="00000000" w14:paraId="000003F7">
            <w:pPr>
              <w:spacing w:after="0" w:lineRule="auto"/>
              <w:ind w:left="720" w:firstLine="0"/>
              <w:jc w:val="both"/>
              <w:rPr>
                <w:sz w:val="20"/>
                <w:szCs w:val="20"/>
              </w:rPr>
            </w:pPr>
            <w:r w:rsidDel="00000000" w:rsidR="00000000" w:rsidRPr="00000000">
              <w:rPr>
                <w:rtl w:val="0"/>
              </w:rPr>
              <w:t xml:space="preserve">Falta de plataformas escalables que aprovechen grandes volúmenes de datos (Big Data) e IA para transformar los modelos operativos de la cadena de valor de la construcción, desde la pre-inversión hasta la explotación de largo plazo.</w:t>
            </w:r>
            <w:r w:rsidDel="00000000" w:rsidR="00000000" w:rsidRPr="00000000">
              <w:rPr>
                <w:sz w:val="20"/>
                <w:szCs w:val="20"/>
                <w:rtl w:val="0"/>
              </w:rPr>
              <w:t xml:space="preserve">  </w:t>
            </w:r>
          </w:p>
        </w:tc>
      </w:tr>
      <w:tr>
        <w:trPr>
          <w:cantSplit w:val="0"/>
          <w:trHeight w:val="218" w:hRule="atLeast"/>
          <w:tblHeader w:val="0"/>
        </w:trPr>
        <w:tc>
          <w:tcPr>
            <w:gridSpan w:val="3"/>
            <w:vAlign w:val="top"/>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8" w:hRule="atLeast"/>
          <w:tblHeader w:val="0"/>
        </w:trPr>
        <w:tc>
          <w:tcPr>
            <w:gridSpan w:val="3"/>
            <w:vAlign w:val="top"/>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8" w:hRule="atLeast"/>
          <w:tblHeader w:val="0"/>
        </w:trPr>
        <w:tc>
          <w:tcPr>
            <w:gridSpan w:val="3"/>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4"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RECURSOS HUMANOS</w:t>
            </w:r>
            <w:r w:rsidDel="00000000" w:rsidR="00000000" w:rsidRPr="00000000">
              <w:rPr>
                <w:sz w:val="20"/>
                <w:szCs w:val="20"/>
                <w:vertAlign w:val="superscript"/>
              </w:rPr>
              <w:footnoteReference w:customMarkFollows="0" w:id="10"/>
            </w:r>
            <w:r w:rsidDel="00000000" w:rsidR="00000000" w:rsidRPr="00000000">
              <w:rPr>
                <w:rtl w:val="0"/>
              </w:rPr>
            </w:r>
          </w:p>
        </w:tc>
      </w:tr>
      <w:tr>
        <w:trPr>
          <w:cantSplit w:val="0"/>
          <w:trHeight w:val="37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RUT y Entidad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 Hora</w:t>
            </w:r>
          </w:p>
        </w:tc>
      </w:tr>
      <w:tr>
        <w:trPr>
          <w:cantSplit w:val="0"/>
          <w:trHeight w:val="471"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director/a: </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Carmen Gloria Zúñiga de Kartzow</w:t>
            </w:r>
            <w:r w:rsidDel="00000000" w:rsidR="00000000" w:rsidRPr="00000000">
              <w:rPr>
                <w:rtl w:val="0"/>
              </w:rPr>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12.023.727-6</w:t>
            </w: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Gerencia y coordinación del equipo multidisciplinario, verificando el cumplimiento de metas y plazos, además de aportar los conocimientos y variables  normativas relativas a las diversas tipologías de proyectos a incorporar.</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660520773"/>
                <w:tag w:val="goog_rdk_373"/>
              </w:sdtPr>
              <w:sdtContent>
                <w:commentRangeStart w:id="20"/>
              </w:sdtContent>
            </w:sdt>
            <w:r w:rsidDel="00000000" w:rsidR="00000000" w:rsidRPr="00000000">
              <w:rPr>
                <w:sz w:val="20"/>
                <w:szCs w:val="20"/>
                <w:rtl w:val="0"/>
              </w:rPr>
              <w:t xml:space="preserve">Arquitecto; Manejo normativo, Capacidad de gestión.</w:t>
            </w:r>
            <w:commentRangeEnd w:id="20"/>
            <w:r w:rsidDel="00000000" w:rsidR="00000000" w:rsidRPr="00000000">
              <w:commentReference w:id="20"/>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524"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del subdirector/a:</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Jorge Ignacio Prieto Cifuentes</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w:t>
            </w:r>
            <w:r w:rsidDel="00000000" w:rsidR="00000000" w:rsidRPr="00000000">
              <w:rPr>
                <w:rtl w:val="0"/>
              </w:rPr>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8085205"/>
                <w:tag w:val="goog_rdk_374"/>
              </w:sdtPr>
              <w:sdtContent>
                <w:commentRangeStart w:id="21"/>
              </w:sdtContent>
            </w:sdt>
            <w:sdt>
              <w:sdtPr>
                <w:id w:val="-2853990"/>
                <w:tag w:val="goog_rdk_375"/>
              </w:sdtPr>
              <w:sdtContent>
                <w:commentRangeStart w:id="22"/>
              </w:sdtContent>
            </w:sdt>
            <w:r w:rsidDel="00000000" w:rsidR="00000000" w:rsidRPr="00000000">
              <w:rPr>
                <w:sz w:val="20"/>
                <w:szCs w:val="20"/>
                <w:rtl w:val="0"/>
              </w:rPr>
              <w:t xml:space="preserve">Ingeniero Civil con 28 años de experiencia en construcción y más de 12 años en la industria del desarrollo de software para la construcción. Cofundador de </w:t>
            </w:r>
            <w:hyperlink r:id="rId12">
              <w:r w:rsidDel="00000000" w:rsidR="00000000" w:rsidRPr="00000000">
                <w:rPr>
                  <w:color w:val="1155cc"/>
                  <w:sz w:val="20"/>
                  <w:szCs w:val="20"/>
                  <w:u w:val="single"/>
                  <w:rtl w:val="0"/>
                </w:rPr>
                <w:t xml:space="preserve">INQSOL.cl</w:t>
              </w:r>
            </w:hyperlink>
            <w:r w:rsidDel="00000000" w:rsidR="00000000" w:rsidRPr="00000000">
              <w:rPr>
                <w:sz w:val="20"/>
                <w:szCs w:val="20"/>
                <w:rtl w:val="0"/>
              </w:rPr>
              <w:t xml:space="preserve">, líder de transformación digital en la CCHC durante el 2018 y 2019 a cargo de iniciar el proceso de cambio en las constructoras.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3353332"/>
                <w:tag w:val="goog_rdk_376"/>
              </w:sdtPr>
              <w:sdtContent>
                <w:commentRangeStart w:id="23"/>
              </w:sdtContent>
            </w:sdt>
            <w:sdt>
              <w:sdtPr>
                <w:id w:val="796304582"/>
                <w:tag w:val="goog_rdk_377"/>
              </w:sdtPr>
              <w:sdtContent>
                <w:commentRangeStart w:id="24"/>
              </w:sdtContent>
            </w:sdt>
            <w:r w:rsidDel="00000000" w:rsidR="00000000" w:rsidRPr="00000000">
              <w:rPr>
                <w:sz w:val="20"/>
                <w:szCs w:val="20"/>
                <w:rtl w:val="0"/>
              </w:rPr>
              <w:t xml:space="preserve">Ingeniero Civil con especialidad en construcción y diplomado en administración de empresas. Emprendedor y Empresario.</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26" w:hRule="atLeast"/>
          <w:tblHeader w:val="0"/>
        </w:trPr>
        <w:tc>
          <w:tcPr>
            <w:gridSpan w:val="7"/>
            <w:tcBorders>
              <w:left w:color="000000" w:space="0" w:sz="6" w:val="single"/>
              <w:right w:color="000000" w:space="0" w:sz="6" w:val="single"/>
            </w:tcBorders>
            <w:shd w:fill="bdd6ee" w:val="clear"/>
            <w:vAlign w:val="center"/>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EQUIPO (INTEGRANTES PRINCIPALES)</w:t>
            </w:r>
            <w:r w:rsidDel="00000000" w:rsidR="00000000" w:rsidRPr="00000000">
              <w:rPr>
                <w:sz w:val="20"/>
                <w:szCs w:val="20"/>
                <w:vertAlign w:val="superscript"/>
              </w:rPr>
              <w:footnoteReference w:customMarkFollows="0" w:id="11"/>
            </w:r>
            <w:r w:rsidDel="00000000" w:rsidR="00000000" w:rsidRPr="00000000">
              <w:rPr>
                <w:rtl w:val="0"/>
              </w:rPr>
            </w:r>
          </w:p>
        </w:tc>
      </w:tr>
      <w:tr>
        <w:trPr>
          <w:cantSplit w:val="0"/>
          <w:trHeight w:val="226"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 Hora</w:t>
            </w:r>
          </w:p>
        </w:tc>
      </w:tr>
      <w:tr>
        <w:trPr>
          <w:cantSplit w:val="0"/>
          <w:trHeight w:val="25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362813742"/>
                <w:tag w:val="goog_rdk_378"/>
              </w:sdtPr>
              <w:sdtContent>
                <w:commentRangeStart w:id="25"/>
              </w:sdtContent>
            </w:sdt>
            <w:r w:rsidDel="00000000" w:rsidR="00000000" w:rsidRPr="00000000">
              <w:rPr>
                <w:sz w:val="20"/>
                <w:szCs w:val="20"/>
                <w:rtl w:val="0"/>
              </w:rPr>
              <w:t xml:space="preserve">Nombre: Nicolás Caro Zúñiga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17.960.342-k</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w:t>
              <w:br w:type="textWrapping"/>
              <w:t xml:space="preserve">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866211082"/>
                <w:tag w:val="goog_rdk_379"/>
              </w:sdtPr>
              <w:sdtContent>
                <w:commentRangeStart w:id="26"/>
              </w:sdtContent>
            </w:sdt>
            <w:r w:rsidDel="00000000" w:rsidR="00000000" w:rsidRPr="00000000">
              <w:rPr>
                <w:sz w:val="20"/>
                <w:szCs w:val="20"/>
                <w:rtl w:val="0"/>
              </w:rPr>
              <w:t xml:space="preserve">Gestión operativa y administrativa de recursos aplicados al proyecto tanto pecuniarios como no pecuniarios y seguimiento a los procesos a través de bitácora y carta gantt</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352613263"/>
                <w:tag w:val="goog_rdk_380"/>
              </w:sdtPr>
              <w:sdtContent>
                <w:commentRangeStart w:id="27"/>
              </w:sdtContent>
            </w:sdt>
            <w:r w:rsidDel="00000000" w:rsidR="00000000" w:rsidRPr="00000000">
              <w:rPr>
                <w:sz w:val="20"/>
                <w:szCs w:val="20"/>
                <w:rtl w:val="0"/>
              </w:rPr>
              <w:t xml:space="preserve">Publicista</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Programador</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27"/>
            <w:r w:rsidDel="00000000" w:rsidR="00000000" w:rsidRPr="00000000">
              <w:commentReference w:id="27"/>
            </w:r>
            <w:sdt>
              <w:sdtPr>
                <w:id w:val="1974612674"/>
                <w:tag w:val="goog_rdk_381"/>
              </w:sdtPr>
              <w:sdtContent>
                <w:commentRangeStart w:id="28"/>
              </w:sdtContent>
            </w:sdt>
            <w:r w:rsidDel="00000000" w:rsidR="00000000" w:rsidRPr="00000000">
              <w:rPr>
                <w:sz w:val="20"/>
                <w:szCs w:val="20"/>
                <w:rtl w:val="0"/>
              </w:rPr>
              <w:t xml:space="preserve">Nombre: Mauricio Pruzzo Gárate</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19.323.238-8</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 DTE Consulting &amp; Development SpA</w:t>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991259232"/>
                <w:tag w:val="goog_rdk_382"/>
              </w:sdtPr>
              <w:sdtContent>
                <w:commentRangeStart w:id="29"/>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1430608420"/>
                <w:tag w:val="goog_rdk_383"/>
              </w:sdtPr>
              <w:sdtContent>
                <w:commentRangeStart w:id="30"/>
              </w:sdtContent>
            </w:sdt>
            <w:r w:rsidDel="00000000" w:rsidR="00000000" w:rsidRPr="00000000">
              <w:rPr>
                <w:sz w:val="20"/>
                <w:szCs w:val="20"/>
                <w:rtl w:val="0"/>
              </w:rPr>
              <w:t xml:space="preserve">Arquitecto</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53"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30"/>
            <w:r w:rsidDel="00000000" w:rsidR="00000000" w:rsidRPr="00000000">
              <w:commentReference w:id="30"/>
            </w:r>
            <w:sdt>
              <w:sdtPr>
                <w:id w:val="-465409613"/>
                <w:tag w:val="goog_rdk_384"/>
              </w:sdtPr>
              <w:sdtContent>
                <w:commentRangeStart w:id="31"/>
              </w:sdtContent>
            </w:sdt>
            <w:r w:rsidDel="00000000" w:rsidR="00000000" w:rsidRPr="00000000">
              <w:rPr>
                <w:sz w:val="20"/>
                <w:szCs w:val="20"/>
                <w:rtl w:val="0"/>
              </w:rPr>
              <w:t xml:space="preserve">Nombre: </w:t>
              <w:br w:type="textWrapping"/>
              <w:t xml:space="preserve">Andrés Salgado Henríquez</w:t>
            </w:r>
            <w:r w:rsidDel="00000000" w:rsidR="00000000" w:rsidRPr="00000000">
              <w:rPr>
                <w:rtl w:val="0"/>
              </w:rPr>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RUT: 16.093.776−9</w:t>
            </w:r>
            <w:r w:rsidDel="00000000" w:rsidR="00000000" w:rsidRPr="00000000">
              <w:rPr>
                <w:rtl w:val="0"/>
              </w:rPr>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Entidad:</w:t>
              <w:br w:type="textWrapping"/>
              <w:t xml:space="preserve">DTE Consulting &amp; Development SpA</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511981856"/>
                <w:tag w:val="goog_rdk_385"/>
              </w:sdtPr>
              <w:sdtContent>
                <w:commentRangeStart w:id="32"/>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sdt>
              <w:sdtPr>
                <w:id w:val="-630652596"/>
                <w:tag w:val="goog_rdk_386"/>
              </w:sdtPr>
              <w:sdtContent>
                <w:commentRangeStart w:id="33"/>
              </w:sdtContent>
            </w:sdt>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214"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commentRangeEnd w:id="33"/>
            <w:r w:rsidDel="00000000" w:rsidR="00000000" w:rsidRPr="00000000">
              <w:commentReference w:id="33"/>
            </w:r>
            <w:r w:rsidDel="00000000" w:rsidR="00000000" w:rsidRPr="00000000">
              <w:rPr>
                <w:sz w:val="20"/>
                <w:szCs w:val="20"/>
                <w:rtl w:val="0"/>
              </w:rPr>
              <w:t xml:space="preserve">METODOLOGÍA Y PLAN DE TRABAJO</w:t>
            </w:r>
            <w:r w:rsidDel="00000000" w:rsidR="00000000" w:rsidRPr="00000000">
              <w:rPr>
                <w:rtl w:val="0"/>
              </w:rPr>
            </w:r>
          </w:p>
        </w:tc>
      </w:tr>
      <w:tr>
        <w:trPr>
          <w:cantSplit w:val="0"/>
          <w:trHeight w:val="214"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 proyecto de Gestión y Administración tiene como principal objetivo poner en marcha el programa en su totalidad, generando las condiciones necesarias para el correcto funcionamiento de los proyectos, regulaciones - estableciendo reglamento de funcionamiento - y la operatividad en el ámbito técnico y financiero. </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 forma complementaria la ejecución de este proyecto tiene por finalidad potenciar los procesos de transferencia de conocimiento para generar una solución escalable para el funcionamiento e ingreso en el mercado de los productos desarrollados dentro del portafolio de productos para la optimización en la industria de la construcción. </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Para abordar los objetivos del programa, este proyecto deberá abordar las siguientes actividades por dimensión:</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6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Área estratégica y directiva</w:t>
            </w:r>
          </w:p>
          <w:p w:rsidR="00000000" w:rsidDel="00000000" w:rsidP="00000000" w:rsidRDefault="00000000" w:rsidRPr="00000000" w14:paraId="0000046F">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Implementación de modelo de gobernanza descrito en la presente propuesta, considerando las observaciones entregadas por Corfo. </w:t>
            </w:r>
          </w:p>
          <w:p w:rsidR="00000000" w:rsidDel="00000000" w:rsidP="00000000" w:rsidRDefault="00000000" w:rsidRPr="00000000" w14:paraId="00000470">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Puesta en marcha área estratégica y directiva a través de la conformación de consejo estratégico y técnico respectivamente. Los profesionales participantes en los diferentes consejos tendrán la responsabilidad de asesorar en la ejecución del portafolio de proyectos, como el ingreso a mercado para la rentabilización de los productos en el marco del presente programa. </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Tanto el consejo técnico como el consejo estratégico tendrá un reglamento, el cual regule las decisiones que se deben adoptar, periodicidad, modalidad de trabajo y forma de toma de decisiones al momento de sesionar.</w:t>
            </w:r>
          </w:p>
          <w:p w:rsidR="00000000" w:rsidDel="00000000" w:rsidP="00000000" w:rsidRDefault="00000000" w:rsidRPr="00000000" w14:paraId="00000472">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 Generación de reglamento de operaciones que permita la transparencia a los integrantes del programa, con la implementación de herramientas que aseguren la transparencia en la gestión técnica y financiera. </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rtl w:val="0"/>
              </w:rPr>
            </w:r>
          </w:p>
          <w:p w:rsidR="00000000" w:rsidDel="00000000" w:rsidP="00000000" w:rsidRDefault="00000000" w:rsidRPr="00000000" w14:paraId="0000047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Área operativa</w:t>
            </w:r>
          </w:p>
          <w:p w:rsidR="00000000" w:rsidDel="00000000" w:rsidP="00000000" w:rsidRDefault="00000000" w:rsidRPr="00000000" w14:paraId="00000475">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técnica, corresponde al desarrollo de conocimiento, coordinación de los diferentes proyectos de desarrollo y generación de conocimiento en el ámbito de la IA para el rubro de la construcción. </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Para un adecuado funcionamiento, se formalizarán convenios de colaboración entre los coejecutores y el Gestor tecnológico, generando un programa de monitoreo técnico y financiero. </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Adicionalmente, se implementará un sistema de gestión de calidad para el manejo de portafolios de proyectos del programa, con el fin de asegurar la calidad de los resultados. El plan de monitoreo contempla indicadores para medir el desempeño desde el punto de vista económico, social, ambiental y productivo. </w:t>
            </w:r>
          </w:p>
          <w:p w:rsidR="00000000" w:rsidDel="00000000" w:rsidP="00000000" w:rsidRDefault="00000000" w:rsidRPr="00000000" w14:paraId="00000478">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financiera, se encargará de dar seguimiento en el ámbito financiero general del programa y visualizar la consistencia de los gastos con las actividades desarrolladas. Esta área será la responsable de dar seguimiento a los parámetros establecidos por convenio de coejecución con cada uno de los participantes, tanto en el ámbito técnico, cómo financiero. </w:t>
            </w:r>
          </w:p>
          <w:p w:rsidR="00000000" w:rsidDel="00000000" w:rsidP="00000000" w:rsidRDefault="00000000" w:rsidRPr="00000000" w14:paraId="00000479">
            <w:pPr>
              <w:keepNext w:val="0"/>
              <w:keepLines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u w:val="none"/>
              </w:rPr>
            </w:pPr>
            <w:r w:rsidDel="00000000" w:rsidR="00000000" w:rsidRPr="00000000">
              <w:rPr>
                <w:sz w:val="20"/>
                <w:szCs w:val="20"/>
                <w:rtl w:val="0"/>
              </w:rPr>
              <w:t xml:space="preserve">Área de Negocio, serán los encargados de generar las alianzas estratégicas y convenios de colaboración para la sostenibilidad de los desarrollos pos financiamiento. </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Se generará una metodología de trabajo de evaluación del desarrollo para la evaluación comercial y financiera del desarrollo para el empaquetamiento y comercialización de los productos generados en el marco del presente programa.</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rPr>
            </w:pPr>
            <w:r w:rsidDel="00000000" w:rsidR="00000000" w:rsidRPr="00000000">
              <w:rPr>
                <w:sz w:val="20"/>
                <w:szCs w:val="20"/>
                <w:rtl w:val="0"/>
              </w:rPr>
              <w:t xml:space="preserve">Por otro lado, esta área generará un plan comunicacional para dar a conocer información relevante sobre el desarrollo y resultados que se obtengan en el marco del programa, para difundir la información a potenciales clientes por medio de notas de prensa, medios digitales, actividades presenciales, entre otros.</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conformación de las áreas operativas, serán articuladas de manera que permita generar las capacidades necesarias para poder generar un modelo operativo eficiente para dar respuesta a las necesidades en el área de la construcción mediante soluciones tecnológicas con IA. </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7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Capacidades</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La capacidad de capital humano calificado en el ámbito de generación de soluciones con IA para el mundo de la construcción es escaso, debido a la baja digitalización del rubro, lo cual se incrementa debido a la baja retención de profesionales con conocimiento se mantengan, ya que no existen incentivos laborales y de investigación versus otros rubros. </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Realizar un levantamiento sobre las capacidades del capital humano disponible a nivel territorial, para identificar las brechas de formación y así generar un entrenamiento especializado en módulos de formación de manipulación de procesos productivos y de investigación. </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w:t>
              <w:tab/>
              <w:t xml:space="preserve">Se realizará un trabajo colaborativo para evaluar las necesidades de la industria, requerimientos y condiciones operacionales para ser abordadas en el proceso productivo en el ámbito constructivo.. </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8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Validación y Escalamiento</w:t>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Bajo el proyecto de gestión y administración del programa se llevarán a cabo las actividades relacionadas con la evaluación y escalamiento productivos de los sistemas con IA, protocolos de uso de los productos generados y validados por la industria. </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De forma complementaria se realizará un modelo de escalamiento que permita validar la cadena de valor y la sostenibilidad de la propuesta considerando el paquete completo. </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Bajo el acuerdo comercial, la empresa generará acuerdos de colaboración con empresas de la construcción para recibir e implementar los sistemas durante todo el ciclo de proyecto, junto con la generación de acuerdos para el escalamiento de la solución.</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Administración</w:t>
            </w:r>
            <w:r w:rsidDel="00000000" w:rsidR="00000000" w:rsidRPr="00000000">
              <w:rPr>
                <w:rtl w:val="0"/>
              </w:rPr>
            </w:r>
          </w:p>
          <w:p w:rsidR="00000000" w:rsidDel="00000000" w:rsidP="00000000" w:rsidRDefault="00000000" w:rsidRPr="00000000" w14:paraId="00000499">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Marco Lógico del programa, incluyendo cada proyecto, objetivos, resultados e indicadores de evaluación de impacto. </w:t>
            </w:r>
          </w:p>
          <w:p w:rsidR="00000000" w:rsidDel="00000000" w:rsidP="00000000" w:rsidRDefault="00000000" w:rsidRPr="00000000" w14:paraId="0000049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Plan de Gestión de Riesgos Tecnológicos, Mercado y Financiero que permita identificar los posibles factores de riesgos para su mitigación. </w:t>
            </w:r>
          </w:p>
          <w:p w:rsidR="00000000" w:rsidDel="00000000" w:rsidP="00000000" w:rsidRDefault="00000000" w:rsidRPr="00000000" w14:paraId="0000049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sistema de monitoreo para evaluación de seguimiento técnico y financiero, para dar garantía y transparencia en la gestión del programa </w:t>
            </w:r>
          </w:p>
          <w:p w:rsidR="00000000" w:rsidDel="00000000" w:rsidP="00000000" w:rsidRDefault="00000000" w:rsidRPr="00000000" w14:paraId="0000049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Creación y puesta en marcha de las áreas operativas del programa (técnica, Comercial y Gestión y Administrativa y Logística). </w:t>
            </w:r>
          </w:p>
          <w:p w:rsidR="00000000" w:rsidDel="00000000" w:rsidP="00000000" w:rsidRDefault="00000000" w:rsidRPr="00000000" w14:paraId="0000049D">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informes que contemplen la información de avances técnicos y financieros a ser presentados ante los Consejos y Corfo, para dar cumplimiento en el seguimiento del programa y contribuir para la toma de decisiones. </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Gestión</w:t>
            </w:r>
            <w:r w:rsidDel="00000000" w:rsidR="00000000" w:rsidRPr="00000000">
              <w:rPr>
                <w:rtl w:val="0"/>
              </w:rPr>
            </w:r>
          </w:p>
          <w:p w:rsidR="00000000" w:rsidDel="00000000" w:rsidP="00000000" w:rsidRDefault="00000000" w:rsidRPr="00000000" w14:paraId="000004A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modelo comercial y estratégico para implementar una estrategia comercial sostenible para la generación de productos de valor a partir de residuos de la industria manufacturera de alimentos. </w:t>
            </w:r>
          </w:p>
          <w:p w:rsidR="00000000" w:rsidDel="00000000" w:rsidP="00000000" w:rsidRDefault="00000000" w:rsidRPr="00000000" w14:paraId="000004A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Generar las condiciones habilitantes para el escalamiento productivo y comercialización de los desarrollos con IA  en el marco del programa. </w:t>
            </w:r>
          </w:p>
          <w:p w:rsidR="00000000" w:rsidDel="00000000" w:rsidP="00000000" w:rsidRDefault="00000000" w:rsidRPr="00000000" w14:paraId="000004A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reglamento de propiedad intelectual, la cual deberá ser ratificada por los integrantes del consejo estratégico. </w:t>
            </w:r>
          </w:p>
          <w:p w:rsidR="00000000" w:rsidDel="00000000" w:rsidP="00000000" w:rsidRDefault="00000000" w:rsidRPr="00000000" w14:paraId="000004A9">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e implementación de estrategia comunicacional y plan de difusión</w:t>
            </w:r>
          </w:p>
          <w:p w:rsidR="00000000" w:rsidDel="00000000" w:rsidP="00000000" w:rsidRDefault="00000000" w:rsidRPr="00000000" w14:paraId="000004A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una estrategia de transferencia tecnológica y conocimiento que incluya actores relevantes de la cadena de valor. </w:t>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Gobernanza</w:t>
            </w:r>
            <w:r w:rsidDel="00000000" w:rsidR="00000000" w:rsidRPr="00000000">
              <w:rPr>
                <w:rtl w:val="0"/>
              </w:rPr>
            </w:r>
          </w:p>
          <w:p w:rsidR="00000000" w:rsidDel="00000000" w:rsidP="00000000" w:rsidRDefault="00000000" w:rsidRPr="00000000" w14:paraId="000004B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modelo de gobernanza, definición de roles, responsabilidades que deberán asumir cada uno de los integrantes en el marco del desarrollo del programa. </w:t>
            </w:r>
          </w:p>
          <w:p w:rsidR="00000000" w:rsidDel="00000000" w:rsidP="00000000" w:rsidRDefault="00000000" w:rsidRPr="00000000" w14:paraId="000004B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Contratación de profesionales para la ejecución del proyecto. </w:t>
            </w:r>
          </w:p>
          <w:p w:rsidR="00000000" w:rsidDel="00000000" w:rsidP="00000000" w:rsidRDefault="00000000" w:rsidRPr="00000000" w14:paraId="000004B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la Subsecretaría de Economía, Fomento y Turísmo al consejo estratégico</w:t>
            </w:r>
          </w:p>
          <w:p w:rsidR="00000000" w:rsidDel="00000000" w:rsidP="00000000" w:rsidRDefault="00000000" w:rsidRPr="00000000" w14:paraId="000004B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la Subsecretaría de Economía, Fomento y Turísmo al consejo técnico.</w:t>
            </w:r>
          </w:p>
          <w:p w:rsidR="00000000" w:rsidDel="00000000" w:rsidP="00000000" w:rsidRDefault="00000000" w:rsidRPr="00000000" w14:paraId="000004B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Generación de las acciones necesarias para la incorporación de un representante de fondos de inversiones al consejo estratégico</w:t>
            </w:r>
          </w:p>
          <w:p w:rsidR="00000000" w:rsidDel="00000000" w:rsidP="00000000" w:rsidRDefault="00000000" w:rsidRPr="00000000" w14:paraId="000004B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e implementación de consejo estratégico.</w:t>
            </w:r>
          </w:p>
          <w:p w:rsidR="00000000" w:rsidDel="00000000" w:rsidP="00000000" w:rsidRDefault="00000000" w:rsidRPr="00000000" w14:paraId="000004B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Conformación e implementación de consejo técnico. </w:t>
            </w:r>
          </w:p>
          <w:p w:rsidR="00000000" w:rsidDel="00000000" w:rsidP="00000000" w:rsidRDefault="00000000" w:rsidRPr="00000000" w14:paraId="000004B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Calendarización y generación de citas de los consejos estratégicos </w:t>
            </w:r>
          </w:p>
          <w:p w:rsidR="00000000" w:rsidDel="00000000" w:rsidP="00000000" w:rsidRDefault="00000000" w:rsidRPr="00000000" w14:paraId="000004B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Calendarización y generación de citas de los consejos técnicos.</w:t>
            </w:r>
          </w:p>
          <w:p w:rsidR="00000000" w:rsidDel="00000000" w:rsidP="00000000" w:rsidRDefault="00000000" w:rsidRPr="00000000" w14:paraId="000004B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y aprobación de actas de los consejos estratégicos.</w:t>
            </w:r>
          </w:p>
          <w:p w:rsidR="00000000" w:rsidDel="00000000" w:rsidP="00000000" w:rsidRDefault="00000000" w:rsidRPr="00000000" w14:paraId="000004B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y aprobación de actas de los consejos técnicos. </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4</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Coordinación y Vinculación</w:t>
            </w:r>
          </w:p>
          <w:p w:rsidR="00000000" w:rsidDel="00000000" w:rsidP="00000000" w:rsidRDefault="00000000" w:rsidRPr="00000000" w14:paraId="000004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Reuniones de gestión y coordinación entre los participantes del programa para realizar un proceso de desarrollo en conjunto a partir de una hoja de ruta conjunta, con el fin de generar sinergia y colaboración en el conocimiento adquirido previo y durante el desarrollo del proyecto. </w:t>
            </w:r>
          </w:p>
          <w:p w:rsidR="00000000" w:rsidDel="00000000" w:rsidP="00000000" w:rsidRDefault="00000000" w:rsidRPr="00000000" w14:paraId="000004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Prospección de empresas constructoras e inmobiliarias dispuestas a implementar sistema de evaluación previa, implementación en obra y posterior para procesos de trazabilidad. </w:t>
            </w:r>
          </w:p>
          <w:p w:rsidR="00000000" w:rsidDel="00000000" w:rsidP="00000000" w:rsidRDefault="00000000" w:rsidRPr="00000000" w14:paraId="000004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Elaboración de un plan de alianzas vinculados al portafolio de proyectos y a la transferencia y comercialización de los resultados. </w:t>
            </w:r>
          </w:p>
          <w:p w:rsidR="00000000" w:rsidDel="00000000" w:rsidP="00000000" w:rsidRDefault="00000000" w:rsidRPr="00000000" w14:paraId="000004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sz w:val="20"/>
                <w:szCs w:val="20"/>
                <w:rtl w:val="0"/>
              </w:rPr>
              <w:t xml:space="preserve">Desarrollo de estrategia comercial y validación a través de venta de productos desarrollados a partir del portafolio de proyectos del programa. </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r>
      <w:tr>
        <w:trPr>
          <w:cantSplit w:val="0"/>
          <w:trHeight w:val="342"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INDICADORES</w:t>
            </w:r>
            <w:r w:rsidDel="00000000" w:rsidR="00000000" w:rsidRPr="00000000">
              <w:rPr>
                <w:rtl w:val="0"/>
              </w:rPr>
            </w:r>
          </w:p>
        </w:tc>
      </w:tr>
      <w:tr>
        <w:trPr>
          <w:cantSplit w:val="0"/>
          <w:trHeight w:val="189"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Modelo de gestión y operación del programa</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del modelo de gestión validado por gobernanza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Convenio de coejecución de cada proyecto firmado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Convenio de coejecución firmado entre las partes </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que contiene el detalle de las actividades, resultados y reportes financieros aprobados por Corfo.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4</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de matriz de marco lógico y matriz de riesgo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de matriz entregada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5</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Elaboración sobre cumplimiento en el manejo de datos</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6</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Reglamento de PI</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de reglamento de PI aceptada por la gobernanza</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7</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Generación Alianzas estratégicas</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Firma convenio de colaboración</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8</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Estrategia de negocio con evaluación de costos CAPEX/OPEX con el uso de IA, versus industria tradicional</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9</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sobre el estado del arte actualizado, evaluando las nuevas tendencias de mercados nacionales e internacionales </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10</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Protocolo de implementación y puesta en marcha de cada producto</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entregable</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Valorización de la tecnología</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Informe entregado</w:t>
            </w:r>
          </w:p>
        </w:tc>
      </w:tr>
      <w:tr>
        <w:trPr>
          <w:cantSplit w:val="0"/>
          <w:trHeight w:val="342"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12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Acuerdo comercial con empresas relacionadas con la cadena de valor</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Acuerdo comercial firmado</w:t>
            </w:r>
          </w:p>
        </w:tc>
      </w:tr>
    </w:tbl>
    <w:p w:rsidR="00000000" w:rsidDel="00000000" w:rsidP="00000000" w:rsidRDefault="00000000" w:rsidRPr="00000000" w14:paraId="0000052A">
      <w:pPr>
        <w:spacing w:after="0" w:lineRule="auto"/>
        <w:ind w:left="-284" w:right="-141" w:firstLine="0"/>
        <w:jc w:val="both"/>
        <w:rPr>
          <w:sz w:val="20"/>
          <w:szCs w:val="20"/>
          <w:vertAlign w:val="baseline"/>
        </w:rPr>
      </w:pPr>
      <w:r w:rsidDel="00000000" w:rsidR="00000000" w:rsidRPr="00000000">
        <w:rPr>
          <w:i w:val="1"/>
          <w:iCs w:val="1"/>
          <w:sz w:val="20"/>
          <w:szCs w:val="20"/>
          <w:vertAlign w:val="baseline"/>
          <w:rtl w:val="0"/>
        </w:rPr>
        <w:t xml:space="preserve">Inserte o elimine filas de acuerdo con la cantidad de actividades.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Comprometa un número de actividades o acciones permanentes a realizar por el gestor tecnológico, que sean fácilmente identificables y siempre medibles en cuanto a su cumplimiento.</w:t>
      </w:r>
      <w:r w:rsidDel="00000000" w:rsidR="00000000" w:rsidRPr="00000000">
        <w:rPr>
          <w:sz w:val="20"/>
          <w:szCs w:val="20"/>
          <w:vertAlign w:val="baseline"/>
          <w:rtl w:val="0"/>
        </w:rPr>
        <w:t xml:space="preserve"> </w:t>
      </w:r>
    </w:p>
    <w:p w:rsidR="00000000" w:rsidDel="00000000" w:rsidP="00000000" w:rsidRDefault="00000000" w:rsidRPr="00000000" w14:paraId="0000052B">
      <w:pPr>
        <w:spacing w:after="0" w:lineRule="auto"/>
        <w:ind w:left="-567" w:firstLine="0"/>
        <w:jc w:val="both"/>
        <w:rP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Describir cada proyecto del portafolio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todas las actividades a desarrollar en cada proyecto, considerando la descripción establecida en el numeral 2, 3, 7 y 8 de las bases técnicas y los antecedentes de la Guía Técnica de la convocatoria, entre otros aspectos que considere necesarios).</w:t>
      </w:r>
      <w:r w:rsidDel="00000000" w:rsidR="00000000" w:rsidRPr="00000000">
        <w:rPr>
          <w:rtl w:val="0"/>
        </w:rPr>
      </w:r>
    </w:p>
    <w:tbl>
      <w:tblPr>
        <w:tblStyle w:val="Table34"/>
        <w:tblpPr w:leftFromText="141" w:rightFromText="141" w:topFromText="0" w:bottomFromText="0" w:vertAnchor="text" w:horzAnchor="text" w:tblpX="-121" w:tblpY="215"/>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52D">
            <w:pPr>
              <w:spacing w:after="0" w:lineRule="auto"/>
              <w:jc w:val="both"/>
              <w:rPr>
                <w:b w:val="1"/>
                <w:bCs w:val="1"/>
                <w:color w:val="ff0000"/>
                <w:sz w:val="20"/>
                <w:szCs w:val="20"/>
                <w:vertAlign w:val="baseline"/>
              </w:rPr>
            </w:pPr>
            <w:r w:rsidDel="00000000" w:rsidR="00000000" w:rsidRPr="00000000">
              <w:rPr>
                <w:b w:val="1"/>
                <w:bCs w:val="1"/>
                <w:sz w:val="20"/>
                <w:szCs w:val="20"/>
                <w:vertAlign w:val="baseline"/>
                <w:rtl w:val="0"/>
              </w:rPr>
              <w:t xml:space="preserve">ANTECEDENTES PROYECTO N° </w:t>
            </w:r>
            <w:r w:rsidDel="00000000" w:rsidR="00000000" w:rsidRPr="00000000">
              <w:rPr>
                <w:b w:val="1"/>
                <w:bCs w:val="1"/>
                <w:i w:val="1"/>
                <w:iCs w:val="1"/>
                <w:color w:val="ff0000"/>
                <w:sz w:val="20"/>
                <w:szCs w:val="20"/>
                <w:rtl w:val="0"/>
              </w:rPr>
              <w:t xml:space="preserve">P1</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534">
            <w:pPr>
              <w:spacing w:after="0" w:lineRule="auto"/>
              <w:jc w:val="both"/>
              <w:rPr>
                <w:sz w:val="20"/>
                <w:szCs w:val="20"/>
                <w:vertAlign w:val="baseline"/>
              </w:rPr>
            </w:pPr>
            <w:r w:rsidDel="00000000" w:rsidR="00000000" w:rsidRPr="00000000">
              <w:rPr>
                <w:color w:val="000000"/>
                <w:sz w:val="20"/>
                <w:szCs w:val="20"/>
                <w:vertAlign w:val="baseline"/>
                <w:rtl w:val="0"/>
              </w:rPr>
              <w:t xml:space="preserve">BRECHAS QUE ABORDARÁ</w:t>
            </w:r>
            <w:r w:rsidDel="00000000" w:rsidR="00000000" w:rsidRPr="00000000">
              <w:rPr>
                <w:color w:val="000000"/>
                <w:sz w:val="20"/>
                <w:szCs w:val="20"/>
                <w:vertAlign w:val="superscript"/>
              </w:rPr>
              <w:footnoteReference w:customMarkFollows="0" w:id="12"/>
            </w:r>
            <w:r w:rsidDel="00000000" w:rsidR="00000000" w:rsidRPr="00000000">
              <w:rPr>
                <w:rtl w:val="0"/>
              </w:rPr>
            </w:r>
          </w:p>
        </w:tc>
        <w:tc>
          <w:tcPr>
            <w:gridSpan w:val="4"/>
            <w:vAlign w:val="top"/>
          </w:tcPr>
          <w:p w:rsidR="00000000" w:rsidDel="00000000" w:rsidP="00000000" w:rsidRDefault="00000000" w:rsidRPr="00000000" w14:paraId="00000537">
            <w:pPr>
              <w:spacing w:after="0" w:lineRule="auto"/>
              <w:jc w:val="both"/>
              <w:rPr>
                <w:sz w:val="20"/>
                <w:szCs w:val="20"/>
                <w:vertAlign w:val="baseline"/>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53B">
            <w:pPr>
              <w:spacing w:after="0" w:lineRule="auto"/>
              <w:jc w:val="both"/>
              <w:rPr>
                <w:sz w:val="20"/>
                <w:szCs w:val="20"/>
                <w:vertAlign w:val="baseline"/>
              </w:rPr>
            </w:pPr>
            <w:r w:rsidDel="00000000" w:rsidR="00000000" w:rsidRPr="00000000">
              <w:rPr>
                <w:sz w:val="20"/>
                <w:szCs w:val="20"/>
                <w:vertAlign w:val="baseline"/>
                <w:rtl w:val="0"/>
              </w:rPr>
              <w:t xml:space="preserve">NOMBRE DEL PROYECTO</w:t>
            </w:r>
          </w:p>
        </w:tc>
        <w:tc>
          <w:tcPr>
            <w:gridSpan w:val="4"/>
            <w:vAlign w:val="top"/>
          </w:tcPr>
          <w:p w:rsidR="00000000" w:rsidDel="00000000" w:rsidP="00000000" w:rsidRDefault="00000000" w:rsidRPr="00000000" w14:paraId="0000053E">
            <w:pPr>
              <w:spacing w:after="0" w:lineRule="auto"/>
              <w:jc w:val="both"/>
              <w:rPr>
                <w:i w:val="1"/>
                <w:iCs w:val="1"/>
                <w:sz w:val="20"/>
                <w:szCs w:val="20"/>
              </w:rPr>
            </w:pPr>
            <w:r w:rsidDel="00000000" w:rsidR="00000000" w:rsidRPr="00000000">
              <w:rPr>
                <w:i w:val="1"/>
                <w:iCs w:val="1"/>
                <w:sz w:val="20"/>
                <w:szCs w:val="20"/>
                <w:vertAlign w:val="baseline"/>
                <w:rtl w:val="0"/>
              </w:rPr>
              <w:t xml:space="preserve">Ej.: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 Línea base tecnológica y productiva de las empresas vinculadas al programa.</w:t>
            </w:r>
            <w:r w:rsidDel="00000000" w:rsidR="00000000" w:rsidRPr="00000000">
              <w:rPr>
                <w:rtl w:val="0"/>
              </w:rPr>
            </w:r>
          </w:p>
          <w:p w:rsidR="00000000" w:rsidDel="00000000" w:rsidP="00000000" w:rsidRDefault="00000000" w:rsidRPr="00000000" w14:paraId="0000053F">
            <w:pPr>
              <w:spacing w:after="0" w:lineRule="auto"/>
              <w:jc w:val="both"/>
              <w:rPr>
                <w:i w:val="1"/>
                <w:iCs w:val="1"/>
                <w:sz w:val="20"/>
                <w:szCs w:val="20"/>
              </w:rPr>
            </w:pP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543">
            <w:pPr>
              <w:spacing w:after="0" w:lineRule="auto"/>
              <w:jc w:val="both"/>
              <w:rPr>
                <w:sz w:val="20"/>
                <w:szCs w:val="20"/>
                <w:vertAlign w:val="baseline"/>
              </w:rPr>
            </w:pPr>
            <w:r w:rsidDel="00000000" w:rsidR="00000000" w:rsidRPr="00000000">
              <w:rPr>
                <w:sz w:val="20"/>
                <w:szCs w:val="20"/>
                <w:vertAlign w:val="baseline"/>
                <w:rtl w:val="0"/>
              </w:rPr>
              <w:t xml:space="preserve">OBJETIVO</w:t>
            </w:r>
          </w:p>
        </w:tc>
        <w:tc>
          <w:tcPr>
            <w:gridSpan w:val="4"/>
            <w:vAlign w:val="top"/>
          </w:tcPr>
          <w:p w:rsidR="00000000" w:rsidDel="00000000" w:rsidP="00000000" w:rsidRDefault="00000000" w:rsidRPr="00000000" w14:paraId="00000546">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Determinar la línea base tecnológica y productiva de las empresas vinculadas al programa.</w:t>
            </w:r>
          </w:p>
          <w:p w:rsidR="00000000" w:rsidDel="00000000" w:rsidP="00000000" w:rsidRDefault="00000000" w:rsidRPr="00000000" w14:paraId="00000547">
            <w:pPr>
              <w:spacing w:after="0" w:lineRule="auto"/>
              <w:jc w:val="both"/>
              <w:rPr>
                <w:i w:val="1"/>
                <w:iCs w:val="1"/>
                <w:sz w:val="20"/>
                <w:szCs w:val="20"/>
              </w:rPr>
            </w:pP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54B">
            <w:pPr>
              <w:spacing w:after="0" w:lineRule="auto"/>
              <w:jc w:val="both"/>
              <w:rPr>
                <w:sz w:val="20"/>
                <w:szCs w:val="20"/>
                <w:vertAlign w:val="baseline"/>
              </w:rPr>
            </w:pPr>
            <w:r w:rsidDel="00000000" w:rsidR="00000000" w:rsidRPr="00000000">
              <w:rPr>
                <w:sz w:val="20"/>
                <w:szCs w:val="20"/>
                <w:vertAlign w:val="baseline"/>
                <w:rtl w:val="0"/>
              </w:rPr>
              <w:t xml:space="preserve">DURACIÓN (MESES)</w:t>
            </w:r>
          </w:p>
        </w:tc>
        <w:tc>
          <w:tcPr>
            <w:gridSpan w:val="4"/>
            <w:vAlign w:val="top"/>
          </w:tcPr>
          <w:p w:rsidR="00000000" w:rsidDel="00000000" w:rsidP="00000000" w:rsidRDefault="00000000" w:rsidRPr="00000000" w14:paraId="0000054E">
            <w:pPr>
              <w:spacing w:after="0" w:lineRule="auto"/>
              <w:jc w:val="both"/>
              <w:rPr>
                <w:i w:val="1"/>
                <w:iCs w:val="1"/>
                <w:sz w:val="20"/>
                <w:szCs w:val="20"/>
                <w:vertAlign w:val="baseline"/>
              </w:rPr>
            </w:pPr>
            <w:r w:rsidDel="00000000" w:rsidR="00000000" w:rsidRPr="00000000">
              <w:rPr>
                <w:i w:val="1"/>
                <w:iCs w:val="1"/>
                <w:sz w:val="20"/>
                <w:szCs w:val="20"/>
                <w:vertAlign w:val="baseline"/>
                <w:rtl w:val="0"/>
              </w:rPr>
              <w:t xml:space="preserve">Ej.: 3 meses.</w:t>
            </w:r>
          </w:p>
          <w:p w:rsidR="00000000" w:rsidDel="00000000" w:rsidP="00000000" w:rsidRDefault="00000000" w:rsidRPr="00000000" w14:paraId="0000054F">
            <w:pPr>
              <w:spacing w:after="0" w:lineRule="auto"/>
              <w:jc w:val="both"/>
              <w:rPr>
                <w:i w:val="1"/>
                <w:iCs w:val="1"/>
                <w:sz w:val="20"/>
                <w:szCs w:val="20"/>
              </w:rPr>
            </w:pP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553">
            <w:pPr>
              <w:spacing w:after="0" w:lineRule="auto"/>
              <w:jc w:val="both"/>
              <w:rPr>
                <w:sz w:val="20"/>
                <w:szCs w:val="20"/>
                <w:vertAlign w:val="baseline"/>
              </w:rPr>
            </w:pPr>
            <w:r w:rsidDel="00000000" w:rsidR="00000000" w:rsidRPr="00000000">
              <w:rPr>
                <w:sz w:val="20"/>
                <w:szCs w:val="20"/>
                <w:vertAlign w:val="baseline"/>
                <w:rtl w:val="0"/>
              </w:rPr>
              <w:t xml:space="preserve">OTROS PROYECTOS DEL PORTAFOLIO CON LOS CUALES SE VINCULA</w:t>
            </w:r>
          </w:p>
        </w:tc>
        <w:tc>
          <w:tcPr>
            <w:gridSpan w:val="4"/>
            <w:vAlign w:val="top"/>
          </w:tcPr>
          <w:p w:rsidR="00000000" w:rsidDel="00000000" w:rsidP="00000000" w:rsidRDefault="00000000" w:rsidRPr="00000000" w14:paraId="00000556">
            <w:pPr>
              <w:spacing w:after="0" w:lineRule="auto"/>
              <w:jc w:val="both"/>
              <w:rPr>
                <w:i w:val="1"/>
                <w:iCs w:val="1"/>
                <w:sz w:val="20"/>
                <w:szCs w:val="20"/>
              </w:rPr>
            </w:pPr>
            <w:r w:rsidDel="00000000" w:rsidR="00000000" w:rsidRPr="00000000">
              <w:rPr>
                <w:i w:val="1"/>
                <w:iCs w:val="1"/>
                <w:sz w:val="20"/>
                <w:szCs w:val="20"/>
                <w:vertAlign w:val="baseline"/>
                <w:rtl w:val="0"/>
              </w:rPr>
              <w:t xml:space="preserve">Ej.: </w:t>
            </w:r>
            <w:r w:rsidDel="00000000" w:rsidR="00000000" w:rsidRPr="00000000">
              <w:rPr>
                <w:sz w:val="20"/>
                <w:szCs w:val="20"/>
                <w:vertAlign w:val="baseline"/>
                <w:rtl w:val="0"/>
              </w:rPr>
              <w:t xml:space="preserve"> </w:t>
            </w:r>
            <w:r w:rsidDel="00000000" w:rsidR="00000000" w:rsidRPr="00000000">
              <w:rPr>
                <w:i w:val="1"/>
                <w:iCs w:val="1"/>
                <w:sz w:val="20"/>
                <w:szCs w:val="20"/>
                <w:vertAlign w:val="baseline"/>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55A">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IDENTIFICACIÓN DE SINERGIAS CON LOS PROYECTOS VINCULADOS </w:t>
            </w:r>
            <w:r w:rsidDel="00000000" w:rsidR="00000000" w:rsidRPr="00000000">
              <w:rPr>
                <w:b w:val="1"/>
                <w:bCs w:val="1"/>
                <w:color w:val="000000"/>
                <w:sz w:val="20"/>
                <w:szCs w:val="20"/>
                <w:vertAlign w:val="superscript"/>
              </w:rPr>
              <w:footnoteReference w:customMarkFollows="0" w:id="13"/>
            </w:r>
            <w:r w:rsidDel="00000000" w:rsidR="00000000" w:rsidRPr="00000000">
              <w:rPr>
                <w:rtl w:val="0"/>
              </w:rPr>
            </w:r>
          </w:p>
        </w:tc>
        <w:tc>
          <w:tcPr>
            <w:gridSpan w:val="4"/>
            <w:vAlign w:val="top"/>
          </w:tcPr>
          <w:p w:rsidR="00000000" w:rsidDel="00000000" w:rsidP="00000000" w:rsidRDefault="00000000" w:rsidRPr="00000000" w14:paraId="0000055D">
            <w:pPr>
              <w:spacing w:after="0" w:lineRule="auto"/>
              <w:jc w:val="both"/>
              <w:rPr>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561">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CORFO ($)</w:t>
            </w:r>
          </w:p>
        </w:tc>
        <w:tc>
          <w:tcPr>
            <w:gridSpan w:val="4"/>
            <w:vAlign w:val="top"/>
          </w:tcPr>
          <w:p w:rsidR="00000000" w:rsidDel="00000000" w:rsidP="00000000" w:rsidRDefault="00000000" w:rsidRPr="00000000" w14:paraId="00000564">
            <w:pPr>
              <w:spacing w:after="0" w:lineRule="auto"/>
              <w:jc w:val="both"/>
              <w:rPr>
                <w:sz w:val="20"/>
                <w:szCs w:val="20"/>
                <w:vertAlign w:val="baseline"/>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568">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APORTE ENTIDADES DEL PROYECTO ($)</w:t>
            </w:r>
          </w:p>
        </w:tc>
        <w:tc>
          <w:tcPr>
            <w:gridSpan w:val="4"/>
            <w:vAlign w:val="top"/>
          </w:tcPr>
          <w:p w:rsidR="00000000" w:rsidDel="00000000" w:rsidP="00000000" w:rsidRDefault="00000000" w:rsidRPr="00000000" w14:paraId="0000056B">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56F">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COSTO TOTAL DEL PROYECTO ($)</w:t>
            </w:r>
          </w:p>
        </w:tc>
        <w:tc>
          <w:tcPr>
            <w:gridSpan w:val="4"/>
            <w:vAlign w:val="top"/>
          </w:tcPr>
          <w:p w:rsidR="00000000" w:rsidDel="00000000" w:rsidP="00000000" w:rsidRDefault="00000000" w:rsidRPr="00000000" w14:paraId="00000572">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76">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w:t>
            </w:r>
            <w:r w:rsidDel="00000000" w:rsidR="00000000" w:rsidRPr="00000000">
              <w:rPr>
                <w:color w:val="000000"/>
                <w:sz w:val="20"/>
                <w:szCs w:val="20"/>
                <w:vertAlign w:val="superscript"/>
              </w:rPr>
              <w:footnoteReference w:customMarkFollows="0" w:id="14"/>
            </w:r>
            <w:r w:rsidDel="00000000" w:rsidR="00000000" w:rsidRPr="00000000">
              <w:rPr>
                <w:color w:val="000000"/>
                <w:sz w:val="20"/>
                <w:szCs w:val="20"/>
                <w:vertAlign w:val="baseline"/>
                <w:rtl w:val="0"/>
              </w:rPr>
              <w:t xml:space="preserve"> INICIAL DEL DESARROLLO </w:t>
            </w:r>
          </w:p>
        </w:tc>
        <w:tc>
          <w:tcPr>
            <w:gridSpan w:val="4"/>
            <w:shd w:fill="bfbfbf" w:val="clear"/>
            <w:vAlign w:val="top"/>
          </w:tcPr>
          <w:p w:rsidR="00000000" w:rsidDel="00000000" w:rsidP="00000000" w:rsidRDefault="00000000" w:rsidRPr="00000000" w14:paraId="00000579">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57D">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 INTERMEDIO ESPERADO DEL DESARROLLO</w:t>
            </w:r>
          </w:p>
        </w:tc>
        <w:tc>
          <w:tcPr>
            <w:gridSpan w:val="4"/>
            <w:shd w:fill="d9d9d9" w:val="clear"/>
            <w:vAlign w:val="top"/>
          </w:tcPr>
          <w:p w:rsidR="00000000" w:rsidDel="00000000" w:rsidP="00000000" w:rsidRDefault="00000000" w:rsidRPr="00000000" w14:paraId="00000580">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84">
            <w:pPr>
              <w:tabs>
                <w:tab w:val="left" w:leader="none" w:pos="709"/>
                <w:tab w:val="left" w:leader="none" w:pos="851"/>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IRL FINAL ESPERADO DEL DESARROLLO</w:t>
            </w:r>
          </w:p>
        </w:tc>
        <w:tc>
          <w:tcPr>
            <w:gridSpan w:val="4"/>
            <w:shd w:fill="bfbfbf" w:val="clear"/>
            <w:vAlign w:val="top"/>
          </w:tcPr>
          <w:p w:rsidR="00000000" w:rsidDel="00000000" w:rsidP="00000000" w:rsidRDefault="00000000" w:rsidRPr="00000000" w14:paraId="00000587">
            <w:pPr>
              <w:spacing w:after="0" w:lineRule="auto"/>
              <w:jc w:val="both"/>
              <w:rPr>
                <w:sz w:val="20"/>
                <w:szCs w:val="20"/>
                <w:vertAlign w:val="baseline"/>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58B">
            <w:pPr>
              <w:tabs>
                <w:tab w:val="left" w:leader="none" w:pos="709"/>
                <w:tab w:val="left" w:leader="none" w:pos="851"/>
              </w:tabs>
              <w:spacing w:after="0" w:lineRule="auto"/>
              <w:jc w:val="both"/>
              <w:rPr>
                <w:color w:val="000000"/>
                <w:sz w:val="20"/>
                <w:szCs w:val="20"/>
                <w:highlight w:val="yellow"/>
                <w:vertAlign w:val="baseline"/>
              </w:rPr>
            </w:pPr>
            <w:r w:rsidDel="00000000" w:rsidR="00000000" w:rsidRPr="00000000">
              <w:rPr>
                <w:color w:val="000000"/>
                <w:sz w:val="20"/>
                <w:szCs w:val="20"/>
                <w:vertAlign w:val="baseline"/>
                <w:rtl w:val="0"/>
              </w:rPr>
              <w:t xml:space="preserve">ODS ASOCIADOS</w:t>
            </w:r>
            <w:r w:rsidDel="00000000" w:rsidR="00000000" w:rsidRPr="00000000">
              <w:rPr>
                <w:color w:val="000000"/>
                <w:sz w:val="20"/>
                <w:szCs w:val="20"/>
                <w:vertAlign w:val="superscript"/>
              </w:rPr>
              <w:footnoteReference w:customMarkFollows="0" w:id="15"/>
            </w:r>
            <w:r w:rsidDel="00000000" w:rsidR="00000000" w:rsidRPr="00000000">
              <w:rPr>
                <w:rtl w:val="0"/>
              </w:rPr>
            </w:r>
          </w:p>
        </w:tc>
        <w:tc>
          <w:tcPr>
            <w:gridSpan w:val="4"/>
            <w:shd w:fill="bfbfbf" w:val="clear"/>
            <w:vAlign w:val="top"/>
          </w:tcPr>
          <w:p w:rsidR="00000000" w:rsidDel="00000000" w:rsidP="00000000" w:rsidRDefault="00000000" w:rsidRPr="00000000" w14:paraId="0000058E">
            <w:pPr>
              <w:spacing w:after="0" w:lineRule="auto"/>
              <w:jc w:val="both"/>
              <w:rPr>
                <w:sz w:val="20"/>
                <w:szCs w:val="20"/>
                <w:vertAlign w:val="baseline"/>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92">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9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9B">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1">
            <w:pPr>
              <w:tabs>
                <w:tab w:val="left" w:leader="none" w:pos="709"/>
                <w:tab w:val="left" w:leader="none" w:pos="851"/>
              </w:tabs>
              <w:spacing w:after="0" w:lineRule="auto"/>
              <w:jc w:val="both"/>
              <w:rPr>
                <w:b w:val="1"/>
                <w:bCs w:val="1"/>
                <w:color w:val="980000"/>
                <w:sz w:val="20"/>
                <w:szCs w:val="20"/>
                <w:vertAlign w:val="baseline"/>
              </w:rPr>
            </w:pPr>
            <w:r w:rsidDel="00000000" w:rsidR="00000000" w:rsidRPr="00000000">
              <w:rPr>
                <w:b w:val="1"/>
                <w:bCs w:val="1"/>
                <w:color w:val="980000"/>
                <w:sz w:val="20"/>
                <w:szCs w:val="20"/>
                <w:vertAlign w:val="baseline"/>
                <w:rtl w:val="0"/>
              </w:rPr>
              <w:t xml:space="preserve">Nombre del director/a:</w:t>
            </w:r>
          </w:p>
          <w:p w:rsidR="00000000" w:rsidDel="00000000" w:rsidP="00000000" w:rsidRDefault="00000000" w:rsidRPr="00000000" w14:paraId="000005A2">
            <w:pPr>
              <w:tabs>
                <w:tab w:val="left" w:leader="none" w:pos="709"/>
                <w:tab w:val="left" w:leader="none" w:pos="851"/>
              </w:tabs>
              <w:spacing w:after="0" w:lineRule="auto"/>
              <w:jc w:val="both"/>
              <w:rPr>
                <w:color w:val="980000"/>
                <w:sz w:val="20"/>
                <w:szCs w:val="20"/>
                <w:vertAlign w:val="baseline"/>
              </w:rPr>
            </w:pPr>
            <w:r w:rsidDel="00000000" w:rsidR="00000000" w:rsidRPr="00000000">
              <w:rPr>
                <w:rtl w:val="0"/>
              </w:rPr>
            </w:r>
          </w:p>
          <w:p w:rsidR="00000000" w:rsidDel="00000000" w:rsidP="00000000" w:rsidRDefault="00000000" w:rsidRPr="00000000" w14:paraId="000005A3">
            <w:pPr>
              <w:tabs>
                <w:tab w:val="left" w:leader="none" w:pos="709"/>
                <w:tab w:val="left" w:leader="none" w:pos="851"/>
              </w:tabs>
              <w:spacing w:after="0" w:lineRule="auto"/>
              <w:jc w:val="both"/>
              <w:rPr>
                <w:b w:val="1"/>
                <w:bCs w:val="1"/>
                <w:color w:val="980000"/>
                <w:sz w:val="20"/>
                <w:szCs w:val="20"/>
                <w:vertAlign w:val="baseline"/>
              </w:rPr>
            </w:pPr>
            <w:r w:rsidDel="00000000" w:rsidR="00000000" w:rsidRPr="00000000">
              <w:rPr>
                <w:b w:val="1"/>
                <w:bCs w:val="1"/>
                <w:color w:val="980000"/>
                <w:sz w:val="20"/>
                <w:szCs w:val="20"/>
                <w:vertAlign w:val="baseline"/>
                <w:rtl w:val="0"/>
              </w:rPr>
              <w:t xml:space="preserve">Entidad:</w:t>
            </w:r>
          </w:p>
          <w:p w:rsidR="00000000" w:rsidDel="00000000" w:rsidP="00000000" w:rsidRDefault="00000000" w:rsidRPr="00000000" w14:paraId="000005A4">
            <w:pPr>
              <w:tabs>
                <w:tab w:val="left" w:leader="none" w:pos="709"/>
                <w:tab w:val="left" w:leader="none" w:pos="851"/>
              </w:tabs>
              <w:spacing w:after="0" w:lineRule="auto"/>
              <w:jc w:val="both"/>
              <w:rPr>
                <w:color w:val="980000"/>
                <w:sz w:val="20"/>
                <w:szCs w:val="20"/>
              </w:rPr>
            </w:pP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6">
            <w:pPr>
              <w:tabs>
                <w:tab w:val="left" w:leader="none" w:pos="6432"/>
              </w:tabs>
              <w:spacing w:after="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5A7">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AE">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del subdirector/a:</w:t>
            </w:r>
            <w:r w:rsidDel="00000000" w:rsidR="00000000" w:rsidRPr="00000000">
              <w:rPr>
                <w:rtl w:val="0"/>
              </w:rPr>
            </w:r>
          </w:p>
          <w:p w:rsidR="00000000" w:rsidDel="00000000" w:rsidP="00000000" w:rsidRDefault="00000000" w:rsidRPr="00000000" w14:paraId="000005AF">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B0">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2">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B4">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B5">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B6">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5B7">
            <w:pPr>
              <w:tabs>
                <w:tab w:val="left" w:leader="none" w:pos="6432"/>
              </w:tabs>
              <w:spacing w:after="0" w:lineRule="auto"/>
              <w:jc w:val="both"/>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BE">
            <w:pPr>
              <w:tabs>
                <w:tab w:val="left" w:leader="none" w:pos="6432"/>
              </w:tabs>
              <w:spacing w:after="0" w:lineRule="auto"/>
              <w:jc w:val="both"/>
              <w:rPr>
                <w:color w:val="000000"/>
                <w:sz w:val="20"/>
                <w:szCs w:val="20"/>
                <w:vertAlign w:val="baseline"/>
              </w:rPr>
            </w:pPr>
            <w:r w:rsidDel="00000000" w:rsidR="00000000" w:rsidRPr="00000000">
              <w:rPr>
                <w:b w:val="1"/>
                <w:bCs w:val="1"/>
                <w:sz w:val="20"/>
                <w:szCs w:val="20"/>
                <w:vertAlign w:val="baseline"/>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0">
            <w:pPr>
              <w:tabs>
                <w:tab w:val="left" w:leader="none" w:pos="6432"/>
              </w:tabs>
              <w:spacing w:after="0" w:lineRule="auto"/>
              <w:jc w:val="both"/>
              <w:rPr>
                <w:color w:val="000000"/>
                <w:sz w:val="20"/>
                <w:szCs w:val="20"/>
                <w:vertAlign w:val="baseline"/>
              </w:rPr>
            </w:pPr>
            <w:r w:rsidDel="00000000" w:rsidR="00000000" w:rsidRPr="00000000">
              <w:rPr>
                <w:color w:val="000000"/>
                <w:sz w:val="20"/>
                <w:szCs w:val="20"/>
                <w:vertAlign w:val="baseline"/>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Dedicación horaria</w:t>
            </w:r>
          </w:p>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Nombre: </w:t>
              <w:br w:type="textWrapping"/>
            </w:r>
            <w:r w:rsidDel="00000000" w:rsidR="00000000" w:rsidRPr="00000000">
              <w:rPr>
                <w:rtl w:val="0"/>
              </w:rPr>
            </w:r>
          </w:p>
          <w:p w:rsidR="00000000" w:rsidDel="00000000" w:rsidP="00000000" w:rsidRDefault="00000000" w:rsidRPr="00000000" w14:paraId="000005C7">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C8">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A">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C">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CD">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CE">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CF">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b w:val="1"/>
                <w:bCs w:val="1"/>
                <w:sz w:val="20"/>
                <w:szCs w:val="20"/>
                <w:rtl w:val="0"/>
              </w:rPr>
              <w:t xml:space="preserve"> </w:t>
              <w:br w:type="textWrapping"/>
            </w:r>
            <w:r w:rsidDel="00000000" w:rsidR="00000000" w:rsidRPr="00000000">
              <w:rPr>
                <w:rtl w:val="0"/>
              </w:rPr>
            </w:r>
          </w:p>
          <w:p w:rsidR="00000000" w:rsidDel="00000000" w:rsidP="00000000" w:rsidRDefault="00000000" w:rsidRPr="00000000" w14:paraId="000005D0">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D1">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b w:val="1"/>
                <w:bCs w:val="1"/>
                <w:sz w:val="20"/>
                <w:szCs w:val="20"/>
                <w:rtl w:val="0"/>
              </w:rPr>
              <w:t xml:space="preserve"> </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3">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5">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6">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D7">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8">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p w:rsidR="00000000" w:rsidDel="00000000" w:rsidP="00000000" w:rsidRDefault="00000000" w:rsidRPr="00000000" w14:paraId="000005D9">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RUT:</w:t>
            </w:r>
            <w:r w:rsidDel="00000000" w:rsidR="00000000" w:rsidRPr="00000000">
              <w:rPr>
                <w:rtl w:val="0"/>
              </w:rPr>
            </w:r>
          </w:p>
          <w:p w:rsidR="00000000" w:rsidDel="00000000" w:rsidP="00000000" w:rsidRDefault="00000000" w:rsidRPr="00000000" w14:paraId="000005DA">
            <w:pPr>
              <w:tabs>
                <w:tab w:val="left" w:leader="none" w:pos="709"/>
                <w:tab w:val="left" w:leader="none" w:pos="851"/>
              </w:tabs>
              <w:spacing w:after="0" w:lineRule="auto"/>
              <w:jc w:val="both"/>
              <w:rPr>
                <w:sz w:val="20"/>
                <w:szCs w:val="20"/>
                <w:vertAlign w:val="baseline"/>
              </w:rPr>
            </w:pPr>
            <w:r w:rsidDel="00000000" w:rsidR="00000000" w:rsidRPr="00000000">
              <w:rPr>
                <w:b w:val="1"/>
                <w:bCs w:val="1"/>
                <w:sz w:val="20"/>
                <w:szCs w:val="20"/>
                <w:vertAlign w:val="baseline"/>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5DC">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E">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5DF">
            <w:pPr>
              <w:tabs>
                <w:tab w:val="left" w:leader="none" w:pos="6432"/>
              </w:tabs>
              <w:spacing w:after="0" w:lineRule="auto"/>
              <w:jc w:val="both"/>
              <w:rPr>
                <w:color w:val="000000"/>
                <w:sz w:val="20"/>
                <w:szCs w:val="20"/>
                <w:vertAlign w:val="baseline"/>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5E0">
            <w:pPr>
              <w:tabs>
                <w:tab w:val="left" w:leader="none" w:pos="6432"/>
              </w:tabs>
              <w:spacing w:after="0" w:lineRule="auto"/>
              <w:jc w:val="both"/>
              <w:rPr>
                <w:color w:val="000000"/>
                <w:sz w:val="20"/>
                <w:szCs w:val="20"/>
                <w:vertAlign w:val="baseline"/>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5F3">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5FA">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5FB">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1">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02">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8">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09">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60F">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610">
            <w:pPr>
              <w:spacing w:after="0" w:lineRule="auto"/>
              <w:jc w:val="both"/>
              <w:rPr>
                <w:i w:val="0"/>
                <w:iCs w:val="0"/>
                <w:sz w:val="20"/>
                <w:szCs w:val="20"/>
                <w:vertAlign w:val="baseline"/>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16">
            <w:pPr>
              <w:tabs>
                <w:tab w:val="left" w:leader="none" w:pos="709"/>
                <w:tab w:val="left" w:leader="none" w:pos="851"/>
              </w:tabs>
              <w:spacing w:after="0" w:lineRule="auto"/>
              <w:jc w:val="both"/>
              <w:rPr>
                <w:b w:val="0"/>
                <w:bCs w:val="0"/>
                <w:sz w:val="20"/>
                <w:szCs w:val="20"/>
                <w:vertAlign w:val="baseline"/>
              </w:rPr>
            </w:pPr>
            <w:r w:rsidDel="00000000" w:rsidR="00000000" w:rsidRPr="00000000">
              <w:rPr>
                <w:b w:val="1"/>
                <w:bCs w:val="1"/>
                <w:sz w:val="20"/>
                <w:szCs w:val="20"/>
                <w:vertAlign w:val="baseline"/>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1D">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24">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2B">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632">
            <w:pPr>
              <w:tabs>
                <w:tab w:val="left" w:leader="none" w:pos="709"/>
                <w:tab w:val="left" w:leader="none" w:pos="851"/>
              </w:tabs>
              <w:spacing w:after="0" w:lineRule="auto"/>
              <w:jc w:val="both"/>
              <w:rPr>
                <w:sz w:val="20"/>
                <w:szCs w:val="20"/>
                <w:vertAlign w:val="baseline"/>
              </w:rPr>
            </w:pPr>
            <w:r w:rsidDel="00000000" w:rsidR="00000000" w:rsidRPr="00000000">
              <w:rPr>
                <w:sz w:val="20"/>
                <w:szCs w:val="20"/>
                <w:vertAlign w:val="baseline"/>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39">
      <w:pPr>
        <w:spacing w:after="0" w:lineRule="auto"/>
        <w:ind w:left="-284" w:firstLine="0"/>
        <w:rPr>
          <w:i w:val="1"/>
          <w:iCs w:val="1"/>
          <w:sz w:val="20"/>
          <w:szCs w:val="20"/>
          <w:vertAlign w:val="baseline"/>
        </w:rPr>
      </w:pPr>
      <w:r w:rsidDel="00000000" w:rsidR="00000000" w:rsidRPr="00000000">
        <w:rPr>
          <w:i w:val="1"/>
          <w:iCs w:val="1"/>
          <w:sz w:val="20"/>
          <w:szCs w:val="20"/>
          <w:vertAlign w:val="baseline"/>
          <w:rtl w:val="0"/>
        </w:rPr>
        <w:t xml:space="preserve">Nota: Repetir el cuadro por cada proyecto del portafolio propuesto.</w:t>
      </w:r>
    </w:p>
    <w:p w:rsidR="00000000" w:rsidDel="00000000" w:rsidP="00000000" w:rsidRDefault="00000000" w:rsidRPr="00000000" w14:paraId="0000063A">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63B">
      <w:pPr>
        <w:widowControl w:val="0"/>
        <w:spacing w:after="0" w:lineRule="auto"/>
        <w:ind w:left="-284" w:firstLine="0"/>
        <w:jc w:val="both"/>
        <w:rPr>
          <w:sz w:val="20"/>
          <w:szCs w:val="20"/>
        </w:rPr>
      </w:pPr>
      <w:r w:rsidDel="00000000" w:rsidR="00000000" w:rsidRPr="00000000">
        <w:rPr>
          <w:rtl w:val="0"/>
        </w:rPr>
      </w:r>
    </w:p>
    <w:tbl>
      <w:tblPr>
        <w:tblStyle w:val="Table35"/>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63C">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P2</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643">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16"/>
            </w:r>
            <w:r w:rsidDel="00000000" w:rsidR="00000000" w:rsidRPr="00000000">
              <w:rPr>
                <w:rtl w:val="0"/>
              </w:rPr>
            </w:r>
          </w:p>
        </w:tc>
        <w:tc>
          <w:tcPr>
            <w:gridSpan w:val="4"/>
            <w:vAlign w:val="top"/>
          </w:tcPr>
          <w:p w:rsidR="00000000" w:rsidDel="00000000" w:rsidP="00000000" w:rsidRDefault="00000000" w:rsidRPr="00000000" w14:paraId="00000646">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64A">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64D">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651">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654">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658">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65B">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65F">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662">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66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17"/>
            </w:r>
            <w:r w:rsidDel="00000000" w:rsidR="00000000" w:rsidRPr="00000000">
              <w:rPr>
                <w:rtl w:val="0"/>
              </w:rPr>
            </w:r>
          </w:p>
        </w:tc>
        <w:tc>
          <w:tcPr>
            <w:gridSpan w:val="4"/>
            <w:vAlign w:val="top"/>
          </w:tcPr>
          <w:p w:rsidR="00000000" w:rsidDel="00000000" w:rsidP="00000000" w:rsidRDefault="00000000" w:rsidRPr="00000000" w14:paraId="00000669">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66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670">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67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677">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67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67E">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8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18"/>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685">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68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68C">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9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693">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697">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19"/>
            </w:r>
            <w:r w:rsidDel="00000000" w:rsidR="00000000" w:rsidRPr="00000000">
              <w:rPr>
                <w:rtl w:val="0"/>
              </w:rPr>
            </w:r>
          </w:p>
        </w:tc>
        <w:tc>
          <w:tcPr>
            <w:gridSpan w:val="4"/>
            <w:shd w:fill="bfbfbf" w:val="clear"/>
            <w:vAlign w:val="top"/>
          </w:tcPr>
          <w:p w:rsidR="00000000" w:rsidDel="00000000" w:rsidP="00000000" w:rsidRDefault="00000000" w:rsidRPr="00000000" w14:paraId="0000069A">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69E">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7">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A9">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AA">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AB">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6AC">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A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6A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A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1">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6B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4">
            <w:pPr>
              <w:spacing w:after="0" w:lineRule="auto"/>
              <w:jc w:val="both"/>
              <w:rPr>
                <w:sz w:val="20"/>
                <w:szCs w:val="20"/>
              </w:rPr>
            </w:pPr>
            <w:r w:rsidDel="00000000" w:rsidR="00000000" w:rsidRPr="00000000">
              <w:rPr>
                <w:rtl w:val="0"/>
              </w:rPr>
            </w:r>
          </w:p>
          <w:p w:rsidR="00000000" w:rsidDel="00000000" w:rsidP="00000000" w:rsidRDefault="00000000" w:rsidRPr="00000000" w14:paraId="000006B5">
            <w:pPr>
              <w:spacing w:after="0" w:lineRule="auto"/>
              <w:jc w:val="both"/>
              <w:rPr>
                <w:sz w:val="20"/>
                <w:szCs w:val="20"/>
              </w:rPr>
            </w:pPr>
            <w:r w:rsidDel="00000000" w:rsidR="00000000" w:rsidRPr="00000000">
              <w:rPr>
                <w:rtl w:val="0"/>
              </w:rPr>
            </w:r>
          </w:p>
          <w:p w:rsidR="00000000" w:rsidDel="00000000" w:rsidP="00000000" w:rsidRDefault="00000000" w:rsidRPr="00000000" w14:paraId="000006B6">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7">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B8">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6B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B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BD">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B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C0">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C1">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6C2">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C9">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CB">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CD">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CE">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6CF">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D0">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D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D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D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D8">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D9">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D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D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DE">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0">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E2">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E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6E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6E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6E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9">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6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6EB">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6EC">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6F3">
            <w:pPr>
              <w:spacing w:after="0" w:lineRule="auto"/>
              <w:jc w:val="both"/>
              <w:rPr>
                <w:sz w:val="20"/>
                <w:szCs w:val="20"/>
              </w:rPr>
            </w:pPr>
            <w:r w:rsidDel="00000000" w:rsidR="00000000" w:rsidRPr="00000000">
              <w:rPr>
                <w:rtl w:val="0"/>
              </w:rPr>
            </w:r>
          </w:p>
          <w:p w:rsidR="00000000" w:rsidDel="00000000" w:rsidP="00000000" w:rsidRDefault="00000000" w:rsidRPr="00000000" w14:paraId="000006F4">
            <w:pPr>
              <w:spacing w:after="0" w:lineRule="auto"/>
              <w:jc w:val="both"/>
              <w:rPr>
                <w:sz w:val="20"/>
                <w:szCs w:val="20"/>
              </w:rPr>
            </w:pPr>
            <w:r w:rsidDel="00000000" w:rsidR="00000000" w:rsidRPr="00000000">
              <w:rPr>
                <w:rtl w:val="0"/>
              </w:rPr>
            </w:r>
          </w:p>
          <w:p w:rsidR="00000000" w:rsidDel="00000000" w:rsidP="00000000" w:rsidRDefault="00000000" w:rsidRPr="00000000" w14:paraId="000006F5">
            <w:pPr>
              <w:spacing w:after="0" w:lineRule="auto"/>
              <w:jc w:val="both"/>
              <w:rPr>
                <w:sz w:val="20"/>
                <w:szCs w:val="20"/>
              </w:rPr>
            </w:pPr>
            <w:r w:rsidDel="00000000" w:rsidR="00000000" w:rsidRPr="00000000">
              <w:rPr>
                <w:rtl w:val="0"/>
              </w:rPr>
            </w:r>
          </w:p>
          <w:p w:rsidR="00000000" w:rsidDel="00000000" w:rsidP="00000000" w:rsidRDefault="00000000" w:rsidRPr="00000000" w14:paraId="000006F6">
            <w:pPr>
              <w:spacing w:after="0" w:lineRule="auto"/>
              <w:jc w:val="both"/>
              <w:rPr>
                <w:sz w:val="20"/>
                <w:szCs w:val="20"/>
              </w:rPr>
            </w:pPr>
            <w:r w:rsidDel="00000000" w:rsidR="00000000" w:rsidRPr="00000000">
              <w:rPr>
                <w:rtl w:val="0"/>
              </w:rPr>
            </w:r>
          </w:p>
          <w:p w:rsidR="00000000" w:rsidDel="00000000" w:rsidP="00000000" w:rsidRDefault="00000000" w:rsidRPr="00000000" w14:paraId="000006F7">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6F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6FF">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0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06">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0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0D">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1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14">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71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71B">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72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722">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725">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2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29">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2C">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2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0">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3">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3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7">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A">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73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3E">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741">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744">
      <w:pPr>
        <w:spacing w:after="0" w:lineRule="auto"/>
        <w:ind w:left="-284" w:firstLine="0"/>
        <w:rPr>
          <w:i w:val="1"/>
          <w:iCs w:val="1"/>
          <w:sz w:val="20"/>
          <w:szCs w:val="20"/>
        </w:rPr>
      </w:pPr>
      <w:r w:rsidDel="00000000" w:rsidR="00000000" w:rsidRPr="00000000">
        <w:rPr>
          <w:rtl w:val="0"/>
        </w:rPr>
      </w:r>
    </w:p>
    <w:p w:rsidR="00000000" w:rsidDel="00000000" w:rsidP="00000000" w:rsidRDefault="00000000" w:rsidRPr="00000000" w14:paraId="00000745">
      <w:pPr>
        <w:widowControl w:val="0"/>
        <w:spacing w:after="0" w:lineRule="auto"/>
        <w:ind w:left="-284" w:firstLine="0"/>
        <w:jc w:val="both"/>
        <w:rPr>
          <w:sz w:val="20"/>
          <w:szCs w:val="20"/>
        </w:rPr>
      </w:pPr>
      <w:r w:rsidDel="00000000" w:rsidR="00000000" w:rsidRPr="00000000">
        <w:rPr>
          <w:rtl w:val="0"/>
        </w:rPr>
      </w:r>
    </w:p>
    <w:tbl>
      <w:tblPr>
        <w:tblStyle w:val="Table36"/>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746">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 </w:t>
            </w:r>
            <w:r w:rsidDel="00000000" w:rsidR="00000000" w:rsidRPr="00000000">
              <w:rPr>
                <w:b w:val="1"/>
                <w:bCs w:val="1"/>
                <w:i w:val="1"/>
                <w:iCs w:val="1"/>
                <w:color w:val="ff0000"/>
                <w:sz w:val="20"/>
                <w:szCs w:val="20"/>
                <w:rtl w:val="0"/>
              </w:rPr>
              <w:t xml:space="preserve">P3</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74D">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0"/>
            </w:r>
            <w:r w:rsidDel="00000000" w:rsidR="00000000" w:rsidRPr="00000000">
              <w:rPr>
                <w:rtl w:val="0"/>
              </w:rPr>
            </w:r>
          </w:p>
        </w:tc>
        <w:tc>
          <w:tcPr>
            <w:gridSpan w:val="4"/>
            <w:vAlign w:val="top"/>
          </w:tcPr>
          <w:p w:rsidR="00000000" w:rsidDel="00000000" w:rsidP="00000000" w:rsidRDefault="00000000" w:rsidRPr="00000000" w14:paraId="00000750">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754">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757">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75B">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75E">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762">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765">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769">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76C">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77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1"/>
            </w:r>
            <w:r w:rsidDel="00000000" w:rsidR="00000000" w:rsidRPr="00000000">
              <w:rPr>
                <w:rtl w:val="0"/>
              </w:rPr>
            </w:r>
          </w:p>
        </w:tc>
        <w:tc>
          <w:tcPr>
            <w:gridSpan w:val="4"/>
            <w:vAlign w:val="top"/>
          </w:tcPr>
          <w:p w:rsidR="00000000" w:rsidDel="00000000" w:rsidP="00000000" w:rsidRDefault="00000000" w:rsidRPr="00000000" w14:paraId="00000773">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77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77A">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77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781">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78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788">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8C">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2"/>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78F">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79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796">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9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79D">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7A1">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3"/>
            </w:r>
            <w:r w:rsidDel="00000000" w:rsidR="00000000" w:rsidRPr="00000000">
              <w:rPr>
                <w:rtl w:val="0"/>
              </w:rPr>
            </w:r>
          </w:p>
        </w:tc>
        <w:tc>
          <w:tcPr>
            <w:gridSpan w:val="4"/>
            <w:shd w:fill="bfbfbf" w:val="clear"/>
            <w:vAlign w:val="top"/>
          </w:tcPr>
          <w:p w:rsidR="00000000" w:rsidDel="00000000" w:rsidP="00000000" w:rsidRDefault="00000000" w:rsidRPr="00000000" w14:paraId="000007A4">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A8">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A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1">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B3">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4">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5">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7B6">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7">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7B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B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BB">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7B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BE">
            <w:pPr>
              <w:spacing w:after="0" w:lineRule="auto"/>
              <w:jc w:val="both"/>
              <w:rPr>
                <w:sz w:val="20"/>
                <w:szCs w:val="20"/>
              </w:rPr>
            </w:pPr>
            <w:r w:rsidDel="00000000" w:rsidR="00000000" w:rsidRPr="00000000">
              <w:rPr>
                <w:rtl w:val="0"/>
              </w:rPr>
            </w:r>
          </w:p>
          <w:p w:rsidR="00000000" w:rsidDel="00000000" w:rsidP="00000000" w:rsidRDefault="00000000" w:rsidRPr="00000000" w14:paraId="000007BF">
            <w:pPr>
              <w:spacing w:after="0" w:lineRule="auto"/>
              <w:jc w:val="both"/>
              <w:rPr>
                <w:sz w:val="20"/>
                <w:szCs w:val="20"/>
              </w:rPr>
            </w:pPr>
            <w:r w:rsidDel="00000000" w:rsidR="00000000" w:rsidRPr="00000000">
              <w:rPr>
                <w:rtl w:val="0"/>
              </w:rPr>
            </w:r>
          </w:p>
          <w:p w:rsidR="00000000" w:rsidDel="00000000" w:rsidP="00000000" w:rsidRDefault="00000000" w:rsidRPr="00000000" w14:paraId="000007C0">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1">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2">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C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7C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C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C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C9">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C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CB">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7CC">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3">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5">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D7">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D8">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7D9">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DA">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DC">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D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D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E3">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E5">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E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8">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EB">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EC">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ED">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7E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7E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7F1">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F3">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7F4">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7F5">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7F6">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7FD">
            <w:pPr>
              <w:spacing w:after="0" w:lineRule="auto"/>
              <w:jc w:val="both"/>
              <w:rPr>
                <w:sz w:val="20"/>
                <w:szCs w:val="20"/>
              </w:rPr>
            </w:pPr>
            <w:r w:rsidDel="00000000" w:rsidR="00000000" w:rsidRPr="00000000">
              <w:rPr>
                <w:rtl w:val="0"/>
              </w:rPr>
            </w:r>
          </w:p>
          <w:p w:rsidR="00000000" w:rsidDel="00000000" w:rsidP="00000000" w:rsidRDefault="00000000" w:rsidRPr="00000000" w14:paraId="000007FE">
            <w:pPr>
              <w:spacing w:after="0" w:lineRule="auto"/>
              <w:jc w:val="both"/>
              <w:rPr>
                <w:sz w:val="20"/>
                <w:szCs w:val="20"/>
              </w:rPr>
            </w:pPr>
            <w:r w:rsidDel="00000000" w:rsidR="00000000" w:rsidRPr="00000000">
              <w:rPr>
                <w:rtl w:val="0"/>
              </w:rPr>
            </w:r>
          </w:p>
          <w:p w:rsidR="00000000" w:rsidDel="00000000" w:rsidP="00000000" w:rsidRDefault="00000000" w:rsidRPr="00000000" w14:paraId="000007FF">
            <w:pPr>
              <w:spacing w:after="0" w:lineRule="auto"/>
              <w:jc w:val="both"/>
              <w:rPr>
                <w:sz w:val="20"/>
                <w:szCs w:val="20"/>
              </w:rPr>
            </w:pPr>
            <w:r w:rsidDel="00000000" w:rsidR="00000000" w:rsidRPr="00000000">
              <w:rPr>
                <w:rtl w:val="0"/>
              </w:rPr>
            </w:r>
          </w:p>
          <w:p w:rsidR="00000000" w:rsidDel="00000000" w:rsidP="00000000" w:rsidRDefault="00000000" w:rsidRPr="00000000" w14:paraId="00000800">
            <w:pPr>
              <w:spacing w:after="0" w:lineRule="auto"/>
              <w:jc w:val="both"/>
              <w:rPr>
                <w:sz w:val="20"/>
                <w:szCs w:val="20"/>
              </w:rPr>
            </w:pPr>
            <w:r w:rsidDel="00000000" w:rsidR="00000000" w:rsidRPr="00000000">
              <w:rPr>
                <w:rtl w:val="0"/>
              </w:rPr>
            </w:r>
          </w:p>
          <w:p w:rsidR="00000000" w:rsidDel="00000000" w:rsidP="00000000" w:rsidRDefault="00000000" w:rsidRPr="00000000" w14:paraId="00000801">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80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809">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0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0">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16">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7">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1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1E">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82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825">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82B">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2C">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82F">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3">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6">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3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A">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3D">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4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1">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4">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84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8">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84B">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84E">
      <w:pPr>
        <w:spacing w:after="0" w:lineRule="auto"/>
        <w:ind w:left="-284" w:firstLine="0"/>
        <w:rPr/>
      </w:pPr>
      <w:r w:rsidDel="00000000" w:rsidR="00000000" w:rsidRPr="00000000">
        <w:rPr>
          <w:rtl w:val="0"/>
        </w:rPr>
      </w:r>
    </w:p>
    <w:p w:rsidR="00000000" w:rsidDel="00000000" w:rsidP="00000000" w:rsidRDefault="00000000" w:rsidRPr="00000000" w14:paraId="0000084F">
      <w:pPr>
        <w:spacing w:after="0" w:lineRule="auto"/>
        <w:ind w:left="-284" w:right="-141" w:firstLine="0"/>
        <w:jc w:val="both"/>
        <w:rPr/>
      </w:pPr>
      <w:r w:rsidDel="00000000" w:rsidR="00000000" w:rsidRPr="00000000">
        <w:rPr>
          <w:rtl w:val="0"/>
        </w:rPr>
      </w:r>
    </w:p>
    <w:p w:rsidR="00000000" w:rsidDel="00000000" w:rsidP="00000000" w:rsidRDefault="00000000" w:rsidRPr="00000000" w14:paraId="00000850">
      <w:pPr>
        <w:widowControl w:val="0"/>
        <w:spacing w:after="0" w:lineRule="auto"/>
        <w:ind w:left="-284" w:firstLine="0"/>
        <w:jc w:val="both"/>
        <w:rPr>
          <w:sz w:val="20"/>
          <w:szCs w:val="20"/>
        </w:rPr>
      </w:pPr>
      <w:r w:rsidDel="00000000" w:rsidR="00000000" w:rsidRPr="00000000">
        <w:rPr>
          <w:rtl w:val="0"/>
        </w:rPr>
      </w:r>
    </w:p>
    <w:tbl>
      <w:tblPr>
        <w:tblStyle w:val="Table37"/>
        <w:tblpPr w:leftFromText="141" w:rightFromText="141" w:topFromText="0" w:bottomFromText="0" w:vertAnchor="text" w:horzAnchor="text" w:tblpX="-285.0000000000002" w:tblpY="0"/>
        <w:tblW w:w="994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51"/>
        <w:gridCol w:w="2631"/>
        <w:gridCol w:w="458"/>
        <w:gridCol w:w="2898"/>
        <w:gridCol w:w="1244"/>
        <w:gridCol w:w="1105"/>
        <w:gridCol w:w="1157"/>
        <w:tblGridChange w:id="0">
          <w:tblGrid>
            <w:gridCol w:w="451"/>
            <w:gridCol w:w="2631"/>
            <w:gridCol w:w="458"/>
            <w:gridCol w:w="2898"/>
            <w:gridCol w:w="1244"/>
            <w:gridCol w:w="1105"/>
            <w:gridCol w:w="1157"/>
          </w:tblGrid>
        </w:tblGridChange>
      </w:tblGrid>
      <w:tr>
        <w:trPr>
          <w:cantSplit w:val="0"/>
          <w:trHeight w:val="215" w:hRule="atLeast"/>
          <w:tblHeader w:val="0"/>
        </w:trPr>
        <w:tc>
          <w:tcPr>
            <w:gridSpan w:val="7"/>
            <w:shd w:fill="c6d9f1" w:val="clear"/>
            <w:vAlign w:val="center"/>
          </w:tcPr>
          <w:p w:rsidR="00000000" w:rsidDel="00000000" w:rsidP="00000000" w:rsidRDefault="00000000" w:rsidRPr="00000000" w14:paraId="00000851">
            <w:pPr>
              <w:spacing w:after="0" w:lineRule="auto"/>
              <w:jc w:val="both"/>
              <w:rPr>
                <w:b w:val="1"/>
                <w:bCs w:val="1"/>
                <w:color w:val="ff0000"/>
                <w:sz w:val="20"/>
                <w:szCs w:val="20"/>
              </w:rPr>
            </w:pPr>
            <w:r w:rsidDel="00000000" w:rsidR="00000000" w:rsidRPr="00000000">
              <w:rPr>
                <w:b w:val="1"/>
                <w:bCs w:val="1"/>
                <w:sz w:val="20"/>
                <w:szCs w:val="20"/>
                <w:rtl w:val="0"/>
              </w:rPr>
              <w:t xml:space="preserve">ANTECEDENTES PROYECTO N°</w:t>
            </w:r>
            <w:r w:rsidDel="00000000" w:rsidR="00000000" w:rsidRPr="00000000">
              <w:rPr>
                <w:b w:val="1"/>
                <w:bCs w:val="1"/>
                <w:color w:val="ff0000"/>
                <w:sz w:val="20"/>
                <w:szCs w:val="20"/>
                <w:rtl w:val="0"/>
              </w:rPr>
              <w:t xml:space="preserve"> </w:t>
            </w:r>
            <w:r w:rsidDel="00000000" w:rsidR="00000000" w:rsidRPr="00000000">
              <w:rPr>
                <w:b w:val="1"/>
                <w:bCs w:val="1"/>
                <w:i w:val="1"/>
                <w:iCs w:val="1"/>
                <w:color w:val="ff0000"/>
                <w:sz w:val="20"/>
                <w:szCs w:val="20"/>
                <w:rtl w:val="0"/>
              </w:rPr>
              <w:t xml:space="preserve">P4</w:t>
            </w: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858">
            <w:pPr>
              <w:spacing w:after="0" w:lineRule="auto"/>
              <w:jc w:val="both"/>
              <w:rPr>
                <w:sz w:val="20"/>
                <w:szCs w:val="20"/>
              </w:rPr>
            </w:pPr>
            <w:r w:rsidDel="00000000" w:rsidR="00000000" w:rsidRPr="00000000">
              <w:rPr>
                <w:sz w:val="20"/>
                <w:szCs w:val="20"/>
                <w:rtl w:val="0"/>
              </w:rPr>
              <w:t xml:space="preserve">BRECHAS QUE ABORDARÁ</w:t>
            </w:r>
            <w:r w:rsidDel="00000000" w:rsidR="00000000" w:rsidRPr="00000000">
              <w:rPr>
                <w:sz w:val="20"/>
                <w:szCs w:val="20"/>
                <w:vertAlign w:val="superscript"/>
              </w:rPr>
              <w:footnoteReference w:customMarkFollows="0" w:id="24"/>
            </w:r>
            <w:r w:rsidDel="00000000" w:rsidR="00000000" w:rsidRPr="00000000">
              <w:rPr>
                <w:rtl w:val="0"/>
              </w:rPr>
            </w:r>
          </w:p>
        </w:tc>
        <w:tc>
          <w:tcPr>
            <w:gridSpan w:val="4"/>
            <w:vAlign w:val="top"/>
          </w:tcPr>
          <w:p w:rsidR="00000000" w:rsidDel="00000000" w:rsidP="00000000" w:rsidRDefault="00000000" w:rsidRPr="00000000" w14:paraId="0000085B">
            <w:pPr>
              <w:spacing w:after="0" w:lineRule="auto"/>
              <w:jc w:val="both"/>
              <w:rPr>
                <w:sz w:val="20"/>
                <w:szCs w:val="20"/>
                <w:highlight w:val="cyan"/>
              </w:rPr>
            </w:pPr>
            <w:r w:rsidDel="00000000" w:rsidR="00000000" w:rsidRPr="00000000">
              <w:rPr>
                <w:rtl w:val="0"/>
              </w:rPr>
            </w:r>
          </w:p>
        </w:tc>
      </w:tr>
      <w:tr>
        <w:trPr>
          <w:cantSplit w:val="0"/>
          <w:trHeight w:val="72" w:hRule="atLeast"/>
          <w:tblHeader w:val="0"/>
        </w:trPr>
        <w:tc>
          <w:tcPr>
            <w:gridSpan w:val="3"/>
            <w:vAlign w:val="top"/>
          </w:tcPr>
          <w:p w:rsidR="00000000" w:rsidDel="00000000" w:rsidP="00000000" w:rsidRDefault="00000000" w:rsidRPr="00000000" w14:paraId="0000085F">
            <w:pPr>
              <w:spacing w:after="0" w:lineRule="auto"/>
              <w:jc w:val="both"/>
              <w:rPr>
                <w:sz w:val="20"/>
                <w:szCs w:val="20"/>
              </w:rPr>
            </w:pPr>
            <w:r w:rsidDel="00000000" w:rsidR="00000000" w:rsidRPr="00000000">
              <w:rPr>
                <w:sz w:val="20"/>
                <w:szCs w:val="20"/>
                <w:rtl w:val="0"/>
              </w:rPr>
              <w:t xml:space="preserve">NOMBRE DEL PROYECTO</w:t>
            </w:r>
          </w:p>
        </w:tc>
        <w:tc>
          <w:tcPr>
            <w:gridSpan w:val="4"/>
            <w:vAlign w:val="top"/>
          </w:tcPr>
          <w:p w:rsidR="00000000" w:rsidDel="00000000" w:rsidP="00000000" w:rsidRDefault="00000000" w:rsidRPr="00000000" w14:paraId="00000862">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 Línea base tecnológica y productiva de las empresas vinculadas al programa.</w:t>
            </w:r>
            <w:r w:rsidDel="00000000" w:rsidR="00000000" w:rsidRPr="00000000">
              <w:rPr>
                <w:rtl w:val="0"/>
              </w:rPr>
            </w:r>
          </w:p>
        </w:tc>
      </w:tr>
      <w:tr>
        <w:trPr>
          <w:cantSplit w:val="0"/>
          <w:trHeight w:val="482" w:hRule="atLeast"/>
          <w:tblHeader w:val="0"/>
        </w:trPr>
        <w:tc>
          <w:tcPr>
            <w:gridSpan w:val="3"/>
            <w:vAlign w:val="top"/>
          </w:tcPr>
          <w:p w:rsidR="00000000" w:rsidDel="00000000" w:rsidP="00000000" w:rsidRDefault="00000000" w:rsidRPr="00000000" w14:paraId="00000866">
            <w:pPr>
              <w:spacing w:after="0" w:lineRule="auto"/>
              <w:jc w:val="both"/>
              <w:rPr>
                <w:sz w:val="20"/>
                <w:szCs w:val="20"/>
              </w:rPr>
            </w:pPr>
            <w:r w:rsidDel="00000000" w:rsidR="00000000" w:rsidRPr="00000000">
              <w:rPr>
                <w:sz w:val="20"/>
                <w:szCs w:val="20"/>
                <w:rtl w:val="0"/>
              </w:rPr>
              <w:t xml:space="preserve">OBJETIVO</w:t>
            </w:r>
          </w:p>
        </w:tc>
        <w:tc>
          <w:tcPr>
            <w:gridSpan w:val="4"/>
            <w:vAlign w:val="top"/>
          </w:tcPr>
          <w:p w:rsidR="00000000" w:rsidDel="00000000" w:rsidP="00000000" w:rsidRDefault="00000000" w:rsidRPr="00000000" w14:paraId="00000869">
            <w:pPr>
              <w:spacing w:after="0" w:lineRule="auto"/>
              <w:jc w:val="both"/>
              <w:rPr>
                <w:sz w:val="20"/>
                <w:szCs w:val="20"/>
              </w:rPr>
            </w:pPr>
            <w:r w:rsidDel="00000000" w:rsidR="00000000" w:rsidRPr="00000000">
              <w:rPr>
                <w:i w:val="1"/>
                <w:iCs w:val="1"/>
                <w:sz w:val="20"/>
                <w:szCs w:val="20"/>
                <w:rtl w:val="0"/>
              </w:rPr>
              <w:t xml:space="preserve">Ej.: Determinar la línea base tecnológica y productiva de las empresas vinculadas al programa.</w:t>
            </w:r>
            <w:r w:rsidDel="00000000" w:rsidR="00000000" w:rsidRPr="00000000">
              <w:rPr>
                <w:rtl w:val="0"/>
              </w:rPr>
            </w:r>
          </w:p>
        </w:tc>
      </w:tr>
      <w:tr>
        <w:trPr>
          <w:cantSplit w:val="0"/>
          <w:trHeight w:val="256" w:hRule="atLeast"/>
          <w:tblHeader w:val="0"/>
        </w:trPr>
        <w:tc>
          <w:tcPr>
            <w:gridSpan w:val="3"/>
            <w:vAlign w:val="top"/>
          </w:tcPr>
          <w:p w:rsidR="00000000" w:rsidDel="00000000" w:rsidP="00000000" w:rsidRDefault="00000000" w:rsidRPr="00000000" w14:paraId="0000086D">
            <w:pPr>
              <w:spacing w:after="0" w:lineRule="auto"/>
              <w:jc w:val="both"/>
              <w:rPr>
                <w:sz w:val="20"/>
                <w:szCs w:val="20"/>
              </w:rPr>
            </w:pPr>
            <w:r w:rsidDel="00000000" w:rsidR="00000000" w:rsidRPr="00000000">
              <w:rPr>
                <w:sz w:val="20"/>
                <w:szCs w:val="20"/>
                <w:rtl w:val="0"/>
              </w:rPr>
              <w:t xml:space="preserve">DURACIÓN (MESES)</w:t>
            </w:r>
          </w:p>
        </w:tc>
        <w:tc>
          <w:tcPr>
            <w:gridSpan w:val="4"/>
            <w:vAlign w:val="top"/>
          </w:tcPr>
          <w:p w:rsidR="00000000" w:rsidDel="00000000" w:rsidP="00000000" w:rsidRDefault="00000000" w:rsidRPr="00000000" w14:paraId="00000870">
            <w:pPr>
              <w:spacing w:after="0" w:lineRule="auto"/>
              <w:jc w:val="both"/>
              <w:rPr>
                <w:sz w:val="20"/>
                <w:szCs w:val="20"/>
              </w:rPr>
            </w:pPr>
            <w:r w:rsidDel="00000000" w:rsidR="00000000" w:rsidRPr="00000000">
              <w:rPr>
                <w:i w:val="1"/>
                <w:iCs w:val="1"/>
                <w:sz w:val="20"/>
                <w:szCs w:val="20"/>
                <w:rtl w:val="0"/>
              </w:rPr>
              <w:t xml:space="preserve">Ej.: 3 meses.</w:t>
            </w:r>
            <w:r w:rsidDel="00000000" w:rsidR="00000000" w:rsidRPr="00000000">
              <w:rPr>
                <w:rtl w:val="0"/>
              </w:rPr>
            </w:r>
          </w:p>
        </w:tc>
      </w:tr>
      <w:tr>
        <w:trPr>
          <w:cantSplit w:val="0"/>
          <w:trHeight w:val="457" w:hRule="atLeast"/>
          <w:tblHeader w:val="0"/>
        </w:trPr>
        <w:tc>
          <w:tcPr>
            <w:gridSpan w:val="3"/>
            <w:vAlign w:val="top"/>
          </w:tcPr>
          <w:p w:rsidR="00000000" w:rsidDel="00000000" w:rsidP="00000000" w:rsidRDefault="00000000" w:rsidRPr="00000000" w14:paraId="00000874">
            <w:pPr>
              <w:spacing w:after="0" w:lineRule="auto"/>
              <w:jc w:val="both"/>
              <w:rPr>
                <w:sz w:val="20"/>
                <w:szCs w:val="20"/>
              </w:rPr>
            </w:pPr>
            <w:r w:rsidDel="00000000" w:rsidR="00000000" w:rsidRPr="00000000">
              <w:rPr>
                <w:sz w:val="20"/>
                <w:szCs w:val="20"/>
                <w:rtl w:val="0"/>
              </w:rPr>
              <w:t xml:space="preserve">OTROS PROYECTOS DEL PORTAFOLIO CON LOS CUALES SE VINCULA</w:t>
            </w:r>
          </w:p>
        </w:tc>
        <w:tc>
          <w:tcPr>
            <w:gridSpan w:val="4"/>
            <w:vAlign w:val="top"/>
          </w:tcPr>
          <w:p w:rsidR="00000000" w:rsidDel="00000000" w:rsidP="00000000" w:rsidRDefault="00000000" w:rsidRPr="00000000" w14:paraId="00000877">
            <w:pPr>
              <w:spacing w:after="0" w:lineRule="auto"/>
              <w:jc w:val="both"/>
              <w:rPr>
                <w:sz w:val="20"/>
                <w:szCs w:val="20"/>
              </w:rPr>
            </w:pPr>
            <w:r w:rsidDel="00000000" w:rsidR="00000000" w:rsidRPr="00000000">
              <w:rPr>
                <w:i w:val="1"/>
                <w:iCs w:val="1"/>
                <w:sz w:val="20"/>
                <w:szCs w:val="20"/>
                <w:rtl w:val="0"/>
              </w:rPr>
              <w:t xml:space="preserve">Ej.: </w:t>
            </w:r>
            <w:r w:rsidDel="00000000" w:rsidR="00000000" w:rsidRPr="00000000">
              <w:rPr>
                <w:sz w:val="20"/>
                <w:szCs w:val="20"/>
                <w:rtl w:val="0"/>
              </w:rPr>
              <w:t xml:space="preserve"> </w:t>
            </w:r>
            <w:r w:rsidDel="00000000" w:rsidR="00000000" w:rsidRPr="00000000">
              <w:rPr>
                <w:i w:val="1"/>
                <w:iCs w:val="1"/>
                <w:sz w:val="20"/>
                <w:szCs w:val="20"/>
                <w:rtl w:val="0"/>
              </w:rPr>
              <w:t xml:space="preserve">Validación de la solución tecnológica en entorno operacional industrial.</w:t>
            </w:r>
            <w:r w:rsidDel="00000000" w:rsidR="00000000" w:rsidRPr="00000000">
              <w:rPr>
                <w:rtl w:val="0"/>
              </w:rPr>
            </w:r>
          </w:p>
        </w:tc>
      </w:tr>
      <w:tr>
        <w:trPr>
          <w:cantSplit w:val="0"/>
          <w:trHeight w:val="305" w:hRule="atLeast"/>
          <w:tblHeader w:val="0"/>
        </w:trPr>
        <w:tc>
          <w:tcPr>
            <w:gridSpan w:val="3"/>
            <w:vAlign w:val="top"/>
          </w:tcPr>
          <w:p w:rsidR="00000000" w:rsidDel="00000000" w:rsidP="00000000" w:rsidRDefault="00000000" w:rsidRPr="00000000" w14:paraId="0000087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IDENTIFICACIÓN DE SINERGIAS CON LOS PROYECTOS VINCULADOS </w:t>
            </w:r>
            <w:r w:rsidDel="00000000" w:rsidR="00000000" w:rsidRPr="00000000">
              <w:rPr>
                <w:b w:val="1"/>
                <w:bCs w:val="1"/>
                <w:sz w:val="20"/>
                <w:szCs w:val="20"/>
                <w:vertAlign w:val="superscript"/>
              </w:rPr>
              <w:footnoteReference w:customMarkFollows="0" w:id="25"/>
            </w:r>
            <w:r w:rsidDel="00000000" w:rsidR="00000000" w:rsidRPr="00000000">
              <w:rPr>
                <w:rtl w:val="0"/>
              </w:rPr>
            </w:r>
          </w:p>
        </w:tc>
        <w:tc>
          <w:tcPr>
            <w:gridSpan w:val="4"/>
            <w:vAlign w:val="top"/>
          </w:tcPr>
          <w:p w:rsidR="00000000" w:rsidDel="00000000" w:rsidP="00000000" w:rsidRDefault="00000000" w:rsidRPr="00000000" w14:paraId="0000087E">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88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CORFO ($)</w:t>
            </w:r>
          </w:p>
        </w:tc>
        <w:tc>
          <w:tcPr>
            <w:gridSpan w:val="4"/>
            <w:vAlign w:val="top"/>
          </w:tcPr>
          <w:p w:rsidR="00000000" w:rsidDel="00000000" w:rsidP="00000000" w:rsidRDefault="00000000" w:rsidRPr="00000000" w14:paraId="00000885">
            <w:pPr>
              <w:spacing w:after="0" w:lineRule="auto"/>
              <w:jc w:val="both"/>
              <w:rPr>
                <w:color w:val="e36c0a"/>
                <w:sz w:val="20"/>
                <w:szCs w:val="20"/>
                <w:highlight w:val="cyan"/>
              </w:rPr>
            </w:pPr>
            <w:r w:rsidDel="00000000" w:rsidR="00000000" w:rsidRPr="00000000">
              <w:rPr>
                <w:rtl w:val="0"/>
              </w:rPr>
            </w:r>
          </w:p>
        </w:tc>
      </w:tr>
      <w:tr>
        <w:trPr>
          <w:cantSplit w:val="0"/>
          <w:trHeight w:val="164" w:hRule="atLeast"/>
          <w:tblHeader w:val="0"/>
        </w:trPr>
        <w:tc>
          <w:tcPr>
            <w:gridSpan w:val="3"/>
            <w:vAlign w:val="top"/>
          </w:tcPr>
          <w:p w:rsidR="00000000" w:rsidDel="00000000" w:rsidP="00000000" w:rsidRDefault="00000000" w:rsidRPr="00000000" w14:paraId="00000889">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APORTE ENTIDADES DEL PROYECTO ($)</w:t>
            </w:r>
          </w:p>
        </w:tc>
        <w:tc>
          <w:tcPr>
            <w:gridSpan w:val="4"/>
            <w:vAlign w:val="top"/>
          </w:tcPr>
          <w:p w:rsidR="00000000" w:rsidDel="00000000" w:rsidP="00000000" w:rsidRDefault="00000000" w:rsidRPr="00000000" w14:paraId="0000088C">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vAlign w:val="top"/>
          </w:tcPr>
          <w:p w:rsidR="00000000" w:rsidDel="00000000" w:rsidP="00000000" w:rsidRDefault="00000000" w:rsidRPr="00000000" w14:paraId="00000890">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COSTO TOTAL DEL PROYECTO ($)</w:t>
            </w:r>
          </w:p>
        </w:tc>
        <w:tc>
          <w:tcPr>
            <w:gridSpan w:val="4"/>
            <w:vAlign w:val="top"/>
          </w:tcPr>
          <w:p w:rsidR="00000000" w:rsidDel="00000000" w:rsidP="00000000" w:rsidRDefault="00000000" w:rsidRPr="00000000" w14:paraId="00000893">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97">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w:t>
            </w:r>
            <w:r w:rsidDel="00000000" w:rsidR="00000000" w:rsidRPr="00000000">
              <w:rPr>
                <w:sz w:val="20"/>
                <w:szCs w:val="20"/>
                <w:vertAlign w:val="superscript"/>
              </w:rPr>
              <w:footnoteReference w:customMarkFollows="0" w:id="26"/>
            </w:r>
            <w:r w:rsidDel="00000000" w:rsidR="00000000" w:rsidRPr="00000000">
              <w:rPr>
                <w:sz w:val="20"/>
                <w:szCs w:val="20"/>
                <w:rtl w:val="0"/>
              </w:rPr>
              <w:t xml:space="preserve"> INICIAL DEL DESARROLLO </w:t>
            </w:r>
          </w:p>
        </w:tc>
        <w:tc>
          <w:tcPr>
            <w:gridSpan w:val="4"/>
            <w:shd w:fill="bfbfbf" w:val="clear"/>
            <w:vAlign w:val="top"/>
          </w:tcPr>
          <w:p w:rsidR="00000000" w:rsidDel="00000000" w:rsidP="00000000" w:rsidRDefault="00000000" w:rsidRPr="00000000" w14:paraId="0000089A">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d9d9d9" w:val="clear"/>
            <w:vAlign w:val="top"/>
          </w:tcPr>
          <w:p w:rsidR="00000000" w:rsidDel="00000000" w:rsidP="00000000" w:rsidRDefault="00000000" w:rsidRPr="00000000" w14:paraId="0000089E">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INTERMEDIO ESPERADO DEL DESARROLLO</w:t>
            </w:r>
          </w:p>
        </w:tc>
        <w:tc>
          <w:tcPr>
            <w:gridSpan w:val="4"/>
            <w:shd w:fill="d9d9d9" w:val="clear"/>
            <w:vAlign w:val="top"/>
          </w:tcPr>
          <w:p w:rsidR="00000000" w:rsidDel="00000000" w:rsidP="00000000" w:rsidRDefault="00000000" w:rsidRPr="00000000" w14:paraId="000008A1">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A5">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IRL FINAL ESPERADO DEL DESARROLLO</w:t>
            </w:r>
          </w:p>
        </w:tc>
        <w:tc>
          <w:tcPr>
            <w:gridSpan w:val="4"/>
            <w:shd w:fill="bfbfbf" w:val="clear"/>
            <w:vAlign w:val="top"/>
          </w:tcPr>
          <w:p w:rsidR="00000000" w:rsidDel="00000000" w:rsidP="00000000" w:rsidRDefault="00000000" w:rsidRPr="00000000" w14:paraId="000008A8">
            <w:pPr>
              <w:spacing w:after="0" w:lineRule="auto"/>
              <w:jc w:val="both"/>
              <w:rPr>
                <w:color w:val="e36c0a"/>
                <w:sz w:val="20"/>
                <w:szCs w:val="20"/>
                <w:highlight w:val="cyan"/>
              </w:rPr>
            </w:pPr>
            <w:r w:rsidDel="00000000" w:rsidR="00000000" w:rsidRPr="00000000">
              <w:rPr>
                <w:rtl w:val="0"/>
              </w:rPr>
            </w:r>
          </w:p>
        </w:tc>
      </w:tr>
      <w:tr>
        <w:trPr>
          <w:cantSplit w:val="0"/>
          <w:trHeight w:val="268" w:hRule="atLeast"/>
          <w:tblHeader w:val="0"/>
        </w:trPr>
        <w:tc>
          <w:tcPr>
            <w:gridSpan w:val="3"/>
            <w:shd w:fill="bfbfbf" w:val="clear"/>
            <w:vAlign w:val="top"/>
          </w:tcPr>
          <w:p w:rsidR="00000000" w:rsidDel="00000000" w:rsidP="00000000" w:rsidRDefault="00000000" w:rsidRPr="00000000" w14:paraId="000008AC">
            <w:pPr>
              <w:tabs>
                <w:tab w:val="left" w:leader="none" w:pos="709"/>
                <w:tab w:val="left" w:leader="none" w:pos="851"/>
              </w:tabs>
              <w:spacing w:after="0" w:lineRule="auto"/>
              <w:jc w:val="both"/>
              <w:rPr>
                <w:sz w:val="20"/>
                <w:szCs w:val="20"/>
                <w:highlight w:val="yellow"/>
              </w:rPr>
            </w:pPr>
            <w:r w:rsidDel="00000000" w:rsidR="00000000" w:rsidRPr="00000000">
              <w:rPr>
                <w:sz w:val="20"/>
                <w:szCs w:val="20"/>
                <w:rtl w:val="0"/>
              </w:rPr>
              <w:t xml:space="preserve">ODS ASOCIADOS</w:t>
            </w:r>
            <w:r w:rsidDel="00000000" w:rsidR="00000000" w:rsidRPr="00000000">
              <w:rPr>
                <w:sz w:val="20"/>
                <w:szCs w:val="20"/>
                <w:vertAlign w:val="superscript"/>
              </w:rPr>
              <w:footnoteReference w:customMarkFollows="0" w:id="27"/>
            </w:r>
            <w:r w:rsidDel="00000000" w:rsidR="00000000" w:rsidRPr="00000000">
              <w:rPr>
                <w:rtl w:val="0"/>
              </w:rPr>
            </w:r>
          </w:p>
        </w:tc>
        <w:tc>
          <w:tcPr>
            <w:gridSpan w:val="4"/>
            <w:shd w:fill="bfbfbf" w:val="clear"/>
            <w:vAlign w:val="top"/>
          </w:tcPr>
          <w:p w:rsidR="00000000" w:rsidDel="00000000" w:rsidP="00000000" w:rsidRDefault="00000000" w:rsidRPr="00000000" w14:paraId="000008AF">
            <w:pPr>
              <w:spacing w:after="0" w:lineRule="auto"/>
              <w:jc w:val="both"/>
              <w:rPr>
                <w:color w:val="e36c0a"/>
                <w:sz w:val="20"/>
                <w:szCs w:val="20"/>
                <w:highlight w:val="cyan"/>
              </w:rPr>
            </w:pPr>
            <w:r w:rsidDel="00000000" w:rsidR="00000000" w:rsidRPr="00000000">
              <w:rPr>
                <w:rtl w:val="0"/>
              </w:rPr>
            </w:r>
          </w:p>
        </w:tc>
      </w:tr>
      <w:tr>
        <w:trPr>
          <w:cantSplit w:val="0"/>
          <w:trHeight w:val="346"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B3">
            <w:pPr>
              <w:tabs>
                <w:tab w:val="left" w:leader="none" w:pos="6432"/>
              </w:tabs>
              <w:spacing w:after="0" w:lineRule="auto"/>
              <w:jc w:val="both"/>
              <w:rPr>
                <w:sz w:val="20"/>
                <w:szCs w:val="20"/>
              </w:rPr>
            </w:pPr>
            <w:r w:rsidDel="00000000" w:rsidR="00000000" w:rsidRPr="00000000">
              <w:rPr>
                <w:b w:val="1"/>
                <w:bCs w:val="1"/>
                <w:sz w:val="20"/>
                <w:szCs w:val="20"/>
                <w:rtl w:val="0"/>
              </w:rPr>
              <w:t xml:space="preserve">RECURSOS HUMANOS</w:t>
            </w:r>
            <w:r w:rsidDel="00000000" w:rsidR="00000000" w:rsidRPr="00000000">
              <w:rPr>
                <w:rtl w:val="0"/>
              </w:rPr>
            </w:r>
          </w:p>
        </w:tc>
      </w:tr>
      <w:tr>
        <w:trPr>
          <w:cantSplit w:val="0"/>
          <w:trHeight w:val="379"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BC">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BE">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BF">
            <w:pPr>
              <w:spacing w:after="0" w:lineRule="auto"/>
              <w:jc w:val="both"/>
              <w:rPr>
                <w:sz w:val="20"/>
                <w:szCs w:val="20"/>
              </w:rPr>
            </w:pPr>
            <w:r w:rsidDel="00000000" w:rsidR="00000000" w:rsidRPr="00000000">
              <w:rPr>
                <w:sz w:val="20"/>
                <w:szCs w:val="20"/>
                <w:rtl w:val="0"/>
              </w:rPr>
              <w:t xml:space="preserve">Dedicación horaria (h/mes)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0">
            <w:pPr>
              <w:spacing w:after="0" w:lineRule="auto"/>
              <w:jc w:val="both"/>
              <w:rPr>
                <w:sz w:val="20"/>
                <w:szCs w:val="20"/>
              </w:rPr>
            </w:pPr>
            <w:r w:rsidDel="00000000" w:rsidR="00000000" w:rsidRPr="00000000">
              <w:rPr>
                <w:sz w:val="20"/>
                <w:szCs w:val="20"/>
                <w:rtl w:val="0"/>
              </w:rPr>
              <w:t xml:space="preserve">Valor</w:t>
            </w:r>
          </w:p>
          <w:p w:rsidR="00000000" w:rsidDel="00000000" w:rsidP="00000000" w:rsidRDefault="00000000" w:rsidRPr="00000000" w14:paraId="000008C1">
            <w:pPr>
              <w:spacing w:after="0" w:lineRule="auto"/>
              <w:jc w:val="both"/>
              <w:rPr>
                <w:sz w:val="20"/>
                <w:szCs w:val="20"/>
              </w:rPr>
            </w:pPr>
            <w:r w:rsidDel="00000000" w:rsidR="00000000" w:rsidRPr="00000000">
              <w:rPr>
                <w:sz w:val="20"/>
                <w:szCs w:val="20"/>
                <w:rtl w:val="0"/>
              </w:rPr>
              <w:t xml:space="preserve">Hora</w:t>
            </w:r>
          </w:p>
        </w:tc>
      </w:tr>
      <w:tr>
        <w:trPr>
          <w:cantSplit w:val="0"/>
          <w:trHeight w:val="3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2">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director/a:</w:t>
            </w:r>
            <w:r w:rsidDel="00000000" w:rsidR="00000000" w:rsidRPr="00000000">
              <w:rPr>
                <w:rtl w:val="0"/>
              </w:rPr>
            </w:r>
          </w:p>
          <w:p w:rsidR="00000000" w:rsidDel="00000000" w:rsidP="00000000" w:rsidRDefault="00000000" w:rsidRPr="00000000" w14:paraId="000008C3">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C4">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6">
            <w:pPr>
              <w:tabs>
                <w:tab w:val="left" w:leader="none" w:pos="6432"/>
              </w:tabs>
              <w:spacing w:after="0" w:lineRule="auto"/>
              <w:jc w:val="both"/>
              <w:rPr>
                <w:sz w:val="20"/>
                <w:szCs w:val="20"/>
              </w:rPr>
            </w:pPr>
            <w:r w:rsidDel="00000000" w:rsidR="00000000" w:rsidRPr="00000000">
              <w:rPr>
                <w:rtl w:val="0"/>
              </w:rPr>
            </w:r>
          </w:p>
          <w:p w:rsidR="00000000" w:rsidDel="00000000" w:rsidP="00000000" w:rsidRDefault="00000000" w:rsidRPr="00000000" w14:paraId="000008C7">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9">
            <w:pPr>
              <w:spacing w:after="0" w:lineRule="auto"/>
              <w:jc w:val="both"/>
              <w:rPr>
                <w:sz w:val="20"/>
                <w:szCs w:val="20"/>
              </w:rPr>
            </w:pPr>
            <w:r w:rsidDel="00000000" w:rsidR="00000000" w:rsidRPr="00000000">
              <w:rPr>
                <w:rtl w:val="0"/>
              </w:rPr>
            </w:r>
          </w:p>
          <w:p w:rsidR="00000000" w:rsidDel="00000000" w:rsidP="00000000" w:rsidRDefault="00000000" w:rsidRPr="00000000" w14:paraId="000008CA">
            <w:pPr>
              <w:spacing w:after="0" w:lineRule="auto"/>
              <w:jc w:val="both"/>
              <w:rPr>
                <w:sz w:val="20"/>
                <w:szCs w:val="20"/>
              </w:rPr>
            </w:pPr>
            <w:r w:rsidDel="00000000" w:rsidR="00000000" w:rsidRPr="00000000">
              <w:rPr>
                <w:rtl w:val="0"/>
              </w:rPr>
            </w:r>
          </w:p>
          <w:p w:rsidR="00000000" w:rsidDel="00000000" w:rsidP="00000000" w:rsidRDefault="00000000" w:rsidRPr="00000000" w14:paraId="000008CB">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C">
            <w:pPr>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CD">
            <w:pPr>
              <w:spacing w:after="0" w:lineRule="auto"/>
              <w:jc w:val="both"/>
              <w:rPr>
                <w:sz w:val="20"/>
                <w:szCs w:val="20"/>
              </w:rPr>
            </w:pPr>
            <w:r w:rsidDel="00000000" w:rsidR="00000000" w:rsidRPr="00000000">
              <w:rPr>
                <w:rtl w:val="0"/>
              </w:rPr>
            </w:r>
          </w:p>
        </w:tc>
      </w:tr>
      <w:tr>
        <w:trPr>
          <w:cantSplit w:val="0"/>
          <w:trHeight w:val="2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CE">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 del subdirector/a:</w:t>
            </w:r>
            <w:r w:rsidDel="00000000" w:rsidR="00000000" w:rsidRPr="00000000">
              <w:rPr>
                <w:rtl w:val="0"/>
              </w:rPr>
            </w:r>
          </w:p>
          <w:p w:rsidR="00000000" w:rsidDel="00000000" w:rsidP="00000000" w:rsidRDefault="00000000" w:rsidRPr="00000000" w14:paraId="000008C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D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2">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D4">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D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D6">
            <w:pPr>
              <w:tabs>
                <w:tab w:val="left" w:leader="none" w:pos="6432"/>
              </w:tabs>
              <w:spacing w:after="0" w:lineRule="auto"/>
              <w:jc w:val="both"/>
              <w:rPr>
                <w:sz w:val="20"/>
                <w:szCs w:val="20"/>
              </w:rPr>
            </w:pPr>
            <w:r w:rsidDel="00000000" w:rsidR="00000000" w:rsidRPr="00000000">
              <w:rPr>
                <w:rtl w:val="0"/>
              </w:rPr>
            </w:r>
          </w:p>
        </w:tc>
      </w:tr>
      <w:tr>
        <w:trPr>
          <w:cantSplit w:val="0"/>
          <w:trHeight w:val="227" w:hRule="atLeast"/>
          <w:tblHeader w:val="0"/>
        </w:trPr>
        <w:tc>
          <w:tcPr>
            <w:gridSpan w:val="7"/>
            <w:tcBorders>
              <w:left w:color="000000" w:space="0" w:sz="6" w:val="single"/>
              <w:bottom w:color="000000" w:space="0" w:sz="6" w:val="single"/>
              <w:right w:color="000000" w:space="0" w:sz="6" w:val="single"/>
            </w:tcBorders>
            <w:shd w:fill="c6d9f1" w:val="clear"/>
            <w:vAlign w:val="center"/>
          </w:tcPr>
          <w:p w:rsidR="00000000" w:rsidDel="00000000" w:rsidP="00000000" w:rsidRDefault="00000000" w:rsidRPr="00000000" w14:paraId="000008D7">
            <w:pPr>
              <w:tabs>
                <w:tab w:val="left" w:leader="none" w:pos="6432"/>
              </w:tabs>
              <w:spacing w:after="0" w:lineRule="auto"/>
              <w:jc w:val="both"/>
              <w:rPr>
                <w:sz w:val="20"/>
                <w:szCs w:val="20"/>
              </w:rPr>
            </w:pPr>
            <w:r w:rsidDel="00000000" w:rsidR="00000000" w:rsidRPr="00000000">
              <w:rPr>
                <w:b w:val="1"/>
                <w:bCs w:val="1"/>
                <w:sz w:val="20"/>
                <w:szCs w:val="20"/>
                <w:rtl w:val="0"/>
              </w:rPr>
              <w:t xml:space="preserve">EQUIPO (INTEGRANTES PRINCIPALES)</w:t>
            </w:r>
            <w:r w:rsidDel="00000000" w:rsidR="00000000" w:rsidRPr="00000000">
              <w:rPr>
                <w:rtl w:val="0"/>
              </w:rPr>
            </w:r>
          </w:p>
        </w:tc>
      </w:tr>
      <w:tr>
        <w:trPr>
          <w:cantSplit w:val="0"/>
          <w:trHeight w:val="392"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DE">
            <w:pPr>
              <w:tabs>
                <w:tab w:val="left" w:leader="none" w:pos="6432"/>
              </w:tabs>
              <w:spacing w:after="0" w:lineRule="auto"/>
              <w:jc w:val="both"/>
              <w:rPr>
                <w:sz w:val="20"/>
                <w:szCs w:val="20"/>
              </w:rPr>
            </w:pPr>
            <w:r w:rsidDel="00000000" w:rsidR="00000000" w:rsidRPr="00000000">
              <w:rPr>
                <w:b w:val="1"/>
                <w:bCs w:val="1"/>
                <w:sz w:val="20"/>
                <w:szCs w:val="20"/>
                <w:rtl w:val="0"/>
              </w:rPr>
              <w:t xml:space="preserve">Nombre, RUT y 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0">
            <w:pPr>
              <w:tabs>
                <w:tab w:val="left" w:leader="none" w:pos="6432"/>
              </w:tabs>
              <w:spacing w:after="0" w:lineRule="auto"/>
              <w:jc w:val="both"/>
              <w:rPr>
                <w:sz w:val="20"/>
                <w:szCs w:val="20"/>
              </w:rPr>
            </w:pPr>
            <w:r w:rsidDel="00000000" w:rsidR="00000000" w:rsidRPr="00000000">
              <w:rPr>
                <w:sz w:val="20"/>
                <w:szCs w:val="20"/>
                <w:rtl w:val="0"/>
              </w:rPr>
              <w:t xml:space="preserve">Funciones</w:t>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2">
            <w:pPr>
              <w:spacing w:after="0" w:lineRule="auto"/>
              <w:jc w:val="both"/>
              <w:rPr>
                <w:sz w:val="20"/>
                <w:szCs w:val="20"/>
              </w:rPr>
            </w:pPr>
            <w:r w:rsidDel="00000000" w:rsidR="00000000" w:rsidRPr="00000000">
              <w:rPr>
                <w:sz w:val="20"/>
                <w:szCs w:val="20"/>
                <w:rtl w:val="0"/>
              </w:rPr>
              <w:t xml:space="preserve">Capacidades técnicas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3">
            <w:pPr>
              <w:spacing w:after="0" w:lineRule="auto"/>
              <w:jc w:val="both"/>
              <w:rPr>
                <w:sz w:val="20"/>
                <w:szCs w:val="20"/>
              </w:rPr>
            </w:pPr>
            <w:r w:rsidDel="00000000" w:rsidR="00000000" w:rsidRPr="00000000">
              <w:rPr>
                <w:sz w:val="20"/>
                <w:szCs w:val="20"/>
                <w:rtl w:val="0"/>
              </w:rPr>
              <w:t xml:space="preserve">Dedicación horaria</w:t>
            </w:r>
          </w:p>
          <w:p w:rsidR="00000000" w:rsidDel="00000000" w:rsidP="00000000" w:rsidRDefault="00000000" w:rsidRPr="00000000" w14:paraId="000008E4">
            <w:pPr>
              <w:spacing w:after="0" w:lineRule="auto"/>
              <w:jc w:val="both"/>
              <w:rPr>
                <w:sz w:val="20"/>
                <w:szCs w:val="20"/>
              </w:rPr>
            </w:pPr>
            <w:r w:rsidDel="00000000" w:rsidR="00000000" w:rsidRPr="00000000">
              <w:rPr>
                <w:sz w:val="20"/>
                <w:szCs w:val="20"/>
                <w:rtl w:val="0"/>
              </w:rPr>
              <w:t xml:space="preserve">(h/mes)</w:t>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5">
            <w:pPr>
              <w:spacing w:after="0" w:lineRule="auto"/>
              <w:jc w:val="both"/>
              <w:rPr>
                <w:sz w:val="20"/>
                <w:szCs w:val="20"/>
              </w:rPr>
            </w:pPr>
            <w:r w:rsidDel="00000000" w:rsidR="00000000" w:rsidRPr="00000000">
              <w:rPr>
                <w:sz w:val="20"/>
                <w:szCs w:val="20"/>
                <w:rtl w:val="0"/>
              </w:rPr>
              <w:t xml:space="preserve">Valor Hora</w:t>
            </w:r>
          </w:p>
        </w:tc>
      </w:tr>
      <w:tr>
        <w:trPr>
          <w:cantSplit w:val="0"/>
          <w:trHeight w:val="227"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E7">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E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A">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ED">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EE">
            <w:pPr>
              <w:tabs>
                <w:tab w:val="left" w:leader="none" w:pos="6432"/>
              </w:tabs>
              <w:spacing w:after="0" w:lineRule="auto"/>
              <w:jc w:val="both"/>
              <w:rPr>
                <w:sz w:val="20"/>
                <w:szCs w:val="20"/>
              </w:rPr>
            </w:pPr>
            <w:r w:rsidDel="00000000" w:rsidR="00000000" w:rsidRPr="00000000">
              <w:rPr>
                <w:rtl w:val="0"/>
              </w:rPr>
            </w:r>
          </w:p>
        </w:tc>
      </w:tr>
      <w:tr>
        <w:trPr>
          <w:cantSplit w:val="0"/>
          <w:trHeight w:val="218"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EF">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F0">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F1">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3">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5">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6">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8F7">
            <w:pPr>
              <w:tabs>
                <w:tab w:val="left" w:leader="none" w:pos="6432"/>
              </w:tabs>
              <w:spacing w:after="0" w:lineRule="auto"/>
              <w:jc w:val="both"/>
              <w:rPr>
                <w:sz w:val="20"/>
                <w:szCs w:val="20"/>
              </w:rPr>
            </w:pPr>
            <w:r w:rsidDel="00000000" w:rsidR="00000000" w:rsidRPr="00000000">
              <w:rPr>
                <w:rtl w:val="0"/>
              </w:rPr>
            </w:r>
          </w:p>
        </w:tc>
      </w:tr>
      <w:tr>
        <w:trPr>
          <w:cantSplit w:val="0"/>
          <w:trHeight w:val="195" w:hRule="atLeast"/>
          <w:tblHeader w:val="0"/>
        </w:trPr>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8">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Nombre:</w:t>
            </w:r>
            <w:r w:rsidDel="00000000" w:rsidR="00000000" w:rsidRPr="00000000">
              <w:rPr>
                <w:rtl w:val="0"/>
              </w:rPr>
            </w:r>
          </w:p>
          <w:p w:rsidR="00000000" w:rsidDel="00000000" w:rsidP="00000000" w:rsidRDefault="00000000" w:rsidRPr="00000000" w14:paraId="000008F9">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RUT:</w:t>
            </w:r>
            <w:r w:rsidDel="00000000" w:rsidR="00000000" w:rsidRPr="00000000">
              <w:rPr>
                <w:rtl w:val="0"/>
              </w:rPr>
            </w:r>
          </w:p>
          <w:p w:rsidR="00000000" w:rsidDel="00000000" w:rsidP="00000000" w:rsidRDefault="00000000" w:rsidRPr="00000000" w14:paraId="000008FA">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Entidad:</w:t>
            </w:r>
            <w:r w:rsidDel="00000000" w:rsidR="00000000" w:rsidRPr="00000000">
              <w:rPr>
                <w:rtl w:val="0"/>
              </w:rPr>
            </w:r>
          </w:p>
        </w:tc>
        <w:tc>
          <w:tcPr>
            <w:gridSpan w:val="2"/>
            <w:tcBorders>
              <w:left w:color="000000" w:space="0" w:sz="6" w:val="single"/>
              <w:right w:color="000000" w:space="0" w:sz="6" w:val="single"/>
            </w:tcBorders>
            <w:shd w:fill="ffffff" w:val="clear"/>
            <w:vAlign w:val="center"/>
          </w:tcPr>
          <w:p w:rsidR="00000000" w:rsidDel="00000000" w:rsidP="00000000" w:rsidRDefault="00000000" w:rsidRPr="00000000" w14:paraId="000008FC">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E">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center"/>
          </w:tcPr>
          <w:p w:rsidR="00000000" w:rsidDel="00000000" w:rsidP="00000000" w:rsidRDefault="00000000" w:rsidRPr="00000000" w14:paraId="000008FF">
            <w:pPr>
              <w:tabs>
                <w:tab w:val="left" w:leader="none" w:pos="6432"/>
              </w:tabs>
              <w:spacing w:after="0" w:lineRule="auto"/>
              <w:jc w:val="both"/>
              <w:rPr>
                <w:sz w:val="20"/>
                <w:szCs w:val="20"/>
              </w:rPr>
            </w:pPr>
            <w:r w:rsidDel="00000000" w:rsidR="00000000" w:rsidRPr="00000000">
              <w:rPr>
                <w:rtl w:val="0"/>
              </w:rPr>
            </w:r>
          </w:p>
        </w:tc>
        <w:tc>
          <w:tcPr>
            <w:tcBorders>
              <w:left w:color="000000" w:space="0" w:sz="6" w:val="single"/>
              <w:right w:color="000000" w:space="0" w:sz="6" w:val="single"/>
            </w:tcBorders>
            <w:shd w:fill="ffffff" w:val="clear"/>
            <w:vAlign w:val="top"/>
          </w:tcPr>
          <w:p w:rsidR="00000000" w:rsidDel="00000000" w:rsidP="00000000" w:rsidRDefault="00000000" w:rsidRPr="00000000" w14:paraId="00000900">
            <w:pPr>
              <w:tabs>
                <w:tab w:val="left" w:leader="none" w:pos="6432"/>
              </w:tabs>
              <w:spacing w:after="0" w:lineRule="auto"/>
              <w:jc w:val="both"/>
              <w:rPr>
                <w:sz w:val="20"/>
                <w:szCs w:val="20"/>
              </w:rPr>
            </w:pPr>
            <w:r w:rsidDel="00000000" w:rsidR="00000000" w:rsidRPr="00000000">
              <w:rPr>
                <w:rtl w:val="0"/>
              </w:rPr>
            </w:r>
          </w:p>
        </w:tc>
      </w:tr>
      <w:tr>
        <w:trPr>
          <w:cantSplit w:val="0"/>
          <w:trHeight w:val="215" w:hRule="atLeast"/>
          <w:tblHeader w:val="0"/>
        </w:trPr>
        <w:tc>
          <w:tcPr>
            <w:gridSpan w:val="7"/>
            <w:tcBorders>
              <w:left w:color="000000" w:space="0" w:sz="6" w:val="single"/>
              <w:right w:color="000000" w:space="0" w:sz="6" w:val="single"/>
            </w:tcBorders>
            <w:shd w:fill="c6d9f1" w:val="clear"/>
            <w:vAlign w:val="center"/>
          </w:tcPr>
          <w:p w:rsidR="00000000" w:rsidDel="00000000" w:rsidP="00000000" w:rsidRDefault="00000000" w:rsidRPr="00000000" w14:paraId="00000901">
            <w:pPr>
              <w:spacing w:after="0" w:lineRule="auto"/>
              <w:jc w:val="both"/>
              <w:rPr>
                <w:sz w:val="20"/>
                <w:szCs w:val="20"/>
              </w:rPr>
            </w:pPr>
            <w:r w:rsidDel="00000000" w:rsidR="00000000" w:rsidRPr="00000000">
              <w:rPr>
                <w:b w:val="1"/>
                <w:bCs w:val="1"/>
                <w:sz w:val="20"/>
                <w:szCs w:val="20"/>
                <w:rtl w:val="0"/>
              </w:rPr>
              <w:t xml:space="preserve">METODOLOGIA Y PLAN DE TRABAJO</w:t>
            </w:r>
            <w:r w:rsidDel="00000000" w:rsidR="00000000" w:rsidRPr="00000000">
              <w:rPr>
                <w:rtl w:val="0"/>
              </w:rPr>
            </w:r>
          </w:p>
        </w:tc>
      </w:tr>
      <w:tr>
        <w:trPr>
          <w:cantSplit w:val="0"/>
          <w:trHeight w:val="772" w:hRule="atLeast"/>
          <w:tblHeader w:val="0"/>
        </w:trPr>
        <w:tc>
          <w:tcPr>
            <w:gridSpan w:val="7"/>
            <w:tcBorders>
              <w:left w:color="000000" w:space="0" w:sz="6" w:val="single"/>
              <w:right w:color="000000" w:space="0" w:sz="6" w:val="single"/>
            </w:tcBorders>
            <w:vAlign w:val="center"/>
          </w:tcPr>
          <w:p w:rsidR="00000000" w:rsidDel="00000000" w:rsidP="00000000" w:rsidRDefault="00000000" w:rsidRPr="00000000" w14:paraId="00000908">
            <w:pPr>
              <w:spacing w:after="0" w:lineRule="auto"/>
              <w:jc w:val="both"/>
              <w:rPr>
                <w:sz w:val="20"/>
                <w:szCs w:val="20"/>
              </w:rPr>
            </w:pPr>
            <w:r w:rsidDel="00000000" w:rsidR="00000000" w:rsidRPr="00000000">
              <w:rPr>
                <w:rtl w:val="0"/>
              </w:rPr>
            </w:r>
          </w:p>
          <w:p w:rsidR="00000000" w:rsidDel="00000000" w:rsidP="00000000" w:rsidRDefault="00000000" w:rsidRPr="00000000" w14:paraId="00000909">
            <w:pPr>
              <w:spacing w:after="0" w:lineRule="auto"/>
              <w:jc w:val="both"/>
              <w:rPr>
                <w:sz w:val="20"/>
                <w:szCs w:val="20"/>
              </w:rPr>
            </w:pPr>
            <w:r w:rsidDel="00000000" w:rsidR="00000000" w:rsidRPr="00000000">
              <w:rPr>
                <w:rtl w:val="0"/>
              </w:rPr>
            </w:r>
          </w:p>
          <w:p w:rsidR="00000000" w:rsidDel="00000000" w:rsidP="00000000" w:rsidRDefault="00000000" w:rsidRPr="00000000" w14:paraId="0000090A">
            <w:pPr>
              <w:spacing w:after="0" w:lineRule="auto"/>
              <w:jc w:val="both"/>
              <w:rPr>
                <w:sz w:val="20"/>
                <w:szCs w:val="20"/>
              </w:rPr>
            </w:pPr>
            <w:r w:rsidDel="00000000" w:rsidR="00000000" w:rsidRPr="00000000">
              <w:rPr>
                <w:rtl w:val="0"/>
              </w:rPr>
            </w:r>
          </w:p>
          <w:p w:rsidR="00000000" w:rsidDel="00000000" w:rsidP="00000000" w:rsidRDefault="00000000" w:rsidRPr="00000000" w14:paraId="0000090B">
            <w:pPr>
              <w:spacing w:after="0" w:lineRule="auto"/>
              <w:jc w:val="both"/>
              <w:rPr>
                <w:sz w:val="20"/>
                <w:szCs w:val="20"/>
              </w:rPr>
            </w:pPr>
            <w:r w:rsidDel="00000000" w:rsidR="00000000" w:rsidRPr="00000000">
              <w:rPr>
                <w:rtl w:val="0"/>
              </w:rPr>
            </w:r>
          </w:p>
          <w:p w:rsidR="00000000" w:rsidDel="00000000" w:rsidP="00000000" w:rsidRDefault="00000000" w:rsidRPr="00000000" w14:paraId="0000090C">
            <w:pPr>
              <w:spacing w:after="0" w:lineRule="auto"/>
              <w:jc w:val="both"/>
              <w:rPr>
                <w:sz w:val="20"/>
                <w:szCs w:val="20"/>
              </w:rPr>
            </w:pPr>
            <w:r w:rsidDel="00000000" w:rsidR="00000000" w:rsidRPr="00000000">
              <w:rPr>
                <w:rtl w:val="0"/>
              </w:rPr>
            </w:r>
          </w:p>
        </w:tc>
      </w:tr>
      <w:tr>
        <w:trPr>
          <w:cantSplit w:val="0"/>
          <w:trHeight w:val="46"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13">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bdd6ee" w:val="clear"/>
            <w:vAlign w:val="center"/>
          </w:tcPr>
          <w:p w:rsidR="00000000" w:rsidDel="00000000" w:rsidP="00000000" w:rsidRDefault="00000000" w:rsidRPr="00000000" w14:paraId="00000914">
            <w:pPr>
              <w:spacing w:after="0" w:lineRule="auto"/>
              <w:jc w:val="both"/>
              <w:rPr>
                <w:sz w:val="20"/>
                <w:szCs w:val="20"/>
              </w:rPr>
            </w:pPr>
            <w:r w:rsidDel="00000000" w:rsidR="00000000" w:rsidRPr="00000000">
              <w:rPr>
                <w:b w:val="1"/>
                <w:bCs w:val="1"/>
                <w:sz w:val="20"/>
                <w:szCs w:val="20"/>
                <w:rtl w:val="0"/>
              </w:rPr>
              <w:t xml:space="preserve">PRINCIPALES ACTIVIDADES</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1A">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1B">
            <w:pPr>
              <w:spacing w:after="0" w:lineRule="auto"/>
              <w:jc w:val="both"/>
              <w:rPr>
                <w:sz w:val="20"/>
                <w:szCs w:val="20"/>
              </w:rPr>
            </w:pPr>
            <w:r w:rsidDel="00000000" w:rsidR="00000000" w:rsidRPr="00000000">
              <w:rPr>
                <w:i w:val="1"/>
                <w:iCs w:val="1"/>
                <w:sz w:val="20"/>
                <w:szCs w:val="20"/>
                <w:rtl w:val="0"/>
              </w:rPr>
              <w:t xml:space="preserve">Ej.: Identificar qué variables deben ser medidas de acuerdo con el requerimiento.</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1">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22">
            <w:pPr>
              <w:spacing w:after="0" w:lineRule="auto"/>
              <w:jc w:val="both"/>
              <w:rPr>
                <w:sz w:val="20"/>
                <w:szCs w:val="20"/>
              </w:rPr>
            </w:pPr>
            <w:r w:rsidDel="00000000" w:rsidR="00000000" w:rsidRPr="00000000">
              <w:rPr>
                <w:i w:val="1"/>
                <w:iCs w:val="1"/>
                <w:sz w:val="20"/>
                <w:szCs w:val="20"/>
                <w:rtl w:val="0"/>
              </w:rPr>
              <w:t xml:space="preserve">Ej.: Generación de protocolos de ensayos, adopción de estándares y certificación de resultados.  </w:t>
            </w:r>
            <w:r w:rsidDel="00000000" w:rsidR="00000000" w:rsidRPr="00000000">
              <w:rPr>
                <w:rtl w:val="0"/>
              </w:rPr>
            </w:r>
          </w:p>
        </w:tc>
      </w:tr>
      <w:tr>
        <w:trPr>
          <w:cantSplit w:val="0"/>
          <w:trHeight w:val="45"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8">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29">
            <w:pPr>
              <w:spacing w:after="0" w:lineRule="auto"/>
              <w:jc w:val="both"/>
              <w:rPr>
                <w:sz w:val="20"/>
                <w:szCs w:val="20"/>
              </w:rPr>
            </w:pPr>
            <w:r w:rsidDel="00000000" w:rsidR="00000000" w:rsidRPr="00000000">
              <w:rPr>
                <w:i w:val="1"/>
                <w:iCs w:val="1"/>
                <w:sz w:val="20"/>
                <w:szCs w:val="20"/>
                <w:rtl w:val="0"/>
              </w:rPr>
              <w:t xml:space="preserve">Ej.: Identificar parámetros y factores críticos para el desempeño de los desarrollos tecnológicos.</w:t>
            </w: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auto" w:val="clear"/>
            <w:vAlign w:val="center"/>
          </w:tcPr>
          <w:p w:rsidR="00000000" w:rsidDel="00000000" w:rsidP="00000000" w:rsidRDefault="00000000" w:rsidRPr="00000000" w14:paraId="0000092F">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6"/>
            <w:tcBorders>
              <w:left w:color="000000" w:space="0" w:sz="6" w:val="single"/>
              <w:right w:color="000000" w:space="0" w:sz="6" w:val="single"/>
            </w:tcBorders>
            <w:shd w:fill="ffffff" w:val="clear"/>
            <w:vAlign w:val="center"/>
          </w:tcPr>
          <w:p w:rsidR="00000000" w:rsidDel="00000000" w:rsidP="00000000" w:rsidRDefault="00000000" w:rsidRPr="00000000" w14:paraId="00000930">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bdd6ee" w:val="clear"/>
            <w:vAlign w:val="center"/>
          </w:tcPr>
          <w:p w:rsidR="00000000" w:rsidDel="00000000" w:rsidP="00000000" w:rsidRDefault="00000000" w:rsidRPr="00000000" w14:paraId="00000936">
            <w:pPr>
              <w:tabs>
                <w:tab w:val="left" w:leader="none" w:pos="709"/>
                <w:tab w:val="left" w:leader="none" w:pos="851"/>
              </w:tabs>
              <w:spacing w:after="0" w:lineRule="auto"/>
              <w:jc w:val="both"/>
              <w:rPr>
                <w:sz w:val="20"/>
                <w:szCs w:val="20"/>
              </w:rPr>
            </w:pPr>
            <w:r w:rsidDel="00000000" w:rsidR="00000000" w:rsidRPr="00000000">
              <w:rPr>
                <w:b w:val="1"/>
                <w:bCs w:val="1"/>
                <w:sz w:val="20"/>
                <w:szCs w:val="20"/>
                <w:rtl w:val="0"/>
              </w:rPr>
              <w:t xml:space="preserve">N°</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37">
            <w:pPr>
              <w:spacing w:after="0" w:lineRule="auto"/>
              <w:jc w:val="both"/>
              <w:rPr>
                <w:sz w:val="20"/>
                <w:szCs w:val="20"/>
              </w:rPr>
            </w:pPr>
            <w:r w:rsidDel="00000000" w:rsidR="00000000" w:rsidRPr="00000000">
              <w:rPr>
                <w:b w:val="1"/>
                <w:bCs w:val="1"/>
                <w:sz w:val="20"/>
                <w:szCs w:val="20"/>
                <w:rtl w:val="0"/>
              </w:rPr>
              <w:t xml:space="preserve">PRINCIPALES RESULTADOS (corto, mediano y largo plazo)</w:t>
            </w:r>
            <w:r w:rsidDel="00000000" w:rsidR="00000000" w:rsidRPr="00000000">
              <w:rPr>
                <w:rtl w:val="0"/>
              </w:rPr>
            </w:r>
          </w:p>
        </w:tc>
        <w:tc>
          <w:tcPr>
            <w:gridSpan w:val="3"/>
            <w:tcBorders>
              <w:left w:color="000000" w:space="0" w:sz="6" w:val="single"/>
              <w:right w:color="000000" w:space="0" w:sz="6" w:val="single"/>
            </w:tcBorders>
            <w:shd w:fill="bdd6ee" w:val="clear"/>
            <w:vAlign w:val="center"/>
          </w:tcPr>
          <w:p w:rsidR="00000000" w:rsidDel="00000000" w:rsidP="00000000" w:rsidRDefault="00000000" w:rsidRPr="00000000" w14:paraId="0000093A">
            <w:pPr>
              <w:spacing w:after="0" w:lineRule="auto"/>
              <w:jc w:val="both"/>
              <w:rPr>
                <w:sz w:val="20"/>
                <w:szCs w:val="20"/>
              </w:rPr>
            </w:pPr>
            <w:r w:rsidDel="00000000" w:rsidR="00000000" w:rsidRPr="00000000">
              <w:rPr>
                <w:b w:val="1"/>
                <w:bCs w:val="1"/>
                <w:sz w:val="20"/>
                <w:szCs w:val="20"/>
                <w:rtl w:val="0"/>
              </w:rPr>
              <w:t xml:space="preserve">INDICADORES</w:t>
            </w:r>
            <w:r w:rsidDel="00000000" w:rsidR="00000000" w:rsidRPr="00000000">
              <w:rPr>
                <w:rtl w:val="0"/>
              </w:rPr>
            </w:r>
          </w:p>
        </w:tc>
      </w:tr>
      <w:tr>
        <w:trPr>
          <w:cantSplit w:val="0"/>
          <w:trHeight w:val="108"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3D">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1</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3E">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1">
            <w:pPr>
              <w:spacing w:after="0" w:lineRule="auto"/>
              <w:jc w:val="both"/>
              <w:rPr>
                <w:sz w:val="20"/>
                <w:szCs w:val="20"/>
              </w:rPr>
            </w:pPr>
            <w:r w:rsidDel="00000000" w:rsidR="00000000" w:rsidRPr="00000000">
              <w:rPr>
                <w:rtl w:val="0"/>
              </w:rPr>
            </w:r>
          </w:p>
        </w:tc>
      </w:tr>
      <w:tr>
        <w:trPr>
          <w:cantSplit w:val="0"/>
          <w:trHeight w:val="199"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44">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2</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5">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8">
            <w:pPr>
              <w:spacing w:after="0" w:lineRule="auto"/>
              <w:jc w:val="both"/>
              <w:rPr>
                <w:sz w:val="20"/>
                <w:szCs w:val="20"/>
              </w:rPr>
            </w:pPr>
            <w:r w:rsidDel="00000000" w:rsidR="00000000" w:rsidRPr="00000000">
              <w:rPr>
                <w:rtl w:val="0"/>
              </w:rPr>
            </w:r>
          </w:p>
        </w:tc>
      </w:tr>
      <w:tr>
        <w:trPr>
          <w:cantSplit w:val="0"/>
          <w:trHeight w:val="133"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4B">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3</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C">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4F">
            <w:pPr>
              <w:spacing w:after="0" w:lineRule="auto"/>
              <w:jc w:val="both"/>
              <w:rPr>
                <w:sz w:val="20"/>
                <w:szCs w:val="20"/>
              </w:rPr>
            </w:pPr>
            <w:r w:rsidDel="00000000" w:rsidR="00000000" w:rsidRPr="00000000">
              <w:rPr>
                <w:rtl w:val="0"/>
              </w:rPr>
            </w:r>
          </w:p>
        </w:tc>
      </w:tr>
      <w:tr>
        <w:trPr>
          <w:cantSplit w:val="0"/>
          <w:trHeight w:val="344" w:hRule="atLeast"/>
          <w:tblHeader w:val="0"/>
        </w:trPr>
        <w:tc>
          <w:tcPr>
            <w:tcBorders>
              <w:left w:color="000000" w:space="0" w:sz="6" w:val="single"/>
              <w:right w:color="000000" w:space="0" w:sz="6" w:val="single"/>
            </w:tcBorders>
            <w:shd w:fill="ffffff" w:val="clear"/>
            <w:vAlign w:val="center"/>
          </w:tcPr>
          <w:p w:rsidR="00000000" w:rsidDel="00000000" w:rsidP="00000000" w:rsidRDefault="00000000" w:rsidRPr="00000000" w14:paraId="00000952">
            <w:pPr>
              <w:tabs>
                <w:tab w:val="left" w:leader="none" w:pos="709"/>
                <w:tab w:val="left" w:leader="none" w:pos="851"/>
              </w:tabs>
              <w:spacing w:after="0" w:lineRule="auto"/>
              <w:jc w:val="both"/>
              <w:rPr>
                <w:sz w:val="20"/>
                <w:szCs w:val="20"/>
              </w:rPr>
            </w:pPr>
            <w:r w:rsidDel="00000000" w:rsidR="00000000" w:rsidRPr="00000000">
              <w:rPr>
                <w:sz w:val="20"/>
                <w:szCs w:val="20"/>
                <w:rtl w:val="0"/>
              </w:rPr>
              <w:t xml:space="preserve">n</w:t>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53">
            <w:pPr>
              <w:spacing w:after="0" w:lineRule="auto"/>
              <w:jc w:val="both"/>
              <w:rPr>
                <w:sz w:val="20"/>
                <w:szCs w:val="20"/>
              </w:rPr>
            </w:pPr>
            <w:r w:rsidDel="00000000" w:rsidR="00000000" w:rsidRPr="00000000">
              <w:rPr>
                <w:rtl w:val="0"/>
              </w:rPr>
            </w:r>
          </w:p>
        </w:tc>
        <w:tc>
          <w:tcPr>
            <w:gridSpan w:val="3"/>
            <w:tcBorders>
              <w:left w:color="000000" w:space="0" w:sz="6" w:val="single"/>
              <w:right w:color="000000" w:space="0" w:sz="6" w:val="single"/>
            </w:tcBorders>
            <w:shd w:fill="ffffff" w:val="clear"/>
            <w:vAlign w:val="center"/>
          </w:tcPr>
          <w:p w:rsidR="00000000" w:rsidDel="00000000" w:rsidP="00000000" w:rsidRDefault="00000000" w:rsidRPr="00000000" w14:paraId="00000956">
            <w:pPr>
              <w:spacing w:after="0" w:lineRule="auto"/>
              <w:jc w:val="both"/>
              <w:rPr>
                <w:sz w:val="20"/>
                <w:szCs w:val="20"/>
              </w:rPr>
            </w:pPr>
            <w:r w:rsidDel="00000000" w:rsidR="00000000" w:rsidRPr="00000000">
              <w:rPr>
                <w:rtl w:val="0"/>
              </w:rPr>
            </w:r>
          </w:p>
        </w:tc>
      </w:tr>
    </w:tbl>
    <w:p w:rsidR="00000000" w:rsidDel="00000000" w:rsidP="00000000" w:rsidRDefault="00000000" w:rsidRPr="00000000" w14:paraId="00000959">
      <w:pPr>
        <w:spacing w:after="0" w:lineRule="auto"/>
        <w:ind w:left="-284" w:firstLine="0"/>
        <w:rPr/>
      </w:pPr>
      <w:r w:rsidDel="00000000" w:rsidR="00000000" w:rsidRPr="00000000">
        <w:rPr>
          <w:rtl w:val="0"/>
        </w:rPr>
      </w:r>
    </w:p>
    <w:p w:rsidR="00000000" w:rsidDel="00000000" w:rsidP="00000000" w:rsidRDefault="00000000" w:rsidRPr="00000000" w14:paraId="0000095A">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9.- REPRESENTE DE MANERA GRÁFICA LA VINCULACIÓN ENTRE LOS DISTINTOS PROYECTOS QUE CONFORMAN EL PORTAFOLIO DEL PROGRAMA </w:t>
      </w:r>
      <w:r w:rsidDel="00000000" w:rsidR="00000000" w:rsidRPr="00000000">
        <w:rPr>
          <w:i w:val="1"/>
          <w:iCs w:val="1"/>
          <w:sz w:val="20"/>
          <w:szCs w:val="20"/>
          <w:vertAlign w:val="baseline"/>
          <w:rtl w:val="0"/>
        </w:rPr>
        <w:t xml:space="preserve">(Incluyendo el proyecto de gestión y administración).</w:t>
      </w:r>
      <w:r w:rsidDel="00000000" w:rsidR="00000000" w:rsidRPr="00000000">
        <w:rPr>
          <w:rtl w:val="0"/>
        </w:rPr>
      </w:r>
    </w:p>
    <w:tbl>
      <w:tblPr>
        <w:tblStyle w:val="Table3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56" w:hRule="atLeast"/>
          <w:tblHeader w:val="0"/>
        </w:trPr>
        <w:tc>
          <w:tcPr>
            <w:vAlign w:val="top"/>
          </w:tcPr>
          <w:p w:rsidR="00000000" w:rsidDel="00000000" w:rsidP="00000000" w:rsidRDefault="00000000" w:rsidRPr="00000000" w14:paraId="000009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C">
            <w:pPr>
              <w:spacing w:after="80" w:before="40" w:lineRule="auto"/>
              <w:jc w:val="both"/>
              <w:rPr>
                <w:sz w:val="20"/>
                <w:szCs w:val="20"/>
              </w:rPr>
            </w:pPr>
            <w:r w:rsidDel="00000000" w:rsidR="00000000" w:rsidRPr="00000000">
              <w:rPr>
                <w:b w:val="1"/>
                <w:bCs w:val="1"/>
                <w:sz w:val="20"/>
                <w:szCs w:val="20"/>
                <w:rtl w:val="0"/>
              </w:rPr>
              <w:t xml:space="preserve">Lógica del portafolio.</w:t>
            </w:r>
            <w:r w:rsidDel="00000000" w:rsidR="00000000" w:rsidRPr="00000000">
              <w:rPr>
                <w:sz w:val="20"/>
                <w:szCs w:val="20"/>
                <w:rtl w:val="0"/>
              </w:rPr>
              <w:t xml:space="preserve"> El Programa organiza sus cuatro proyectos tecnológicos sobre la línea de vida de un activo inmobiliario (50 a 70 años), de modo que cada proyecto resuelve una etapa de ese ciclo y entrega al siguiente la información que hoy se pierde en cada cambio de especialista. El proyecto de gestión y administración (P0) articula el conjunto y todos los proyectos comparten una capa común de datos. De ello resultan tres tipos de vinculación: (i) </w:t>
            </w:r>
            <w:r w:rsidDel="00000000" w:rsidR="00000000" w:rsidRPr="00000000">
              <w:rPr>
                <w:b w:val="1"/>
                <w:bCs w:val="1"/>
                <w:sz w:val="20"/>
                <w:szCs w:val="20"/>
                <w:rtl w:val="0"/>
              </w:rPr>
              <w:t xml:space="preserve">secuencial</w:t>
            </w:r>
            <w:r w:rsidDel="00000000" w:rsidR="00000000" w:rsidRPr="00000000">
              <w:rPr>
                <w:sz w:val="20"/>
                <w:szCs w:val="20"/>
                <w:rtl w:val="0"/>
              </w:rPr>
              <w:t xml:space="preserve">, el producto de un proyecto es insumo del siguiente; (ii) </w:t>
            </w:r>
            <w:r w:rsidDel="00000000" w:rsidR="00000000" w:rsidRPr="00000000">
              <w:rPr>
                <w:b w:val="1"/>
                <w:bCs w:val="1"/>
                <w:sz w:val="20"/>
                <w:szCs w:val="20"/>
                <w:rtl w:val="0"/>
              </w:rPr>
              <w:t xml:space="preserve">de retroalimentación</w:t>
            </w:r>
            <w:r w:rsidDel="00000000" w:rsidR="00000000" w:rsidRPr="00000000">
              <w:rPr>
                <w:sz w:val="20"/>
                <w:szCs w:val="20"/>
                <w:rtl w:val="0"/>
              </w:rPr>
              <w:t xml:space="preserve">, los datos reales de construcción y operación re-entrenan los modelos de las etapas tempranas; y (iii) </w:t>
            </w:r>
            <w:r w:rsidDel="00000000" w:rsidR="00000000" w:rsidRPr="00000000">
              <w:rPr>
                <w:b w:val="1"/>
                <w:bCs w:val="1"/>
                <w:sz w:val="20"/>
                <w:szCs w:val="20"/>
                <w:rtl w:val="0"/>
              </w:rPr>
              <w:t xml:space="preserve">transversal</w:t>
            </w:r>
            <w:r w:rsidDel="00000000" w:rsidR="00000000" w:rsidRPr="00000000">
              <w:rPr>
                <w:sz w:val="20"/>
                <w:szCs w:val="20"/>
                <w:rtl w:val="0"/>
              </w:rPr>
              <w:t xml:space="preserve">, servicios comunes de gestión, gobernanza, propiedad intelectual, calidad, difusión y medición de impacto, sobre un único modelo de datos.</w:t>
            </w:r>
          </w:p>
          <w:p w:rsidR="00000000" w:rsidDel="00000000" w:rsidP="00000000" w:rsidRDefault="00000000" w:rsidRPr="00000000" w14:paraId="0000095D">
            <w:pPr>
              <w:spacing w:after="40" w:before="80" w:lineRule="auto"/>
              <w:jc w:val="center"/>
              <w:rPr>
                <w:sz w:val="20"/>
                <w:szCs w:val="20"/>
              </w:rPr>
            </w:pPr>
            <w:r w:rsidDel="00000000" w:rsidR="00000000" w:rsidRPr="00000000">
              <w:rPr>
                <w:sz w:val="20"/>
                <w:szCs w:val="20"/>
              </w:rPr>
              <w:drawing>
                <wp:inline distB="114300" distT="114300" distL="114300" distR="114300">
                  <wp:extent cx="6172200" cy="44958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172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95E">
            <w:pPr>
              <w:jc w:val="center"/>
              <w:rPr>
                <w:i w:val="1"/>
                <w:iCs w:val="1"/>
                <w:sz w:val="17"/>
                <w:szCs w:val="17"/>
              </w:rPr>
            </w:pPr>
            <w:r w:rsidDel="00000000" w:rsidR="00000000" w:rsidRPr="00000000">
              <w:rPr>
                <w:i w:val="1"/>
                <w:iCs w:val="1"/>
                <w:sz w:val="17"/>
                <w:szCs w:val="17"/>
                <w:rtl w:val="0"/>
              </w:rPr>
              <w:t xml:space="preserve">Figura 1. Vinculación entre los proyectos del portafolio (P0–P4), la capa común de datos y las etapas del Programa. Los números identifican los vínculos descritos en la Tabla 1.</w:t>
            </w:r>
          </w:p>
          <w:p w:rsidR="00000000" w:rsidDel="00000000" w:rsidP="00000000" w:rsidRDefault="00000000" w:rsidRPr="00000000" w14:paraId="0000095F">
            <w:pPr>
              <w:spacing w:after="40" w:before="120" w:lineRule="auto"/>
              <w:rPr>
                <w:i w:val="1"/>
                <w:iCs w:val="1"/>
                <w:sz w:val="17"/>
                <w:szCs w:val="17"/>
              </w:rPr>
            </w:pPr>
            <w:r w:rsidDel="00000000" w:rsidR="00000000" w:rsidRPr="00000000">
              <w:rPr>
                <w:i w:val="1"/>
                <w:iCs w:val="1"/>
                <w:sz w:val="17"/>
                <w:szCs w:val="17"/>
                <w:rtl w:val="0"/>
              </w:rPr>
              <w:t xml:space="preserve">Tabla 1. Vínculos, información transferida y sinergias entre los proyectos del portafolio</w:t>
            </w:r>
          </w:p>
          <w:tbl>
            <w:tblPr>
              <w:tblStyle w:val="Table39"/>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1650"/>
              <w:gridCol w:w="4290"/>
              <w:gridCol w:w="3195"/>
              <w:tblGridChange w:id="0">
                <w:tblGrid>
                  <w:gridCol w:w="510"/>
                  <w:gridCol w:w="1650"/>
                  <w:gridCol w:w="4290"/>
                  <w:gridCol w:w="319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60">
                  <w:pPr>
                    <w:spacing w:after="20" w:lineRule="auto"/>
                    <w:jc w:val="center"/>
                    <w:rPr>
                      <w:b w:val="1"/>
                      <w:bCs w:val="1"/>
                      <w:sz w:val="17"/>
                      <w:szCs w:val="17"/>
                    </w:rPr>
                  </w:pPr>
                  <w:r w:rsidDel="00000000" w:rsidR="00000000" w:rsidRPr="00000000">
                    <w:rPr>
                      <w:b w:val="1"/>
                      <w:bCs w:val="1"/>
                      <w:sz w:val="17"/>
                      <w:szCs w:val="17"/>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61">
                  <w:pPr>
                    <w:spacing w:after="20" w:lineRule="auto"/>
                    <w:jc w:val="center"/>
                    <w:rPr>
                      <w:b w:val="1"/>
                      <w:bCs w:val="1"/>
                      <w:sz w:val="17"/>
                      <w:szCs w:val="17"/>
                    </w:rPr>
                  </w:pPr>
                  <w:r w:rsidDel="00000000" w:rsidR="00000000" w:rsidRPr="00000000">
                    <w:rPr>
                      <w:b w:val="1"/>
                      <w:bCs w:val="1"/>
                      <w:sz w:val="17"/>
                      <w:szCs w:val="17"/>
                      <w:rtl w:val="0"/>
                    </w:rPr>
                    <w:t xml:space="preserve">Vínculo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62">
                  <w:pPr>
                    <w:spacing w:after="20" w:lineRule="auto"/>
                    <w:jc w:val="center"/>
                    <w:rPr>
                      <w:b w:val="1"/>
                      <w:bCs w:val="1"/>
                      <w:sz w:val="17"/>
                      <w:szCs w:val="17"/>
                    </w:rPr>
                  </w:pPr>
                  <w:r w:rsidDel="00000000" w:rsidR="00000000" w:rsidRPr="00000000">
                    <w:rPr>
                      <w:b w:val="1"/>
                      <w:bCs w:val="1"/>
                      <w:sz w:val="17"/>
                      <w:szCs w:val="17"/>
                      <w:rtl w:val="0"/>
                    </w:rPr>
                    <w:t xml:space="preserve">Qué se transfiere</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63">
                  <w:pPr>
                    <w:spacing w:after="20" w:lineRule="auto"/>
                    <w:jc w:val="center"/>
                    <w:rPr>
                      <w:b w:val="1"/>
                      <w:bCs w:val="1"/>
                      <w:sz w:val="17"/>
                      <w:szCs w:val="17"/>
                    </w:rPr>
                  </w:pPr>
                  <w:r w:rsidDel="00000000" w:rsidR="00000000" w:rsidRPr="00000000">
                    <w:rPr>
                      <w:b w:val="1"/>
                      <w:bCs w:val="1"/>
                      <w:sz w:val="17"/>
                      <w:szCs w:val="17"/>
                      <w:rtl w:val="0"/>
                    </w:rPr>
                    <w:t xml:space="preserve">Sinergia para el portafolio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4">
                  <w:pPr>
                    <w:spacing w:after="20" w:lineRule="auto"/>
                    <w:jc w:val="center"/>
                    <w:rPr>
                      <w:sz w:val="17"/>
                      <w:szCs w:val="17"/>
                    </w:rPr>
                  </w:pPr>
                  <w:r w:rsidDel="00000000" w:rsidR="00000000" w:rsidRPr="00000000">
                    <w:rPr>
                      <w:sz w:val="17"/>
                      <w:szCs w:val="17"/>
                      <w:rtl w:val="0"/>
                    </w:rPr>
                    <w:t xml:space="preserve">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5">
                  <w:pPr>
                    <w:spacing w:after="20" w:lineRule="auto"/>
                    <w:rPr>
                      <w:sz w:val="17"/>
                      <w:szCs w:val="17"/>
                    </w:rPr>
                  </w:pPr>
                  <w:r w:rsidDel="00000000" w:rsidR="00000000" w:rsidRPr="00000000">
                    <w:rPr>
                      <w:sz w:val="17"/>
                      <w:szCs w:val="17"/>
                      <w:rtl w:val="0"/>
                    </w:rPr>
                    <w:t xml:space="preserve">P0 → P1, P2, P3 y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6">
                  <w:pPr>
                    <w:spacing w:after="20" w:lineRule="auto"/>
                    <w:rPr>
                      <w:sz w:val="17"/>
                      <w:szCs w:val="17"/>
                    </w:rPr>
                  </w:pPr>
                  <w:r w:rsidDel="00000000" w:rsidR="00000000" w:rsidRPr="00000000">
                    <w:rPr>
                      <w:sz w:val="17"/>
                      <w:szCs w:val="17"/>
                      <w:rtl w:val="0"/>
                    </w:rPr>
                    <w:t xml:space="preserve">Planificación y control por hitos; directrices del Consejo Estratégico y supervisión del Consejo Técnico; política de PI, gobernanza de datos y sistema de gestión de calidad; vigilancia tecnológica; difusión; medición de impacto.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7">
                  <w:pPr>
                    <w:spacing w:after="20" w:lineRule="auto"/>
                    <w:rPr>
                      <w:sz w:val="17"/>
                      <w:szCs w:val="17"/>
                    </w:rPr>
                  </w:pPr>
                  <w:r w:rsidDel="00000000" w:rsidR="00000000" w:rsidRPr="00000000">
                    <w:rPr>
                      <w:sz w:val="17"/>
                      <w:szCs w:val="17"/>
                      <w:rtl w:val="0"/>
                    </w:rPr>
                    <w:t xml:space="preserve">Economías de escala y de ámbito: un equipo de gestión, un repositorio, un marco ético y de datos y un plan de difusión para los cuatro desarrollos; decisiones stage-gate con visión de portafolio.</w:t>
                  </w:r>
                </w:p>
              </w:tc>
            </w:tr>
            <w:tr>
              <w:trPr>
                <w:cantSplit w:val="0"/>
                <w:trHeight w:val="99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8">
                  <w:pPr>
                    <w:spacing w:after="20"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9">
                  <w:pPr>
                    <w:spacing w:after="20" w:lineRule="auto"/>
                    <w:rPr>
                      <w:sz w:val="17"/>
                      <w:szCs w:val="17"/>
                    </w:rPr>
                  </w:pPr>
                  <w:r w:rsidDel="00000000" w:rsidR="00000000" w:rsidRPr="00000000">
                    <w:rPr>
                      <w:sz w:val="17"/>
                      <w:szCs w:val="17"/>
                      <w:rtl w:val="0"/>
                    </w:rPr>
                    <w:t xml:space="preserve">P1 → 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A">
                  <w:pPr>
                    <w:spacing w:after="20" w:lineRule="auto"/>
                    <w:rPr>
                      <w:sz w:val="17"/>
                      <w:szCs w:val="17"/>
                    </w:rPr>
                  </w:pPr>
                  <w:r w:rsidDel="00000000" w:rsidR="00000000" w:rsidRPr="00000000">
                    <w:rPr>
                      <w:sz w:val="17"/>
                      <w:szCs w:val="17"/>
                      <w:rtl w:val="0"/>
                    </w:rPr>
                    <w:t xml:space="preserve">Terreno o idea de proyecto evaluado: zona y normativa aplicable (PRC, PRI, OGUC), cabida y envolvente, estudios requeridos con plazo y costo estimados, rentabilidad (“checklist con fecha”) y bases del anteproyecto.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B">
                  <w:pPr>
                    <w:spacing w:after="20" w:lineRule="auto"/>
                    <w:rPr>
                      <w:sz w:val="17"/>
                      <w:szCs w:val="17"/>
                    </w:rPr>
                  </w:pPr>
                  <w:r w:rsidDel="00000000" w:rsidR="00000000" w:rsidRPr="00000000">
                    <w:rPr>
                      <w:sz w:val="17"/>
                      <w:szCs w:val="17"/>
                      <w:rtl w:val="0"/>
                    </w:rPr>
                    <w:t xml:space="preserve">P2 parte de un anteproyecto con certeza normativa y económica: evita rediseños, acota el espacio de optimización y acorta la sub-etapa de diseño.</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C">
                  <w:pPr>
                    <w:spacing w:after="20"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D">
                  <w:pPr>
                    <w:spacing w:after="20" w:lineRule="auto"/>
                    <w:rPr>
                      <w:sz w:val="17"/>
                      <w:szCs w:val="17"/>
                    </w:rPr>
                  </w:pPr>
                  <w:r w:rsidDel="00000000" w:rsidR="00000000" w:rsidRPr="00000000">
                    <w:rPr>
                      <w:sz w:val="17"/>
                      <w:szCs w:val="17"/>
                      <w:rtl w:val="0"/>
                    </w:rPr>
                    <w:t xml:space="preserve">P2 →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E">
                  <w:pPr>
                    <w:spacing w:after="20" w:lineRule="auto"/>
                    <w:rPr>
                      <w:sz w:val="17"/>
                      <w:szCs w:val="17"/>
                    </w:rPr>
                  </w:pPr>
                  <w:r w:rsidDel="00000000" w:rsidR="00000000" w:rsidRPr="00000000">
                    <w:rPr>
                      <w:sz w:val="17"/>
                      <w:szCs w:val="17"/>
                      <w:rtl w:val="0"/>
                    </w:rPr>
                    <w:t xml:space="preserve">Proyecto optimizado (modelo BIM/IFC), presupuesto CAPEX, programa de obra, especificaciones técnicas y metas de consumo de agua, energía y residuos.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6F">
                  <w:pPr>
                    <w:spacing w:after="20" w:lineRule="auto"/>
                    <w:rPr>
                      <w:sz w:val="17"/>
                      <w:szCs w:val="17"/>
                    </w:rPr>
                  </w:pPr>
                  <w:r w:rsidDel="00000000" w:rsidR="00000000" w:rsidRPr="00000000">
                    <w:rPr>
                      <w:sz w:val="17"/>
                      <w:szCs w:val="17"/>
                      <w:rtl w:val="0"/>
                    </w:rPr>
                    <w:t xml:space="preserve">La “Zapatilla” recibe información estructurada en el modelo de datos común, lo que reduce reprocesos de coordinación entre especialidades y el reingreso manual de datos.</w:t>
                  </w:r>
                </w:p>
              </w:tc>
            </w:tr>
            <w:tr>
              <w:trPr>
                <w:cantSplit w:val="0"/>
                <w:trHeight w:val="7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0">
                  <w:pPr>
                    <w:spacing w:after="20"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1">
                  <w:pPr>
                    <w:spacing w:after="20" w:lineRule="auto"/>
                    <w:rPr>
                      <w:sz w:val="17"/>
                      <w:szCs w:val="17"/>
                    </w:rPr>
                  </w:pPr>
                  <w:r w:rsidDel="00000000" w:rsidR="00000000" w:rsidRPr="00000000">
                    <w:rPr>
                      <w:sz w:val="17"/>
                      <w:szCs w:val="17"/>
                      <w:rtl w:val="0"/>
                    </w:rPr>
                    <w:t xml:space="preserve">P3 →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2">
                  <w:pPr>
                    <w:spacing w:after="20" w:lineRule="auto"/>
                    <w:rPr>
                      <w:sz w:val="17"/>
                      <w:szCs w:val="17"/>
                    </w:rPr>
                  </w:pPr>
                  <w:r w:rsidDel="00000000" w:rsidR="00000000" w:rsidRPr="00000000">
                    <w:rPr>
                      <w:sz w:val="17"/>
                      <w:szCs w:val="17"/>
                      <w:rtl w:val="0"/>
                    </w:rPr>
                    <w:t xml:space="preserve">Registro as-built: equipos e instalaciones, fichas técnicas, garantías, no conformidades, postventa y libro de obra integrados.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3">
                  <w:pPr>
                    <w:spacing w:after="20" w:lineRule="auto"/>
                    <w:rPr>
                      <w:sz w:val="17"/>
                      <w:szCs w:val="17"/>
                    </w:rPr>
                  </w:pPr>
                  <w:r w:rsidDel="00000000" w:rsidR="00000000" w:rsidRPr="00000000">
                    <w:rPr>
                      <w:sz w:val="17"/>
                      <w:szCs w:val="17"/>
                      <w:rtl w:val="0"/>
                    </w:rPr>
                    <w:t xml:space="preserve">P4 inicia la operación con la memoria técnica del activo; sin ese dato el mantenimiento predictivo actúa “a ciegas”.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4">
                  <w:pPr>
                    <w:spacing w:after="20"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5">
                  <w:pPr>
                    <w:spacing w:after="20" w:lineRule="auto"/>
                    <w:rPr>
                      <w:sz w:val="17"/>
                      <w:szCs w:val="17"/>
                    </w:rPr>
                  </w:pPr>
                  <w:r w:rsidDel="00000000" w:rsidR="00000000" w:rsidRPr="00000000">
                    <w:rPr>
                      <w:sz w:val="17"/>
                      <w:szCs w:val="17"/>
                      <w:rtl w:val="0"/>
                    </w:rPr>
                    <w:t xml:space="preserve">P3 → P1 (retroalimentación)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6">
                  <w:pPr>
                    <w:spacing w:after="20" w:lineRule="auto"/>
                    <w:rPr>
                      <w:sz w:val="17"/>
                      <w:szCs w:val="17"/>
                    </w:rPr>
                  </w:pPr>
                  <w:r w:rsidDel="00000000" w:rsidR="00000000" w:rsidRPr="00000000">
                    <w:rPr>
                      <w:sz w:val="17"/>
                      <w:szCs w:val="17"/>
                      <w:rtl w:val="0"/>
                    </w:rPr>
                    <w:t xml:space="preserve">Plazos reales de tramitación, estudios y obra por comuna, organismo y tipología de proyecto.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7">
                  <w:pPr>
                    <w:spacing w:after="20" w:lineRule="auto"/>
                    <w:rPr>
                      <w:sz w:val="17"/>
                      <w:szCs w:val="17"/>
                    </w:rPr>
                  </w:pPr>
                  <w:r w:rsidDel="00000000" w:rsidR="00000000" w:rsidRPr="00000000">
                    <w:rPr>
                      <w:sz w:val="17"/>
                      <w:szCs w:val="17"/>
                      <w:rtl w:val="0"/>
                    </w:rPr>
                    <w:t xml:space="preserve">Re-entrena el predictor de plazos y costos de P1 con datos observados y mejora su precisión en cada ciclo.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8">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9">
                  <w:pPr>
                    <w:spacing w:after="20" w:lineRule="auto"/>
                    <w:rPr>
                      <w:sz w:val="17"/>
                      <w:szCs w:val="17"/>
                    </w:rPr>
                  </w:pPr>
                  <w:r w:rsidDel="00000000" w:rsidR="00000000" w:rsidRPr="00000000">
                    <w:rPr>
                      <w:sz w:val="17"/>
                      <w:szCs w:val="17"/>
                      <w:rtl w:val="0"/>
                    </w:rPr>
                    <w:t xml:space="preserve">P4 → P1 y P2 (retroalimentación)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A">
                  <w:pPr>
                    <w:spacing w:after="20" w:lineRule="auto"/>
                    <w:rPr>
                      <w:sz w:val="17"/>
                      <w:szCs w:val="17"/>
                    </w:rPr>
                  </w:pPr>
                  <w:r w:rsidDel="00000000" w:rsidR="00000000" w:rsidRPr="00000000">
                    <w:rPr>
                      <w:sz w:val="17"/>
                      <w:szCs w:val="17"/>
                      <w:rtl w:val="0"/>
                    </w:rPr>
                    <w:t xml:space="preserve">OPEX real, consumos de agua y energía, frecuencia y costo de fallas por componente.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B">
                  <w:pPr>
                    <w:spacing w:after="20" w:lineRule="auto"/>
                    <w:rPr>
                      <w:sz w:val="17"/>
                      <w:szCs w:val="17"/>
                    </w:rPr>
                  </w:pPr>
                  <w:r w:rsidDel="00000000" w:rsidR="00000000" w:rsidRPr="00000000">
                    <w:rPr>
                      <w:sz w:val="17"/>
                      <w:szCs w:val="17"/>
                      <w:rtl w:val="0"/>
                    </w:rPr>
                    <w:t xml:space="preserve">Mejora la optimización CAPEX/OPEX de nuevos diseños (P2) y la evaluación de rentabilidad de nuevos terrenos (P1): se cierra el ciclo de vida.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C">
                  <w:pPr>
                    <w:spacing w:after="20"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D">
                  <w:pPr>
                    <w:spacing w:after="20" w:lineRule="auto"/>
                    <w:rPr>
                      <w:sz w:val="17"/>
                      <w:szCs w:val="17"/>
                    </w:rPr>
                  </w:pPr>
                  <w:r w:rsidDel="00000000" w:rsidR="00000000" w:rsidRPr="00000000">
                    <w:rPr>
                      <w:sz w:val="17"/>
                      <w:szCs w:val="17"/>
                      <w:rtl w:val="0"/>
                    </w:rPr>
                    <w:t xml:space="preserve">Capa común de datos (P1–P4)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E">
                  <w:pPr>
                    <w:spacing w:after="20" w:lineRule="auto"/>
                    <w:rPr>
                      <w:sz w:val="17"/>
                      <w:szCs w:val="17"/>
                    </w:rPr>
                  </w:pPr>
                  <w:r w:rsidDel="00000000" w:rsidR="00000000" w:rsidRPr="00000000">
                    <w:rPr>
                      <w:sz w:val="17"/>
                      <w:szCs w:val="17"/>
                      <w:rtl w:val="0"/>
                    </w:rPr>
                    <w:t xml:space="preserve">Modelo de datos común basado en estándares abiertos (IFC/ISO 16739, ISO 19650, GeoJSON/OGC), diccionario de datos, API, identificador único del activo (p. ej., ROL SII) y servicios de MLOps.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97F">
                  <w:pPr>
                    <w:spacing w:after="20" w:lineRule="auto"/>
                    <w:rPr>
                      <w:sz w:val="17"/>
                      <w:szCs w:val="17"/>
                    </w:rPr>
                  </w:pPr>
                  <w:r w:rsidDel="00000000" w:rsidR="00000000" w:rsidRPr="00000000">
                    <w:rPr>
                      <w:sz w:val="17"/>
                      <w:szCs w:val="17"/>
                      <w:rtl w:val="0"/>
                    </w:rPr>
                    <w:t xml:space="preserve">Evita que los desarrollos del propio Programa se conviertan en nuevos silos y habilita el producto integrado “Bitácora del activo”, comercializable por módulos o como suite.</w:t>
                  </w:r>
                </w:p>
              </w:tc>
            </w:tr>
          </w:tbl>
          <w:p w:rsidR="00000000" w:rsidDel="00000000" w:rsidP="00000000" w:rsidRDefault="00000000" w:rsidRPr="00000000" w14:paraId="00000980">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981">
            <w:pPr>
              <w:spacing w:after="80" w:before="80" w:lineRule="auto"/>
              <w:jc w:val="both"/>
              <w:rPr>
                <w:sz w:val="20"/>
                <w:szCs w:val="20"/>
              </w:rPr>
            </w:pPr>
            <w:r w:rsidDel="00000000" w:rsidR="00000000" w:rsidRPr="00000000">
              <w:rPr>
                <w:b w:val="1"/>
                <w:bCs w:val="1"/>
                <w:sz w:val="20"/>
                <w:szCs w:val="20"/>
                <w:rtl w:val="0"/>
              </w:rPr>
              <w:t xml:space="preserve">Ruta crítica y etapas.</w:t>
            </w:r>
            <w:r w:rsidDel="00000000" w:rsidR="00000000" w:rsidRPr="00000000">
              <w:rPr>
                <w:sz w:val="20"/>
                <w:szCs w:val="20"/>
                <w:rtl w:val="0"/>
              </w:rPr>
              <w:t xml:space="preserve"> La ruta crítica del portafolio es: especificación v1 de la capa común de datos </w:t>
            </w:r>
          </w:p>
          <w:p w:rsidR="00000000" w:rsidDel="00000000" w:rsidP="00000000" w:rsidRDefault="00000000" w:rsidRPr="00000000" w14:paraId="00000982">
            <w:pPr>
              <w:spacing w:after="80" w:before="80" w:lineRule="auto"/>
              <w:jc w:val="both"/>
              <w:rPr>
                <w:sz w:val="20"/>
                <w:szCs w:val="20"/>
              </w:rPr>
            </w:pPr>
            <w:r w:rsidDel="00000000" w:rsidR="00000000" w:rsidRPr="00000000">
              <w:rPr>
                <w:sz w:val="20"/>
                <w:szCs w:val="20"/>
                <w:rtl w:val="0"/>
              </w:rPr>
              <w:t xml:space="preserve">→ P1 beta con predictor de plazos y costos en usuarios piloto y lanzamiento comercial </w:t>
            </w:r>
          </w:p>
          <w:p w:rsidR="00000000" w:rsidDel="00000000" w:rsidP="00000000" w:rsidRDefault="00000000" w:rsidRPr="00000000" w14:paraId="00000983">
            <w:pPr>
              <w:spacing w:after="80" w:before="80" w:lineRule="auto"/>
              <w:jc w:val="both"/>
              <w:rPr>
                <w:sz w:val="20"/>
                <w:szCs w:val="20"/>
              </w:rPr>
            </w:pPr>
            <w:r w:rsidDel="00000000" w:rsidR="00000000" w:rsidRPr="00000000">
              <w:rPr>
                <w:sz w:val="20"/>
                <w:szCs w:val="20"/>
                <w:rtl w:val="0"/>
              </w:rPr>
              <w:t xml:space="preserve">→ P2 y P3 integrados en obras piloto </w:t>
            </w:r>
          </w:p>
          <w:p w:rsidR="00000000" w:rsidDel="00000000" w:rsidP="00000000" w:rsidRDefault="00000000" w:rsidRPr="00000000" w14:paraId="00000984">
            <w:pPr>
              <w:spacing w:after="80" w:before="80" w:lineRule="auto"/>
              <w:jc w:val="both"/>
              <w:rPr>
                <w:sz w:val="20"/>
                <w:szCs w:val="20"/>
              </w:rPr>
            </w:pPr>
            <w:r w:rsidDel="00000000" w:rsidR="00000000" w:rsidRPr="00000000">
              <w:rPr>
                <w:sz w:val="20"/>
                <w:szCs w:val="20"/>
                <w:rtl w:val="0"/>
              </w:rPr>
              <w:t xml:space="preserve">→ P4 operando sobre datos as-built en activos piloto. </w:t>
            </w:r>
          </w:p>
          <w:p w:rsidR="00000000" w:rsidDel="00000000" w:rsidP="00000000" w:rsidRDefault="00000000" w:rsidRPr="00000000" w14:paraId="00000985">
            <w:pPr>
              <w:spacing w:after="80" w:before="80" w:lineRule="auto"/>
              <w:jc w:val="both"/>
              <w:rPr>
                <w:sz w:val="20"/>
                <w:szCs w:val="20"/>
              </w:rPr>
            </w:pPr>
            <w:r w:rsidDel="00000000" w:rsidR="00000000" w:rsidRPr="00000000">
              <w:rPr>
                <w:rtl w:val="0"/>
              </w:rPr>
            </w:r>
          </w:p>
          <w:p w:rsidR="00000000" w:rsidDel="00000000" w:rsidP="00000000" w:rsidRDefault="00000000" w:rsidRPr="00000000" w14:paraId="00000986">
            <w:pPr>
              <w:spacing w:after="80" w:before="80" w:lineRule="auto"/>
              <w:jc w:val="both"/>
              <w:rPr>
                <w:sz w:val="20"/>
                <w:szCs w:val="20"/>
              </w:rPr>
            </w:pPr>
            <w:r w:rsidDel="00000000" w:rsidR="00000000" w:rsidRPr="00000000">
              <w:rPr>
                <w:sz w:val="20"/>
                <w:szCs w:val="20"/>
                <w:rtl w:val="0"/>
              </w:rPr>
              <w:t xml:space="preserve">En la </w:t>
            </w:r>
            <w:r w:rsidDel="00000000" w:rsidR="00000000" w:rsidRPr="00000000">
              <w:rPr>
                <w:b w:val="1"/>
                <w:bCs w:val="1"/>
                <w:sz w:val="20"/>
                <w:szCs w:val="20"/>
                <w:rtl w:val="0"/>
              </w:rPr>
              <w:t xml:space="preserve">Etapa 1 del Programa (meses 1–36)</w:t>
            </w:r>
            <w:r w:rsidDel="00000000" w:rsidR="00000000" w:rsidRPr="00000000">
              <w:rPr>
                <w:sz w:val="20"/>
                <w:szCs w:val="20"/>
                <w:rtl w:val="0"/>
              </w:rPr>
              <w:t xml:space="preserve"> los cuatro proyectos desarrollan, integran y pilotean sus soluciones en entorno operacional real, con P1 como proyecto ancla, pues hereda la plataforma “Terrenos DS49” que DTE ya opera en producción. En la </w:t>
            </w:r>
            <w:r w:rsidDel="00000000" w:rsidR="00000000" w:rsidRPr="00000000">
              <w:rPr>
                <w:b w:val="1"/>
                <w:bCs w:val="1"/>
                <w:sz w:val="20"/>
                <w:szCs w:val="20"/>
                <w:rtl w:val="0"/>
              </w:rPr>
              <w:t xml:space="preserve">Etapa 2 (meses 37–60)</w:t>
            </w:r>
            <w:r w:rsidDel="00000000" w:rsidR="00000000" w:rsidRPr="00000000">
              <w:rPr>
                <w:sz w:val="20"/>
                <w:szCs w:val="20"/>
                <w:rtl w:val="0"/>
              </w:rPr>
              <w:t xml:space="preserve"> los desarrollos se empaquetan, escalan comercialmente a nuevas tipologías y regiones y se transfieren al sector. El paso entre etapas se decide con el informe de continuidad, sobre la base de los resultados verificados por el Consejo Técnico.</w:t>
            </w:r>
          </w:p>
          <w:p w:rsidR="00000000" w:rsidDel="00000000" w:rsidP="00000000" w:rsidRDefault="00000000" w:rsidRPr="00000000" w14:paraId="000009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59.52755905511651" w:firstLine="0"/>
              <w:jc w:val="both"/>
              <w:rPr>
                <w:sz w:val="20"/>
                <w:szCs w:val="20"/>
              </w:rPr>
            </w:pPr>
            <w:r w:rsidDel="00000000" w:rsidR="00000000" w:rsidRPr="00000000">
              <w:rPr>
                <w:b w:val="1"/>
                <w:bCs w:val="1"/>
                <w:sz w:val="20"/>
                <w:szCs w:val="20"/>
                <w:rtl w:val="0"/>
              </w:rPr>
              <w:t xml:space="preserve">Sinergias externas.</w:t>
            </w:r>
            <w:r w:rsidDel="00000000" w:rsidR="00000000" w:rsidRPr="00000000">
              <w:rPr>
                <w:sz w:val="20"/>
                <w:szCs w:val="20"/>
                <w:rtl w:val="0"/>
              </w:rPr>
              <w:t xml:space="preserve"> El portafolio se conecta con iniciativas existentes para no duplicar esfuerzos: con la revisión automatizada de permisos (REVI) y DOM en Línea al cierre de la pre-inversión; con la metodología BIM impulsada por Planbim y el Estándar BIM para Proyectos Públicos en diseño y construcción; con la coordinación entre especialidades (RITMO) en obra; y con las capacidades nacionales de IA (CENIA) y de normalización (INN). La Política Nacional de Inteligencia Artificial y la hoja de ruta Transforma Construye 2025 orientan sus prioridades. </w:t>
            </w:r>
          </w:p>
          <w:p w:rsidR="00000000" w:rsidDel="00000000" w:rsidP="00000000" w:rsidRDefault="00000000" w:rsidRPr="00000000" w14:paraId="000009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73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8B">
      <w:pPr>
        <w:spacing w:after="0" w:lineRule="auto"/>
        <w:rPr>
          <w:vertAlign w:val="baseline"/>
        </w:rPr>
      </w:pPr>
      <w:r w:rsidDel="00000000" w:rsidR="00000000" w:rsidRPr="00000000">
        <w:rPr>
          <w:rtl w:val="0"/>
        </w:rPr>
      </w:r>
    </w:p>
    <w:p w:rsidR="00000000" w:rsidDel="00000000" w:rsidP="00000000" w:rsidRDefault="00000000" w:rsidRPr="00000000" w14:paraId="0000098C">
      <w:pPr>
        <w:spacing w:after="0" w:lineRule="auto"/>
        <w:ind w:left="-284" w:right="-141" w:firstLine="0"/>
        <w:jc w:val="both"/>
        <w:rPr>
          <w:b w:val="0"/>
          <w:bCs w:val="0"/>
          <w:i w:val="0"/>
          <w:iCs w:val="0"/>
          <w:vertAlign w:val="baseline"/>
        </w:rPr>
      </w:pPr>
      <w:r w:rsidDel="00000000" w:rsidR="00000000" w:rsidRPr="00000000">
        <w:rPr>
          <w:b w:val="1"/>
          <w:bCs w:val="1"/>
          <w:vertAlign w:val="baseline"/>
          <w:rtl w:val="0"/>
        </w:rPr>
        <w:t xml:space="preserve">10.- REPRESENTE DE MANERA GRÁFICA LA VINCULACIÓN ENTRE LOS DISTINTOS PARTICIPANTES DEL PRO</w:t>
      </w:r>
      <w:sdt>
        <w:sdtPr>
          <w:id w:val="-821580888"/>
          <w:tag w:val="goog_rdk_387"/>
        </w:sdtPr>
        <w:sdtContent>
          <w:commentRangeStart w:id="34"/>
        </w:sdtContent>
      </w:sdt>
      <w:r w:rsidDel="00000000" w:rsidR="00000000" w:rsidRPr="00000000">
        <w:rPr>
          <w:b w:val="1"/>
          <w:bCs w:val="1"/>
          <w:vertAlign w:val="baseline"/>
          <w:rtl w:val="0"/>
        </w:rPr>
        <w:t xml:space="preserve">GRA</w:t>
      </w:r>
      <w:commentRangeEnd w:id="34"/>
      <w:r w:rsidDel="00000000" w:rsidR="00000000" w:rsidRPr="00000000">
        <w:commentReference w:id="34"/>
      </w:r>
      <w:r w:rsidDel="00000000" w:rsidR="00000000" w:rsidRPr="00000000">
        <w:rPr>
          <w:b w:val="1"/>
          <w:bCs w:val="1"/>
          <w:vertAlign w:val="baseline"/>
          <w:rtl w:val="0"/>
        </w:rPr>
        <w:t xml:space="preserve">MA</w:t>
      </w:r>
      <w:r w:rsidDel="00000000" w:rsidR="00000000" w:rsidRPr="00000000">
        <w:rPr>
          <w:b w:val="1"/>
          <w:bCs w:val="1"/>
          <w:i w:val="1"/>
          <w:iCs w:val="1"/>
          <w:vertAlign w:val="baseline"/>
          <w:rtl w:val="0"/>
        </w:rPr>
        <w:t xml:space="preserve"> </w:t>
      </w:r>
      <w:r w:rsidDel="00000000" w:rsidR="00000000" w:rsidRPr="00000000">
        <w:rPr>
          <w:rtl w:val="0"/>
        </w:rPr>
      </w:r>
    </w:p>
    <w:tbl>
      <w:tblPr>
        <w:tblStyle w:val="Table40"/>
        <w:tblW w:w="9928.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8"/>
        <w:tblGridChange w:id="0">
          <w:tblGrid>
            <w:gridCol w:w="9928"/>
          </w:tblGrid>
        </w:tblGridChange>
      </w:tblGrid>
      <w:tr>
        <w:trPr>
          <w:cantSplit w:val="0"/>
          <w:trHeight w:val="720" w:hRule="atLeast"/>
          <w:tblHeader w:val="0"/>
        </w:trPr>
        <w:tc>
          <w:tcPr>
            <w:vAlign w:val="top"/>
          </w:tcPr>
          <w:p w:rsidR="00000000" w:rsidDel="00000000" w:rsidP="00000000" w:rsidRDefault="00000000" w:rsidRPr="00000000" w14:paraId="000009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PROPUESTA DE TRANSFERENCIA TECNOLÓGICA, MODELO DE NEGOCIOS Y ESCALAMIENTO COMERCIAL</w:t>
      </w:r>
    </w:p>
    <w:tbl>
      <w:tblPr>
        <w:tblStyle w:val="Table4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8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4">
            <w:pPr>
              <w:spacing w:after="0" w:lineRule="auto"/>
              <w:ind w:left="0" w:firstLine="0"/>
              <w:jc w:val="both"/>
              <w:rPr>
                <w:i w:val="1"/>
                <w:iCs w:val="1"/>
                <w:sz w:val="20"/>
                <w:szCs w:val="20"/>
              </w:rPr>
            </w:pPr>
            <w:r w:rsidDel="00000000" w:rsidR="00000000" w:rsidRPr="00000000">
              <w:rPr>
                <w:rtl w:val="0"/>
              </w:rPr>
            </w:r>
          </w:p>
          <w:p w:rsidR="00000000" w:rsidDel="00000000" w:rsidP="00000000" w:rsidRDefault="00000000" w:rsidRPr="00000000" w14:paraId="00000995">
            <w:pPr>
              <w:spacing w:after="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 Productos tecnológicos que se pondrán en el mercado</w:t>
            </w:r>
          </w:p>
          <w:tbl>
            <w:tblPr>
              <w:tblStyle w:val="Table42"/>
              <w:tblW w:w="9528.8350983358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9.1336296407665"/>
              <w:gridCol w:w="3817.4525704513208"/>
              <w:gridCol w:w="2071.485890942577"/>
              <w:gridCol w:w="1760.7630073011908"/>
              <w:tblGridChange w:id="0">
                <w:tblGrid>
                  <w:gridCol w:w="1879.1336296407665"/>
                  <w:gridCol w:w="3817.4525704513208"/>
                  <w:gridCol w:w="2071.485890942577"/>
                  <w:gridCol w:w="1760.7630073011908"/>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96">
                  <w:pPr>
                    <w:spacing w:after="20" w:lineRule="auto"/>
                    <w:ind w:left="0" w:firstLine="0"/>
                    <w:jc w:val="center"/>
                    <w:rPr>
                      <w:b w:val="1"/>
                      <w:bCs w:val="1"/>
                      <w:sz w:val="17"/>
                      <w:szCs w:val="17"/>
                    </w:rPr>
                  </w:pPr>
                  <w:r w:rsidDel="00000000" w:rsidR="00000000" w:rsidRPr="00000000">
                    <w:rPr>
                      <w:b w:val="1"/>
                      <w:bCs w:val="1"/>
                      <w:sz w:val="17"/>
                      <w:szCs w:val="17"/>
                      <w:rtl w:val="0"/>
                    </w:rPr>
                    <w:t xml:space="preserve">Producto (proyecto)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97">
                  <w:pPr>
                    <w:spacing w:after="20" w:lineRule="auto"/>
                    <w:ind w:left="0" w:firstLine="0"/>
                    <w:jc w:val="center"/>
                    <w:rPr>
                      <w:b w:val="1"/>
                      <w:bCs w:val="1"/>
                      <w:sz w:val="17"/>
                      <w:szCs w:val="17"/>
                    </w:rPr>
                  </w:pPr>
                  <w:r w:rsidDel="00000000" w:rsidR="00000000" w:rsidRPr="00000000">
                    <w:rPr>
                      <w:b w:val="1"/>
                      <w:bCs w:val="1"/>
                      <w:sz w:val="17"/>
                      <w:szCs w:val="17"/>
                      <w:rtl w:val="0"/>
                    </w:rPr>
                    <w:t xml:space="preserve">Qué resuelve y cómo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98">
                  <w:pPr>
                    <w:spacing w:after="20" w:lineRule="auto"/>
                    <w:ind w:left="0" w:firstLine="0"/>
                    <w:jc w:val="center"/>
                    <w:rPr>
                      <w:b w:val="1"/>
                      <w:bCs w:val="1"/>
                      <w:sz w:val="17"/>
                      <w:szCs w:val="17"/>
                    </w:rPr>
                  </w:pPr>
                  <w:r w:rsidDel="00000000" w:rsidR="00000000" w:rsidRPr="00000000">
                    <w:rPr>
                      <w:b w:val="1"/>
                      <w:bCs w:val="1"/>
                      <w:sz w:val="17"/>
                      <w:szCs w:val="17"/>
                      <w:rtl w:val="0"/>
                    </w:rPr>
                    <w:t xml:space="preserve">Clientes y usuarios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99">
                  <w:pPr>
                    <w:spacing w:after="20" w:lineRule="auto"/>
                    <w:ind w:left="0" w:firstLine="0"/>
                    <w:jc w:val="center"/>
                    <w:rPr>
                      <w:b w:val="1"/>
                      <w:bCs w:val="1"/>
                      <w:sz w:val="17"/>
                      <w:szCs w:val="17"/>
                    </w:rPr>
                  </w:pPr>
                  <w:r w:rsidDel="00000000" w:rsidR="00000000" w:rsidRPr="00000000">
                    <w:rPr>
                      <w:b w:val="1"/>
                      <w:bCs w:val="1"/>
                      <w:sz w:val="17"/>
                      <w:szCs w:val="17"/>
                      <w:rtl w:val="0"/>
                    </w:rPr>
                    <w:t xml:space="preserve">Mecanismo principal</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A">
                  <w:pPr>
                    <w:spacing w:after="20" w:lineRule="auto"/>
                    <w:ind w:left="0" w:firstLine="0"/>
                    <w:jc w:val="both"/>
                    <w:rPr>
                      <w:b w:val="1"/>
                      <w:bCs w:val="1"/>
                      <w:sz w:val="17"/>
                      <w:szCs w:val="17"/>
                    </w:rPr>
                  </w:pPr>
                  <w:r w:rsidDel="00000000" w:rsidR="00000000" w:rsidRPr="00000000">
                    <w:rPr>
                      <w:b w:val="1"/>
                      <w:bCs w:val="1"/>
                      <w:sz w:val="17"/>
                      <w:szCs w:val="17"/>
                      <w:rtl w:val="0"/>
                    </w:rPr>
                    <w:t xml:space="preserve">Evaluación de activo inmobiliario  (P1)</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B">
                  <w:pPr>
                    <w:spacing w:after="20" w:lineRule="auto"/>
                    <w:ind w:left="0" w:firstLine="0"/>
                    <w:jc w:val="both"/>
                    <w:rPr>
                      <w:sz w:val="17"/>
                      <w:szCs w:val="17"/>
                    </w:rPr>
                  </w:pPr>
                  <w:r w:rsidDel="00000000" w:rsidR="00000000" w:rsidRPr="00000000">
                    <w:rPr>
                      <w:sz w:val="17"/>
                      <w:szCs w:val="17"/>
                      <w:rtl w:val="0"/>
                    </w:rPr>
                    <w:t xml:space="preserve">Evalúa un terreno o una idea de proyecto integrando capas normativas (PRC, PRI, OGUC), geoespaciales, energéticas y de riesgo; calcula cabida y rentabilidad y predice, con aprendizaje automático, plazos y costos de estudios y permisos. Entrega alternativas priorizadas y un “checklist con fecha” que sirve de base al anteproyecto.</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C">
                  <w:pPr>
                    <w:spacing w:after="20" w:lineRule="auto"/>
                    <w:ind w:left="0" w:firstLine="0"/>
                    <w:jc w:val="both"/>
                    <w:rPr>
                      <w:sz w:val="17"/>
                      <w:szCs w:val="17"/>
                    </w:rPr>
                  </w:pPr>
                  <w:r w:rsidDel="00000000" w:rsidR="00000000" w:rsidRPr="00000000">
                    <w:rPr>
                      <w:sz w:val="17"/>
                      <w:szCs w:val="17"/>
                      <w:rtl w:val="0"/>
                    </w:rPr>
                    <w:t xml:space="preserve">Desarrolladores, entidades patrocinantes (DS49/DS19), operadores multifamily, corredores y tasadores, SERVIU, MOP y municipios.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D">
                  <w:pPr>
                    <w:spacing w:after="20" w:lineRule="auto"/>
                    <w:ind w:left="0" w:firstLine="0"/>
                    <w:jc w:val="both"/>
                    <w:rPr>
                      <w:sz w:val="17"/>
                      <w:szCs w:val="17"/>
                    </w:rPr>
                  </w:pPr>
                  <w:r w:rsidDel="00000000" w:rsidR="00000000" w:rsidRPr="00000000">
                    <w:rPr>
                      <w:sz w:val="17"/>
                      <w:szCs w:val="17"/>
                      <w:rtl w:val="0"/>
                    </w:rPr>
                    <w:t xml:space="preserve">SaaS por suscripción y pago por evaluación; licencias institucionales; API para portales.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E">
                  <w:pPr>
                    <w:spacing w:after="20" w:lineRule="auto"/>
                    <w:ind w:left="0" w:firstLine="0"/>
                    <w:jc w:val="both"/>
                    <w:rPr>
                      <w:b w:val="1"/>
                      <w:bCs w:val="1"/>
                      <w:sz w:val="17"/>
                      <w:szCs w:val="17"/>
                    </w:rPr>
                  </w:pPr>
                  <w:r w:rsidDel="00000000" w:rsidR="00000000" w:rsidRPr="00000000">
                    <w:rPr>
                      <w:b w:val="1"/>
                      <w:bCs w:val="1"/>
                      <w:sz w:val="17"/>
                      <w:szCs w:val="17"/>
                      <w:rtl w:val="0"/>
                    </w:rPr>
                    <w:t xml:space="preserve">Optimización del proyecto (P2)</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9F">
                  <w:pPr>
                    <w:spacing w:after="20" w:lineRule="auto"/>
                    <w:ind w:left="0" w:firstLine="0"/>
                    <w:jc w:val="both"/>
                    <w:rPr>
                      <w:sz w:val="17"/>
                      <w:szCs w:val="17"/>
                    </w:rPr>
                  </w:pPr>
                  <w:r w:rsidDel="00000000" w:rsidR="00000000" w:rsidRPr="00000000">
                    <w:rPr>
                      <w:sz w:val="17"/>
                      <w:szCs w:val="17"/>
                      <w:rtl w:val="0"/>
                    </w:rPr>
                    <w:t xml:space="preserve">Optimiza con IA, sobre el anteproyecto, el CAPEX, el OPEX y los plazos de diseño y estudios, con metas de agua, energía y residuos y verificación normativa asistida (p. ej., reglamentación térmica del art. 4.1.10 OGUC); entrega un proyecto “listo para construir” (RTB).</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0">
                  <w:pPr>
                    <w:spacing w:after="20" w:lineRule="auto"/>
                    <w:ind w:left="0" w:firstLine="0"/>
                    <w:jc w:val="both"/>
                    <w:rPr>
                      <w:sz w:val="17"/>
                      <w:szCs w:val="17"/>
                    </w:rPr>
                  </w:pPr>
                  <w:r w:rsidDel="00000000" w:rsidR="00000000" w:rsidRPr="00000000">
                    <w:rPr>
                      <w:sz w:val="17"/>
                      <w:szCs w:val="17"/>
                      <w:rtl w:val="0"/>
                    </w:rPr>
                    <w:t xml:space="preserve">Oficinas de arquitectura e ingeniería, desarrolladores, mandantes públicos y revisores independientes.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1">
                  <w:pPr>
                    <w:spacing w:after="20" w:lineRule="auto"/>
                    <w:ind w:left="0" w:firstLine="0"/>
                    <w:jc w:val="both"/>
                    <w:rPr>
                      <w:sz w:val="17"/>
                      <w:szCs w:val="17"/>
                    </w:rPr>
                  </w:pPr>
                  <w:r w:rsidDel="00000000" w:rsidR="00000000" w:rsidRPr="00000000">
                    <w:rPr>
                      <w:sz w:val="17"/>
                      <w:szCs w:val="17"/>
                      <w:rtl w:val="0"/>
                    </w:rPr>
                    <w:t xml:space="preserve">SaaS por proyecto u oficina; servicios de implementación.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2">
                  <w:pPr>
                    <w:spacing w:after="20" w:lineRule="auto"/>
                    <w:ind w:left="0" w:firstLine="0"/>
                    <w:jc w:val="both"/>
                    <w:rPr>
                      <w:b w:val="1"/>
                      <w:bCs w:val="1"/>
                      <w:sz w:val="17"/>
                      <w:szCs w:val="17"/>
                    </w:rPr>
                  </w:pPr>
                  <w:r w:rsidDel="00000000" w:rsidR="00000000" w:rsidRPr="00000000">
                    <w:rPr>
                      <w:b w:val="1"/>
                      <w:bCs w:val="1"/>
                      <w:sz w:val="17"/>
                      <w:szCs w:val="17"/>
                      <w:rtl w:val="0"/>
                    </w:rPr>
                    <w:t xml:space="preserve">“Zapatilla” – capa de interoperabilidad (P3)</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3">
                  <w:pPr>
                    <w:spacing w:after="20" w:lineRule="auto"/>
                    <w:ind w:left="0" w:firstLine="0"/>
                    <w:jc w:val="both"/>
                    <w:rPr>
                      <w:sz w:val="17"/>
                      <w:szCs w:val="17"/>
                    </w:rPr>
                  </w:pPr>
                  <w:r w:rsidDel="00000000" w:rsidR="00000000" w:rsidRPr="00000000">
                    <w:rPr>
                      <w:sz w:val="17"/>
                      <w:szCs w:val="17"/>
                      <w:rtl w:val="0"/>
                    </w:rPr>
                    <w:t xml:space="preserve">Conecta software de planificación, costos, calidad y BIM con los registros de ITO/IFO; la IA homologa e interpreta datos heterogéneos a un modelo común, elimina el reingreso manual y genera el as-built digital.</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4">
                  <w:pPr>
                    <w:spacing w:after="20" w:lineRule="auto"/>
                    <w:ind w:left="0" w:firstLine="0"/>
                    <w:jc w:val="both"/>
                    <w:rPr>
                      <w:sz w:val="17"/>
                      <w:szCs w:val="17"/>
                    </w:rPr>
                  </w:pPr>
                  <w:r w:rsidDel="00000000" w:rsidR="00000000" w:rsidRPr="00000000">
                    <w:rPr>
                      <w:sz w:val="17"/>
                      <w:szCs w:val="17"/>
                      <w:rtl w:val="0"/>
                    </w:rPr>
                    <w:t xml:space="preserve">Constructoras, ITO/IFO, mandantes y proveedores de software.</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5">
                  <w:pPr>
                    <w:spacing w:after="20" w:lineRule="auto"/>
                    <w:ind w:left="0" w:firstLine="0"/>
                    <w:jc w:val="both"/>
                    <w:rPr>
                      <w:sz w:val="17"/>
                      <w:szCs w:val="17"/>
                    </w:rPr>
                  </w:pPr>
                  <w:r w:rsidDel="00000000" w:rsidR="00000000" w:rsidRPr="00000000">
                    <w:rPr>
                      <w:sz w:val="17"/>
                      <w:szCs w:val="17"/>
                      <w:rtl w:val="0"/>
                    </w:rPr>
                    <w:t xml:space="preserve">Suscripción por obra; conectores y API; programa de integradores.</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6">
                  <w:pPr>
                    <w:spacing w:after="20" w:lineRule="auto"/>
                    <w:ind w:left="0" w:firstLine="0"/>
                    <w:jc w:val="both"/>
                    <w:rPr>
                      <w:b w:val="1"/>
                      <w:bCs w:val="1"/>
                      <w:sz w:val="17"/>
                      <w:szCs w:val="17"/>
                    </w:rPr>
                  </w:pPr>
                  <w:r w:rsidDel="00000000" w:rsidR="00000000" w:rsidRPr="00000000">
                    <w:rPr>
                      <w:b w:val="1"/>
                      <w:bCs w:val="1"/>
                      <w:sz w:val="17"/>
                      <w:szCs w:val="17"/>
                      <w:rtl w:val="0"/>
                    </w:rPr>
                    <w:t xml:space="preserve">Bitácora del activo – mantenimiento predictivo (P4)</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7">
                  <w:pPr>
                    <w:spacing w:after="20" w:lineRule="auto"/>
                    <w:ind w:left="0" w:firstLine="0"/>
                    <w:jc w:val="both"/>
                    <w:rPr>
                      <w:sz w:val="17"/>
                      <w:szCs w:val="17"/>
                    </w:rPr>
                  </w:pPr>
                  <w:r w:rsidDel="00000000" w:rsidR="00000000" w:rsidRPr="00000000">
                    <w:rPr>
                      <w:sz w:val="17"/>
                      <w:szCs w:val="17"/>
                      <w:rtl w:val="0"/>
                    </w:rPr>
                    <w:t xml:space="preserve">Usa la memoria de diseño y construcción del activo y los datos de operación para predecir fallas y optimizar planes de mantención; la bitácora se transfiere con el activo entre propietarios.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8">
                  <w:pPr>
                    <w:spacing w:after="20" w:lineRule="auto"/>
                    <w:ind w:left="0" w:firstLine="0"/>
                    <w:jc w:val="both"/>
                    <w:rPr>
                      <w:sz w:val="17"/>
                      <w:szCs w:val="17"/>
                    </w:rPr>
                  </w:pPr>
                  <w:r w:rsidDel="00000000" w:rsidR="00000000" w:rsidRPr="00000000">
                    <w:rPr>
                      <w:sz w:val="17"/>
                      <w:szCs w:val="17"/>
                      <w:rtl w:val="0"/>
                    </w:rPr>
                    <w:t xml:space="preserve">Operadores multifamily, administradores de condominios, mandantes públicos, industria y minería.</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9">
                  <w:pPr>
                    <w:spacing w:after="20" w:lineRule="auto"/>
                    <w:ind w:left="0" w:firstLine="0"/>
                    <w:jc w:val="both"/>
                    <w:rPr>
                      <w:sz w:val="17"/>
                      <w:szCs w:val="17"/>
                    </w:rPr>
                  </w:pPr>
                  <w:r w:rsidDel="00000000" w:rsidR="00000000" w:rsidRPr="00000000">
                    <w:rPr>
                      <w:sz w:val="17"/>
                      <w:szCs w:val="17"/>
                      <w:rtl w:val="0"/>
                    </w:rPr>
                    <w:t xml:space="preserve">Suscripción por activo o superficie; implementación.</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A">
                  <w:pPr>
                    <w:spacing w:after="20" w:lineRule="auto"/>
                    <w:ind w:left="0" w:firstLine="0"/>
                    <w:jc w:val="both"/>
                    <w:rPr>
                      <w:b w:val="1"/>
                      <w:bCs w:val="1"/>
                      <w:sz w:val="17"/>
                      <w:szCs w:val="17"/>
                    </w:rPr>
                  </w:pPr>
                  <w:r w:rsidDel="00000000" w:rsidR="00000000" w:rsidRPr="00000000">
                    <w:rPr>
                      <w:b w:val="1"/>
                      <w:bCs w:val="1"/>
                      <w:sz w:val="17"/>
                      <w:szCs w:val="17"/>
                      <w:rtl w:val="0"/>
                    </w:rPr>
                    <w:t xml:space="preserve">Especificación abierta de datos del activo – bien club (P3)</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B">
                  <w:pPr>
                    <w:spacing w:after="20" w:lineRule="auto"/>
                    <w:ind w:left="0" w:firstLine="0"/>
                    <w:jc w:val="both"/>
                    <w:rPr>
                      <w:sz w:val="17"/>
                      <w:szCs w:val="17"/>
                    </w:rPr>
                  </w:pPr>
                  <w:r w:rsidDel="00000000" w:rsidR="00000000" w:rsidRPr="00000000">
                    <w:rPr>
                      <w:sz w:val="17"/>
                      <w:szCs w:val="17"/>
                      <w:rtl w:val="0"/>
                    </w:rPr>
                    <w:t xml:space="preserve">Diccionario de datos y reglas de intercambio publicados con licencia abierta y propuestos al INN como base de norma técnica.</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C">
                  <w:pPr>
                    <w:spacing w:after="20" w:lineRule="auto"/>
                    <w:ind w:left="0" w:firstLine="0"/>
                    <w:jc w:val="both"/>
                    <w:rPr>
                      <w:sz w:val="17"/>
                      <w:szCs w:val="17"/>
                    </w:rPr>
                  </w:pPr>
                  <w:r w:rsidDel="00000000" w:rsidR="00000000" w:rsidRPr="00000000">
                    <w:rPr>
                      <w:sz w:val="17"/>
                      <w:szCs w:val="17"/>
                      <w:rtl w:val="0"/>
                    </w:rPr>
                    <w:t xml:space="preserve">Todo el sector, proveedores de software y organismos públicos.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AD">
                  <w:pPr>
                    <w:spacing w:after="20" w:lineRule="auto"/>
                    <w:ind w:left="0" w:firstLine="0"/>
                    <w:jc w:val="both"/>
                    <w:rPr>
                      <w:sz w:val="17"/>
                      <w:szCs w:val="17"/>
                    </w:rPr>
                  </w:pPr>
                  <w:r w:rsidDel="00000000" w:rsidR="00000000" w:rsidRPr="00000000">
                    <w:rPr>
                      <w:sz w:val="17"/>
                      <w:szCs w:val="17"/>
                      <w:rtl w:val="0"/>
                    </w:rPr>
                    <w:t xml:space="preserve">Publicación abierta y normalización.</w:t>
                  </w:r>
                </w:p>
              </w:tc>
            </w:tr>
          </w:tbl>
          <w:p w:rsidR="00000000" w:rsidDel="00000000" w:rsidP="00000000" w:rsidRDefault="00000000" w:rsidRPr="00000000" w14:paraId="000009AE">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9AF">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Estrategia de transferencia tecnológica</w:t>
            </w:r>
          </w:p>
          <w:p w:rsidR="00000000" w:rsidDel="00000000" w:rsidP="00000000" w:rsidRDefault="00000000" w:rsidRPr="00000000" w14:paraId="000009B0">
            <w:pPr>
              <w:spacing w:after="80" w:lineRule="auto"/>
              <w:ind w:left="0" w:firstLine="0"/>
              <w:jc w:val="both"/>
              <w:rPr>
                <w:sz w:val="20"/>
                <w:szCs w:val="20"/>
              </w:rPr>
            </w:pPr>
            <w:r w:rsidDel="00000000" w:rsidR="00000000" w:rsidRPr="00000000">
              <w:rPr>
                <w:sz w:val="20"/>
                <w:szCs w:val="20"/>
                <w:rtl w:val="0"/>
              </w:rPr>
              <w:t xml:space="preserve">La transferencia se diseña desde el inicio con los usuarios y avanza por fases verificables, en coherencia con las dimensiones de la escala IRL (tecnología, cliente, modelo de negocio, propiedad intelectual, equipo y financiamiento):</w:t>
            </w:r>
          </w:p>
          <w:p w:rsidR="00000000" w:rsidDel="00000000" w:rsidP="00000000" w:rsidRDefault="00000000" w:rsidRPr="00000000" w14:paraId="000009B1">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Co-desarrollo con usuarios (living lab):</w:t>
            </w:r>
            <w:r w:rsidDel="00000000" w:rsidR="00000000" w:rsidRPr="00000000">
              <w:rPr>
                <w:sz w:val="20"/>
                <w:szCs w:val="20"/>
                <w:rtl w:val="0"/>
              </w:rPr>
              <w:t xml:space="preserve"> asociados e interesados participan en la Mesa de Usuarios desde el diseño funcional, priorizan funcionalidades y validan prototipos, asegurando el ajuste producto–mercado antes de escalar.</w:t>
            </w:r>
          </w:p>
          <w:p w:rsidR="00000000" w:rsidDel="00000000" w:rsidP="00000000" w:rsidRDefault="00000000" w:rsidRPr="00000000" w14:paraId="000009B2">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Pilotaje en entorno operacional real con protocolo:</w:t>
            </w:r>
            <w:r w:rsidDel="00000000" w:rsidR="00000000" w:rsidRPr="00000000">
              <w:rPr>
                <w:sz w:val="20"/>
                <w:szCs w:val="20"/>
                <w:rtl w:val="0"/>
              </w:rPr>
              <w:t xml:space="preserve"> cada piloto se formaliza con un acuerdo (alcance, datos y confidencialidad), línea base, métricas de éxito y acta de validación del usuario. P1 se pilotea con proyectos DS49 de DTE y GRUPO CREAR y datos de In-Data y portales; P2, con proyectos en diseño validados por revisores de ANRI; P3, en obras de CANOSER y GRUPO CREAR; y P4, en activos en operación de interesados (multifamily y mandantes públicos).</w:t>
            </w:r>
          </w:p>
          <w:p w:rsidR="00000000" w:rsidDel="00000000" w:rsidP="00000000" w:rsidRDefault="00000000" w:rsidRPr="00000000" w14:paraId="000009B3">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Empaquetamiento tecnológico:</w:t>
            </w:r>
            <w:r w:rsidDel="00000000" w:rsidR="00000000" w:rsidRPr="00000000">
              <w:rPr>
                <w:sz w:val="20"/>
                <w:szCs w:val="20"/>
                <w:rtl w:val="0"/>
              </w:rPr>
              <w:t xml:space="preserve"> producto SaaS multicliente con documentación técnica y de usuario, API documentadas (OpenAPI), conectores, material de incorporación, acuerdos de nivel de servicio, términos y condiciones, política de datos y lista de precios. La valorización de las tecnologías se actualiza en cada informe de avance.</w:t>
            </w:r>
          </w:p>
          <w:p w:rsidR="00000000" w:rsidDel="00000000" w:rsidP="00000000" w:rsidRDefault="00000000" w:rsidRPr="00000000" w14:paraId="000009B4">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Mecanismos contractuales:</w:t>
            </w:r>
            <w:r w:rsidDel="00000000" w:rsidR="00000000" w:rsidRPr="00000000">
              <w:rPr>
                <w:sz w:val="20"/>
                <w:szCs w:val="20"/>
                <w:rtl w:val="0"/>
              </w:rPr>
              <w:t xml:space="preserve"> licencias SaaS y suscripciones; licencias institucionales para organismos públicos; acuerdos de integración y co-venta con proveedores de software; licencias de datos agregados y anonimizados; y, si se requiere capital para escalar, aporte de la PI a una filial o spin-off conforme a la política del numeral 13, sin estructuras que entorpezcan la venta ni el acceso a fondos de inversión.</w:t>
            </w:r>
          </w:p>
          <w:p w:rsidR="00000000" w:rsidDel="00000000" w:rsidP="00000000" w:rsidRDefault="00000000" w:rsidRPr="00000000" w14:paraId="000009B5">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de conocimiento:</w:t>
            </w:r>
            <w:r w:rsidDel="00000000" w:rsidR="00000000" w:rsidRPr="00000000">
              <w:rPr>
                <w:sz w:val="20"/>
                <w:szCs w:val="20"/>
                <w:rtl w:val="0"/>
              </w:rPr>
              <w:t xml:space="preserve"> programa de formación y certificación para entidades patrocinantes, oficinas de arquitectura, revisores independientes (con ANRI), Direcciones de Obras Municipales, ITO/IFO y administradores de activos, y guías abiertas de buenas prácticas de IA en la línea de vida del activo.</w:t>
            </w:r>
          </w:p>
          <w:p w:rsidR="00000000" w:rsidDel="00000000" w:rsidP="00000000" w:rsidRDefault="00000000" w:rsidRPr="00000000" w14:paraId="000009B6">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Transferencia al ecosistema de proveedores:</w:t>
            </w:r>
            <w:r w:rsidDel="00000000" w:rsidR="00000000" w:rsidRPr="00000000">
              <w:rPr>
                <w:sz w:val="20"/>
                <w:szCs w:val="20"/>
                <w:rtl w:val="0"/>
              </w:rPr>
              <w:t xml:space="preserve"> API y kit de conectores abiertos a proveedores locales de software e integradores BIM/IoT, con un programa de partners certificados que multiplica la capacidad de implementación (numeral 14).</w:t>
            </w:r>
          </w:p>
          <w:p w:rsidR="00000000" w:rsidDel="00000000" w:rsidP="00000000" w:rsidRDefault="00000000" w:rsidRPr="00000000" w14:paraId="000009B7">
            <w:pPr>
              <w:spacing w:after="40" w:lineRule="auto"/>
              <w:ind w:left="0" w:firstLine="0"/>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Normalización:</w:t>
            </w:r>
            <w:r w:rsidDel="00000000" w:rsidR="00000000" w:rsidRPr="00000000">
              <w:rPr>
                <w:sz w:val="20"/>
                <w:szCs w:val="20"/>
                <w:rtl w:val="0"/>
              </w:rPr>
              <w:t xml:space="preserve"> la especificación de datos de P3 se publica como bien club y se propone al INN para su tramitación como norma técnica, lo que facilita la adopción masiva.</w:t>
            </w:r>
          </w:p>
          <w:p w:rsidR="00000000" w:rsidDel="00000000" w:rsidP="00000000" w:rsidRDefault="00000000" w:rsidRPr="00000000" w14:paraId="000009B8">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Modelo de negocios</w:t>
            </w:r>
          </w:p>
          <w:tbl>
            <w:tblPr>
              <w:tblStyle w:val="Table43"/>
              <w:tblW w:w="9341.42986947297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7669273355714"/>
              <w:gridCol w:w="7252.662942137402"/>
              <w:tblGridChange w:id="0">
                <w:tblGrid>
                  <w:gridCol w:w="2088.7669273355714"/>
                  <w:gridCol w:w="7252.662942137402"/>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B9">
                  <w:pPr>
                    <w:spacing w:after="20" w:lineRule="auto"/>
                    <w:ind w:left="0" w:firstLine="0"/>
                    <w:jc w:val="center"/>
                    <w:rPr>
                      <w:b w:val="1"/>
                      <w:bCs w:val="1"/>
                      <w:sz w:val="17"/>
                      <w:szCs w:val="17"/>
                    </w:rPr>
                  </w:pPr>
                  <w:r w:rsidDel="00000000" w:rsidR="00000000" w:rsidRPr="00000000">
                    <w:rPr>
                      <w:b w:val="1"/>
                      <w:bCs w:val="1"/>
                      <w:sz w:val="17"/>
                      <w:szCs w:val="17"/>
                      <w:rtl w:val="0"/>
                    </w:rPr>
                    <w:t xml:space="preserve">Componente</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BA">
                  <w:pPr>
                    <w:spacing w:after="20" w:lineRule="auto"/>
                    <w:ind w:left="0" w:firstLine="0"/>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BB">
                  <w:pPr>
                    <w:spacing w:after="20" w:lineRule="auto"/>
                    <w:ind w:left="0" w:firstLine="0"/>
                    <w:jc w:val="both"/>
                    <w:rPr>
                      <w:b w:val="1"/>
                      <w:bCs w:val="1"/>
                      <w:sz w:val="17"/>
                      <w:szCs w:val="17"/>
                    </w:rPr>
                  </w:pPr>
                  <w:r w:rsidDel="00000000" w:rsidR="00000000" w:rsidRPr="00000000">
                    <w:rPr>
                      <w:b w:val="1"/>
                      <w:bCs w:val="1"/>
                      <w:sz w:val="17"/>
                      <w:szCs w:val="17"/>
                      <w:rtl w:val="0"/>
                    </w:rPr>
                    <w:t xml:space="preserve">Propuesta de valor</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BC">
                  <w:pPr>
                    <w:spacing w:after="20" w:lineRule="auto"/>
                    <w:ind w:left="0" w:firstLine="0"/>
                    <w:jc w:val="both"/>
                    <w:rPr>
                      <w:sz w:val="17"/>
                      <w:szCs w:val="17"/>
                    </w:rPr>
                  </w:pPr>
                  <w:r w:rsidDel="00000000" w:rsidR="00000000" w:rsidRPr="00000000">
                    <w:rPr>
                      <w:sz w:val="17"/>
                      <w:szCs w:val="17"/>
                      <w:rtl w:val="0"/>
                    </w:rPr>
                    <w:t xml:space="preserve">Decisiones oportunas y con menor incertidumbre en toda la vida del activo: evaluar un terreno en horas y no en semanas, con plazos y costos esperados; diseñar con el costo total de propiedad a la vista; construir sin silos de información; y mantener de forma predictiva. Metas: reducir al menos 30% el tiempo de factibilización al término de la Etapa 1 y 50% al cierre, y disminuir reprocesos en obra y costos de mantención correctiva.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BD">
                  <w:pPr>
                    <w:spacing w:after="20" w:lineRule="auto"/>
                    <w:ind w:left="0" w:firstLine="0"/>
                    <w:jc w:val="both"/>
                    <w:rPr>
                      <w:b w:val="1"/>
                      <w:bCs w:val="1"/>
                      <w:sz w:val="17"/>
                      <w:szCs w:val="17"/>
                    </w:rPr>
                  </w:pPr>
                  <w:r w:rsidDel="00000000" w:rsidR="00000000" w:rsidRPr="00000000">
                    <w:rPr>
                      <w:b w:val="1"/>
                      <w:bCs w:val="1"/>
                      <w:sz w:val="17"/>
                      <w:szCs w:val="17"/>
                      <w:rtl w:val="0"/>
                    </w:rPr>
                    <w:t xml:space="preserve">Segmentos de clientes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BE">
                  <w:pPr>
                    <w:spacing w:after="20" w:lineRule="auto"/>
                    <w:ind w:left="0" w:firstLine="0"/>
                    <w:jc w:val="both"/>
                    <w:rPr>
                      <w:sz w:val="17"/>
                      <w:szCs w:val="17"/>
                    </w:rPr>
                  </w:pPr>
                  <w:r w:rsidDel="00000000" w:rsidR="00000000" w:rsidRPr="00000000">
                    <w:rPr>
                      <w:sz w:val="17"/>
                      <w:szCs w:val="17"/>
                      <w:rtl w:val="0"/>
                    </w:rPr>
                    <w:t xml:space="preserve">(1) Desarrolladores inmobiliarios y entidades patrocinantes (vivienda con subsidio DS49/DS19 y mercado libre); (2) operadores multifamily y fondos de renta; (3) mandantes públicos: SERVIU, MOP, municipios y servicios de salud; (4) oficinas de arquitectura e ingeniería y revisores independientes; (5) constructoras e ITO/IFO; (6) administradores de activos, industria y minería; (7) proveedores de software y portales (B2B2C).</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BF">
                  <w:pPr>
                    <w:spacing w:after="20" w:lineRule="auto"/>
                    <w:ind w:left="0" w:firstLine="0"/>
                    <w:jc w:val="both"/>
                    <w:rPr>
                      <w:b w:val="1"/>
                      <w:bCs w:val="1"/>
                      <w:sz w:val="17"/>
                      <w:szCs w:val="17"/>
                    </w:rPr>
                  </w:pPr>
                  <w:r w:rsidDel="00000000" w:rsidR="00000000" w:rsidRPr="00000000">
                    <w:rPr>
                      <w:b w:val="1"/>
                      <w:bCs w:val="1"/>
                      <w:sz w:val="17"/>
                      <w:szCs w:val="17"/>
                      <w:rtl w:val="0"/>
                    </w:rPr>
                    <w:t xml:space="preserve">Canales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0">
                  <w:pPr>
                    <w:spacing w:after="20" w:lineRule="auto"/>
                    <w:ind w:left="0" w:firstLine="0"/>
                    <w:jc w:val="both"/>
                    <w:rPr>
                      <w:sz w:val="17"/>
                      <w:szCs w:val="17"/>
                    </w:rPr>
                  </w:pPr>
                  <w:r w:rsidDel="00000000" w:rsidR="00000000" w:rsidRPr="00000000">
                    <w:rPr>
                      <w:sz w:val="17"/>
                      <w:szCs w:val="17"/>
                      <w:rtl w:val="0"/>
                    </w:rPr>
                    <w:t xml:space="preserve">Venta consultiva directa B2B y B2G; asociados como canal (portales Toc-Toc y Portal Inmobiliario con reparto de ingresos; ANRI y gremios); ChileCompra (Compra Ágil, convenio marco y compra pública de innovación); partners integradores; marketing de contenidos y demostraciones.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1">
                  <w:pPr>
                    <w:spacing w:after="20" w:lineRule="auto"/>
                    <w:ind w:left="0" w:firstLine="0"/>
                    <w:jc w:val="both"/>
                    <w:rPr>
                      <w:b w:val="1"/>
                      <w:bCs w:val="1"/>
                      <w:sz w:val="17"/>
                      <w:szCs w:val="17"/>
                    </w:rPr>
                  </w:pPr>
                  <w:r w:rsidDel="00000000" w:rsidR="00000000" w:rsidRPr="00000000">
                    <w:rPr>
                      <w:b w:val="1"/>
                      <w:bCs w:val="1"/>
                      <w:sz w:val="17"/>
                      <w:szCs w:val="17"/>
                      <w:rtl w:val="0"/>
                    </w:rPr>
                    <w:t xml:space="preserve">Relación con clientes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2">
                  <w:pPr>
                    <w:spacing w:after="20" w:lineRule="auto"/>
                    <w:ind w:left="0" w:firstLine="0"/>
                    <w:jc w:val="both"/>
                    <w:rPr>
                      <w:sz w:val="17"/>
                      <w:szCs w:val="17"/>
                    </w:rPr>
                  </w:pPr>
                  <w:r w:rsidDel="00000000" w:rsidR="00000000" w:rsidRPr="00000000">
                    <w:rPr>
                      <w:sz w:val="17"/>
                      <w:szCs w:val="17"/>
                      <w:rtl w:val="0"/>
                    </w:rPr>
                    <w:t xml:space="preserve">Pilotos con acompañamiento, incorporación guiada, soporte y gestión del éxito del cliente; comunidad de usuarios y capacitación certificada; hoja de ruta de producto co-priorizada en la Mesa de Usuarios.</w:t>
                  </w:r>
                </w:p>
              </w:tc>
            </w:tr>
            <w:tr>
              <w:trPr>
                <w:cantSplit w:val="0"/>
                <w:trHeight w:val="1620"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3">
                  <w:pPr>
                    <w:spacing w:after="20" w:lineRule="auto"/>
                    <w:ind w:left="0" w:firstLine="0"/>
                    <w:jc w:val="both"/>
                    <w:rPr>
                      <w:b w:val="1"/>
                      <w:bCs w:val="1"/>
                      <w:sz w:val="17"/>
                      <w:szCs w:val="17"/>
                    </w:rPr>
                  </w:pPr>
                  <w:r w:rsidDel="00000000" w:rsidR="00000000" w:rsidRPr="00000000">
                    <w:rPr>
                      <w:b w:val="1"/>
                      <w:bCs w:val="1"/>
                      <w:sz w:val="17"/>
                      <w:szCs w:val="17"/>
                      <w:rtl w:val="0"/>
                    </w:rPr>
                    <w:t xml:space="preserve">Fuentes de ingreso (hipótesis de precios a validar en pilotos)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4">
                  <w:pPr>
                    <w:spacing w:after="20" w:lineRule="auto"/>
                    <w:ind w:left="0" w:firstLine="0"/>
                    <w:jc w:val="both"/>
                    <w:rPr>
                      <w:sz w:val="17"/>
                      <w:szCs w:val="17"/>
                    </w:rPr>
                  </w:pPr>
                  <w:r w:rsidDel="00000000" w:rsidR="00000000" w:rsidRPr="00000000">
                    <w:rPr>
                      <w:sz w:val="17"/>
                      <w:szCs w:val="17"/>
                      <w:rtl w:val="0"/>
                    </w:rPr>
                    <w:t xml:space="preserve">•  P1: pago por evaluación (UF 3 a 10 por terreno), suscripción profesional (UF 10 a 30 mensuales por usuario u oficina) y licencias institucionales (UF 400 a 1.500 anuales).</w:t>
                  </w:r>
                </w:p>
                <w:p w:rsidR="00000000" w:rsidDel="00000000" w:rsidP="00000000" w:rsidRDefault="00000000" w:rsidRPr="00000000" w14:paraId="000009C5">
                  <w:pPr>
                    <w:spacing w:after="20" w:lineRule="auto"/>
                    <w:ind w:left="0" w:firstLine="0"/>
                    <w:jc w:val="both"/>
                    <w:rPr>
                      <w:sz w:val="17"/>
                      <w:szCs w:val="17"/>
                    </w:rPr>
                  </w:pPr>
                  <w:r w:rsidDel="00000000" w:rsidR="00000000" w:rsidRPr="00000000">
                    <w:rPr>
                      <w:sz w:val="17"/>
                      <w:szCs w:val="17"/>
                      <w:rtl w:val="0"/>
                    </w:rPr>
                    <w:t xml:space="preserve">•  P2: UF 20 a 80 por proyecto optimizado o suscripción por oficina.</w:t>
                  </w:r>
                </w:p>
                <w:p w:rsidR="00000000" w:rsidDel="00000000" w:rsidP="00000000" w:rsidRDefault="00000000" w:rsidRPr="00000000" w14:paraId="000009C6">
                  <w:pPr>
                    <w:spacing w:after="20" w:lineRule="auto"/>
                    <w:ind w:left="0" w:firstLine="0"/>
                    <w:jc w:val="both"/>
                    <w:rPr>
                      <w:sz w:val="17"/>
                      <w:szCs w:val="17"/>
                    </w:rPr>
                  </w:pPr>
                  <w:r w:rsidDel="00000000" w:rsidR="00000000" w:rsidRPr="00000000">
                    <w:rPr>
                      <w:sz w:val="17"/>
                      <w:szCs w:val="17"/>
                      <w:rtl w:val="0"/>
                    </w:rPr>
                    <w:t xml:space="preserve">•  P3: implementación (UF 150 a 400 por empresa) y suscripción por obra (UF 10 a 40 mensuales).</w:t>
                  </w:r>
                </w:p>
                <w:p w:rsidR="00000000" w:rsidDel="00000000" w:rsidP="00000000" w:rsidRDefault="00000000" w:rsidRPr="00000000" w14:paraId="000009C7">
                  <w:pPr>
                    <w:spacing w:after="20" w:lineRule="auto"/>
                    <w:ind w:left="0" w:firstLine="0"/>
                    <w:jc w:val="both"/>
                    <w:rPr>
                      <w:sz w:val="17"/>
                      <w:szCs w:val="17"/>
                    </w:rPr>
                  </w:pPr>
                  <w:r w:rsidDel="00000000" w:rsidR="00000000" w:rsidRPr="00000000">
                    <w:rPr>
                      <w:sz w:val="17"/>
                      <w:szCs w:val="17"/>
                      <w:rtl w:val="0"/>
                    </w:rPr>
                    <w:t xml:space="preserve">•  P4: suscripción por activo (UF 3 a 15 mensuales según tamaño y sensorización) e implementación.</w:t>
                  </w:r>
                </w:p>
                <w:p w:rsidR="00000000" w:rsidDel="00000000" w:rsidP="00000000" w:rsidRDefault="00000000" w:rsidRPr="00000000" w14:paraId="000009C8">
                  <w:pPr>
                    <w:spacing w:after="20" w:lineRule="auto"/>
                    <w:ind w:left="0" w:firstLine="0"/>
                    <w:jc w:val="both"/>
                    <w:rPr>
                      <w:sz w:val="17"/>
                      <w:szCs w:val="17"/>
                    </w:rPr>
                  </w:pPr>
                  <w:r w:rsidDel="00000000" w:rsidR="00000000" w:rsidRPr="00000000">
                    <w:rPr>
                      <w:sz w:val="17"/>
                      <w:szCs w:val="17"/>
                      <w:rtl w:val="0"/>
                    </w:rPr>
                    <w:t xml:space="preserve">•  Transversal: capacitación y certificación; analítica de mercado con datos agregados y anonimizados; API con reparto de ingresos.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9">
                  <w:pPr>
                    <w:spacing w:after="20" w:lineRule="auto"/>
                    <w:ind w:left="0" w:firstLine="0"/>
                    <w:jc w:val="both"/>
                    <w:rPr>
                      <w:b w:val="1"/>
                      <w:bCs w:val="1"/>
                      <w:sz w:val="17"/>
                      <w:szCs w:val="17"/>
                    </w:rPr>
                  </w:pPr>
                  <w:r w:rsidDel="00000000" w:rsidR="00000000" w:rsidRPr="00000000">
                    <w:rPr>
                      <w:b w:val="1"/>
                      <w:bCs w:val="1"/>
                      <w:sz w:val="17"/>
                      <w:szCs w:val="17"/>
                      <w:rtl w:val="0"/>
                    </w:rPr>
                    <w:t xml:space="preserve">Recursos clave</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A">
                  <w:pPr>
                    <w:spacing w:after="20" w:lineRule="auto"/>
                    <w:ind w:left="0" w:firstLine="0"/>
                    <w:jc w:val="both"/>
                    <w:rPr>
                      <w:sz w:val="17"/>
                      <w:szCs w:val="17"/>
                    </w:rPr>
                  </w:pPr>
                  <w:r w:rsidDel="00000000" w:rsidR="00000000" w:rsidRPr="00000000">
                    <w:rPr>
                      <w:sz w:val="17"/>
                      <w:szCs w:val="17"/>
                      <w:rtl w:val="0"/>
                    </w:rPr>
                    <w:t xml:space="preserve">Plataforma, modelos de IA y capa común de datos; base normativa trazable; acuerdos de datos (In-Data y portales); equipo especializado; relaciones con mandantes públicos y privados.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B">
                  <w:pPr>
                    <w:spacing w:after="20" w:lineRule="auto"/>
                    <w:ind w:left="0" w:firstLine="0"/>
                    <w:jc w:val="both"/>
                    <w:rPr>
                      <w:b w:val="1"/>
                      <w:bCs w:val="1"/>
                      <w:sz w:val="17"/>
                      <w:szCs w:val="17"/>
                    </w:rPr>
                  </w:pPr>
                  <w:r w:rsidDel="00000000" w:rsidR="00000000" w:rsidRPr="00000000">
                    <w:rPr>
                      <w:b w:val="1"/>
                      <w:bCs w:val="1"/>
                      <w:sz w:val="17"/>
                      <w:szCs w:val="17"/>
                      <w:rtl w:val="0"/>
                    </w:rPr>
                    <w:t xml:space="preserve">Actividades clave</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C">
                  <w:pPr>
                    <w:spacing w:after="20" w:lineRule="auto"/>
                    <w:ind w:left="0" w:firstLine="0"/>
                    <w:jc w:val="both"/>
                    <w:rPr>
                      <w:sz w:val="17"/>
                      <w:szCs w:val="17"/>
                    </w:rPr>
                  </w:pPr>
                  <w:r w:rsidDel="00000000" w:rsidR="00000000" w:rsidRPr="00000000">
                    <w:rPr>
                      <w:sz w:val="17"/>
                      <w:szCs w:val="17"/>
                      <w:rtl w:val="0"/>
                    </w:rPr>
                    <w:t xml:space="preserve">Desarrollo y mantenimiento de modelos (MLOps); actualización normativa continua; gestión y calidad de datos; venta, implementación y soporte; alianzas y normalización.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D">
                  <w:pPr>
                    <w:spacing w:after="20" w:lineRule="auto"/>
                    <w:ind w:left="0" w:firstLine="0"/>
                    <w:jc w:val="both"/>
                    <w:rPr>
                      <w:b w:val="1"/>
                      <w:bCs w:val="1"/>
                      <w:sz w:val="17"/>
                      <w:szCs w:val="17"/>
                    </w:rPr>
                  </w:pPr>
                  <w:r w:rsidDel="00000000" w:rsidR="00000000" w:rsidRPr="00000000">
                    <w:rPr>
                      <w:b w:val="1"/>
                      <w:bCs w:val="1"/>
                      <w:sz w:val="17"/>
                      <w:szCs w:val="17"/>
                      <w:rtl w:val="0"/>
                    </w:rPr>
                    <w:t xml:space="preserve">Socios clave</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E">
                  <w:pPr>
                    <w:spacing w:after="20" w:lineRule="auto"/>
                    <w:ind w:left="0" w:firstLine="0"/>
                    <w:jc w:val="both"/>
                    <w:rPr>
                      <w:sz w:val="17"/>
                      <w:szCs w:val="17"/>
                    </w:rPr>
                  </w:pPr>
                  <w:r w:rsidDel="00000000" w:rsidR="00000000" w:rsidRPr="00000000">
                    <w:rPr>
                      <w:sz w:val="17"/>
                      <w:szCs w:val="17"/>
                      <w:rtl w:val="0"/>
                    </w:rPr>
                    <w:t xml:space="preserve">Coejecutores (Urbanamente e In-Data), asociados, Corfo, INN, Agencia de Sostenibilidad Energética, centros de IA y universidades, proveedores de nube y de software.</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CF">
                  <w:pPr>
                    <w:spacing w:after="20" w:lineRule="auto"/>
                    <w:ind w:left="0" w:firstLine="0"/>
                    <w:jc w:val="both"/>
                    <w:rPr>
                      <w:b w:val="1"/>
                      <w:bCs w:val="1"/>
                      <w:sz w:val="17"/>
                      <w:szCs w:val="17"/>
                    </w:rPr>
                  </w:pPr>
                  <w:r w:rsidDel="00000000" w:rsidR="00000000" w:rsidRPr="00000000">
                    <w:rPr>
                      <w:b w:val="1"/>
                      <w:bCs w:val="1"/>
                      <w:sz w:val="17"/>
                      <w:szCs w:val="17"/>
                      <w:rtl w:val="0"/>
                    </w:rPr>
                    <w:t xml:space="preserve">Estructura de costos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0">
                  <w:pPr>
                    <w:spacing w:after="20" w:lineRule="auto"/>
                    <w:ind w:left="0" w:firstLine="0"/>
                    <w:jc w:val="both"/>
                    <w:rPr>
                      <w:sz w:val="17"/>
                      <w:szCs w:val="17"/>
                    </w:rPr>
                  </w:pPr>
                  <w:r w:rsidDel="00000000" w:rsidR="00000000" w:rsidRPr="00000000">
                    <w:rPr>
                      <w:sz w:val="17"/>
                      <w:szCs w:val="17"/>
                      <w:rtl w:val="0"/>
                    </w:rPr>
                    <w:t xml:space="preserve">Equipo de producto y datos; nube y cómputo; licencias de datos; actualización normativa y asesoría legal; ventas y soporte; certificaciones (ISO/IEC 27001 y 42001).</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1">
                  <w:pPr>
                    <w:spacing w:after="20" w:lineRule="auto"/>
                    <w:ind w:left="0" w:firstLine="0"/>
                    <w:jc w:val="both"/>
                    <w:rPr>
                      <w:b w:val="1"/>
                      <w:bCs w:val="1"/>
                      <w:sz w:val="17"/>
                      <w:szCs w:val="17"/>
                    </w:rPr>
                  </w:pPr>
                  <w:r w:rsidDel="00000000" w:rsidR="00000000" w:rsidRPr="00000000">
                    <w:rPr>
                      <w:b w:val="1"/>
                      <w:bCs w:val="1"/>
                      <w:sz w:val="17"/>
                      <w:szCs w:val="17"/>
                      <w:rtl w:val="0"/>
                    </w:rPr>
                    <w:t xml:space="preserve">Métricas de negocio</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2">
                  <w:pPr>
                    <w:spacing w:after="20" w:lineRule="auto"/>
                    <w:ind w:left="0" w:firstLine="0"/>
                    <w:jc w:val="both"/>
                    <w:rPr>
                      <w:sz w:val="17"/>
                      <w:szCs w:val="17"/>
                    </w:rPr>
                  </w:pPr>
                  <w:r w:rsidDel="00000000" w:rsidR="00000000" w:rsidRPr="00000000">
                    <w:rPr>
                      <w:sz w:val="17"/>
                      <w:szCs w:val="17"/>
                      <w:rtl w:val="0"/>
                    </w:rPr>
                    <w:t xml:space="preserve">Ingresos recurrentes, clientes pagadores, retención, costo de adquisición frente a valor de vida del cliente (CAC/LTV), evaluaciones mensuales y conversión de piloto a cliente.</w:t>
                  </w:r>
                </w:p>
              </w:tc>
            </w:tr>
          </w:tbl>
          <w:p w:rsidR="00000000" w:rsidDel="00000000" w:rsidP="00000000" w:rsidRDefault="00000000" w:rsidRPr="00000000" w14:paraId="000009D3">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9D4">
            <w:pPr>
              <w:spacing w:after="60" w:before="160" w:lineRule="auto"/>
              <w:ind w:left="0" w:firstLine="0"/>
              <w:jc w:val="both"/>
              <w:rPr>
                <w:b w:val="1"/>
                <w:bCs w:val="1"/>
                <w:color w:val="1f3864"/>
                <w:sz w:val="21"/>
                <w:szCs w:val="21"/>
              </w:rPr>
            </w:pPr>
            <w:r w:rsidDel="00000000" w:rsidR="00000000" w:rsidRPr="00000000">
              <w:rPr>
                <w:b w:val="1"/>
                <w:bCs w:val="1"/>
                <w:color w:val="1f3864"/>
                <w:sz w:val="21"/>
                <w:szCs w:val="21"/>
                <w:rtl w:val="0"/>
              </w:rPr>
              <w:t xml:space="preserve">Plan de escalamiento comercial</w:t>
            </w:r>
          </w:p>
          <w:tbl>
            <w:tblPr>
              <w:tblStyle w:val="Table44"/>
              <w:tblW w:w="9157.7103712836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2.6452819623723"/>
              <w:gridCol w:w="1066.5035370283742"/>
              <w:gridCol w:w="3910.512969104039"/>
              <w:gridCol w:w="2588.0485831888545"/>
              <w:tblGridChange w:id="0">
                <w:tblGrid>
                  <w:gridCol w:w="1592.6452819623723"/>
                  <w:gridCol w:w="1066.5035370283742"/>
                  <w:gridCol w:w="3910.512969104039"/>
                  <w:gridCol w:w="2588.048583188854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D5">
                  <w:pPr>
                    <w:spacing w:after="20" w:lineRule="auto"/>
                    <w:ind w:left="0" w:firstLine="0"/>
                    <w:jc w:val="center"/>
                    <w:rPr>
                      <w:b w:val="1"/>
                      <w:bCs w:val="1"/>
                      <w:sz w:val="17"/>
                      <w:szCs w:val="17"/>
                    </w:rPr>
                  </w:pPr>
                  <w:r w:rsidDel="00000000" w:rsidR="00000000" w:rsidRPr="00000000">
                    <w:rPr>
                      <w:b w:val="1"/>
                      <w:bCs w:val="1"/>
                      <w:sz w:val="17"/>
                      <w:szCs w:val="17"/>
                      <w:rtl w:val="0"/>
                    </w:rPr>
                    <w:t xml:space="preserve">Fase</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D6">
                  <w:pPr>
                    <w:spacing w:after="20" w:lineRule="auto"/>
                    <w:ind w:left="0" w:firstLine="0"/>
                    <w:jc w:val="center"/>
                    <w:rPr>
                      <w:b w:val="1"/>
                      <w:bCs w:val="1"/>
                      <w:sz w:val="17"/>
                      <w:szCs w:val="17"/>
                    </w:rPr>
                  </w:pPr>
                  <w:r w:rsidDel="00000000" w:rsidR="00000000" w:rsidRPr="00000000">
                    <w:rPr>
                      <w:b w:val="1"/>
                      <w:bCs w:val="1"/>
                      <w:sz w:val="17"/>
                      <w:szCs w:val="17"/>
                      <w:rtl w:val="0"/>
                    </w:rPr>
                    <w:t xml:space="preserve">Periodo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D7">
                  <w:pPr>
                    <w:spacing w:after="20" w:lineRule="auto"/>
                    <w:ind w:left="0" w:firstLine="0"/>
                    <w:jc w:val="center"/>
                    <w:rPr>
                      <w:b w:val="1"/>
                      <w:bCs w:val="1"/>
                      <w:sz w:val="17"/>
                      <w:szCs w:val="17"/>
                    </w:rPr>
                  </w:pPr>
                  <w:r w:rsidDel="00000000" w:rsidR="00000000" w:rsidRPr="00000000">
                    <w:rPr>
                      <w:b w:val="1"/>
                      <w:bCs w:val="1"/>
                      <w:sz w:val="17"/>
                      <w:szCs w:val="17"/>
                      <w:rtl w:val="0"/>
                    </w:rPr>
                    <w:t xml:space="preserve">Hitos comerciales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9D8">
                  <w:pPr>
                    <w:spacing w:after="20" w:lineRule="auto"/>
                    <w:ind w:left="0" w:firstLine="0"/>
                    <w:jc w:val="center"/>
                    <w:rPr>
                      <w:b w:val="1"/>
                      <w:bCs w:val="1"/>
                      <w:sz w:val="17"/>
                      <w:szCs w:val="17"/>
                    </w:rPr>
                  </w:pPr>
                  <w:r w:rsidDel="00000000" w:rsidR="00000000" w:rsidRPr="00000000">
                    <w:rPr>
                      <w:b w:val="1"/>
                      <w:bCs w:val="1"/>
                      <w:sz w:val="17"/>
                      <w:szCs w:val="17"/>
                      <w:rtl w:val="0"/>
                    </w:rPr>
                    <w:t xml:space="preserve">Metas indicativas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9">
                  <w:pPr>
                    <w:spacing w:after="20" w:lineRule="auto"/>
                    <w:ind w:left="0" w:firstLine="0"/>
                    <w:jc w:val="both"/>
                    <w:rPr>
                      <w:b w:val="1"/>
                      <w:bCs w:val="1"/>
                      <w:sz w:val="17"/>
                      <w:szCs w:val="17"/>
                    </w:rPr>
                  </w:pPr>
                  <w:r w:rsidDel="00000000" w:rsidR="00000000" w:rsidRPr="00000000">
                    <w:rPr>
                      <w:b w:val="1"/>
                      <w:bCs w:val="1"/>
                      <w:sz w:val="17"/>
                      <w:szCs w:val="17"/>
                      <w:rtl w:val="0"/>
                    </w:rPr>
                    <w:t xml:space="preserve">Validación y primeras ventas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A">
                  <w:pPr>
                    <w:spacing w:after="20" w:lineRule="auto"/>
                    <w:ind w:left="0" w:firstLine="0"/>
                    <w:jc w:val="both"/>
                    <w:rPr>
                      <w:sz w:val="17"/>
                      <w:szCs w:val="17"/>
                    </w:rPr>
                  </w:pPr>
                  <w:r w:rsidDel="00000000" w:rsidR="00000000" w:rsidRPr="00000000">
                    <w:rPr>
                      <w:sz w:val="17"/>
                      <w:szCs w:val="17"/>
                      <w:rtl w:val="0"/>
                    </w:rPr>
                    <w:t xml:space="preserve">M1–M18</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B">
                  <w:pPr>
                    <w:spacing w:after="20" w:lineRule="auto"/>
                    <w:ind w:left="0" w:firstLine="0"/>
                    <w:jc w:val="both"/>
                    <w:rPr>
                      <w:sz w:val="17"/>
                      <w:szCs w:val="17"/>
                    </w:rPr>
                  </w:pPr>
                  <w:r w:rsidDel="00000000" w:rsidR="00000000" w:rsidRPr="00000000">
                    <w:rPr>
                      <w:sz w:val="17"/>
                      <w:szCs w:val="17"/>
                      <w:rtl w:val="0"/>
                    </w:rPr>
                    <w:t xml:space="preserve">Convenios de datos con portales e In-Data (M6); P1 beta con usuarios piloto (M12); lanzamiento comercial de P1 para DS49 y una segunda tipología priorizada por la Mesa de Usuarios (M18); pilotos pagados con asociados.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C">
                  <w:pPr>
                    <w:spacing w:after="20" w:lineRule="auto"/>
                    <w:ind w:left="0" w:firstLine="0"/>
                    <w:jc w:val="both"/>
                    <w:rPr>
                      <w:sz w:val="17"/>
                      <w:szCs w:val="17"/>
                    </w:rPr>
                  </w:pPr>
                  <w:r w:rsidDel="00000000" w:rsidR="00000000" w:rsidRPr="00000000">
                    <w:rPr>
                      <w:sz w:val="17"/>
                      <w:szCs w:val="17"/>
                      <w:rtl w:val="0"/>
                    </w:rPr>
                    <w:t xml:space="preserve">≥10 clientes pagando P1; ≥3 pilotos formalizados.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D">
                  <w:pPr>
                    <w:spacing w:after="20" w:lineRule="auto"/>
                    <w:ind w:left="0" w:firstLine="0"/>
                    <w:jc w:val="both"/>
                    <w:rPr>
                      <w:b w:val="1"/>
                      <w:bCs w:val="1"/>
                      <w:sz w:val="17"/>
                      <w:szCs w:val="17"/>
                    </w:rPr>
                  </w:pPr>
                  <w:r w:rsidDel="00000000" w:rsidR="00000000" w:rsidRPr="00000000">
                    <w:rPr>
                      <w:b w:val="1"/>
                      <w:bCs w:val="1"/>
                      <w:sz w:val="17"/>
                      <w:szCs w:val="17"/>
                      <w:rtl w:val="0"/>
                    </w:rPr>
                    <w:t xml:space="preserve">Pilotaje ampliado</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E">
                  <w:pPr>
                    <w:spacing w:after="20" w:lineRule="auto"/>
                    <w:ind w:left="0" w:firstLine="0"/>
                    <w:jc w:val="both"/>
                    <w:rPr>
                      <w:sz w:val="17"/>
                      <w:szCs w:val="17"/>
                    </w:rPr>
                  </w:pPr>
                  <w:r w:rsidDel="00000000" w:rsidR="00000000" w:rsidRPr="00000000">
                    <w:rPr>
                      <w:sz w:val="17"/>
                      <w:szCs w:val="17"/>
                      <w:rtl w:val="0"/>
                    </w:rPr>
                    <w:t xml:space="preserve">M19–M36</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DF">
                  <w:pPr>
                    <w:spacing w:after="20" w:lineRule="auto"/>
                    <w:ind w:left="0" w:firstLine="0"/>
                    <w:jc w:val="both"/>
                    <w:rPr>
                      <w:sz w:val="17"/>
                      <w:szCs w:val="17"/>
                    </w:rPr>
                  </w:pPr>
                  <w:r w:rsidDel="00000000" w:rsidR="00000000" w:rsidRPr="00000000">
                    <w:rPr>
                      <w:sz w:val="17"/>
                      <w:szCs w:val="17"/>
                      <w:rtl w:val="0"/>
                    </w:rPr>
                    <w:t xml:space="preserve">P2 y P3 en obras piloto (M24–M30); P4 en activos piloto (M30–M36); inicio de certificación ISO/IEC 27001; informe de continuidad con valorización y modelo de negocios actualizado (M36).</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0">
                  <w:pPr>
                    <w:spacing w:after="20" w:lineRule="auto"/>
                    <w:ind w:left="0" w:firstLine="0"/>
                    <w:jc w:val="both"/>
                    <w:rPr>
                      <w:sz w:val="17"/>
                      <w:szCs w:val="17"/>
                    </w:rPr>
                  </w:pPr>
                  <w:r w:rsidDel="00000000" w:rsidR="00000000" w:rsidRPr="00000000">
                    <w:rPr>
                      <w:sz w:val="17"/>
                      <w:szCs w:val="17"/>
                      <w:rtl w:val="0"/>
                    </w:rPr>
                    <w:t xml:space="preserve">≥30 clientes pagando; ≥5 empresas usuarias de P2/P3; ≥10 activos con P4; ventas ≥ UF 4.000 en el año 3.</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1">
                  <w:pPr>
                    <w:spacing w:after="20" w:lineRule="auto"/>
                    <w:ind w:left="0" w:firstLine="0"/>
                    <w:jc w:val="both"/>
                    <w:rPr>
                      <w:b w:val="1"/>
                      <w:bCs w:val="1"/>
                      <w:sz w:val="17"/>
                      <w:szCs w:val="17"/>
                    </w:rPr>
                  </w:pPr>
                  <w:r w:rsidDel="00000000" w:rsidR="00000000" w:rsidRPr="00000000">
                    <w:rPr>
                      <w:b w:val="1"/>
                      <w:bCs w:val="1"/>
                      <w:sz w:val="17"/>
                      <w:szCs w:val="17"/>
                      <w:rtl w:val="0"/>
                    </w:rPr>
                    <w:t xml:space="preserve">Escalamiento nacional</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2">
                  <w:pPr>
                    <w:spacing w:after="20" w:lineRule="auto"/>
                    <w:ind w:left="0" w:firstLine="0"/>
                    <w:jc w:val="both"/>
                    <w:rPr>
                      <w:sz w:val="17"/>
                      <w:szCs w:val="17"/>
                    </w:rPr>
                  </w:pPr>
                  <w:r w:rsidDel="00000000" w:rsidR="00000000" w:rsidRPr="00000000">
                    <w:rPr>
                      <w:sz w:val="17"/>
                      <w:szCs w:val="17"/>
                      <w:rtl w:val="0"/>
                    </w:rPr>
                    <w:t xml:space="preserve">M37–M60</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3">
                  <w:pPr>
                    <w:spacing w:after="20" w:lineRule="auto"/>
                    <w:ind w:left="0" w:firstLine="0"/>
                    <w:jc w:val="both"/>
                    <w:rPr>
                      <w:sz w:val="17"/>
                      <w:szCs w:val="17"/>
                    </w:rPr>
                  </w:pPr>
                  <w:r w:rsidDel="00000000" w:rsidR="00000000" w:rsidRPr="00000000">
                    <w:rPr>
                      <w:sz w:val="17"/>
                      <w:szCs w:val="17"/>
                      <w:rtl w:val="0"/>
                    </w:rPr>
                    <w:t xml:space="preserve">Lanzamiento de la suite integrada (M40); nuevas tipologías (equipamiento, industrial, energía y data centers); cobertura normativa de todas las comunas con PRC vigente; canal B2G y programa de partners; ronda de inversión privada con apoyo del Consejo Estratégico.</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4">
                  <w:pPr>
                    <w:spacing w:after="20" w:lineRule="auto"/>
                    <w:ind w:left="0" w:firstLine="0"/>
                    <w:jc w:val="both"/>
                    <w:rPr>
                      <w:sz w:val="17"/>
                      <w:szCs w:val="17"/>
                    </w:rPr>
                  </w:pPr>
                  <w:r w:rsidDel="00000000" w:rsidR="00000000" w:rsidRPr="00000000">
                    <w:rPr>
                      <w:sz w:val="17"/>
                      <w:szCs w:val="17"/>
                      <w:rtl w:val="0"/>
                    </w:rPr>
                    <w:t xml:space="preserve">≥150 clientes; ≥25 empresas con P2/P3; ≥200 activos con P4; ventas ≥ UF 25.000 en el año 5.</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5">
                  <w:pPr>
                    <w:spacing w:after="20" w:lineRule="auto"/>
                    <w:ind w:left="0" w:firstLine="0"/>
                    <w:jc w:val="both"/>
                    <w:rPr>
                      <w:b w:val="1"/>
                      <w:bCs w:val="1"/>
                      <w:sz w:val="17"/>
                      <w:szCs w:val="17"/>
                    </w:rPr>
                  </w:pPr>
                  <w:r w:rsidDel="00000000" w:rsidR="00000000" w:rsidRPr="00000000">
                    <w:rPr>
                      <w:b w:val="1"/>
                      <w:bCs w:val="1"/>
                      <w:sz w:val="17"/>
                      <w:szCs w:val="17"/>
                      <w:rtl w:val="0"/>
                    </w:rPr>
                    <w:t xml:space="preserve">Post Programa</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6">
                  <w:pPr>
                    <w:spacing w:after="20" w:lineRule="auto"/>
                    <w:ind w:left="0" w:firstLine="0"/>
                    <w:jc w:val="both"/>
                    <w:rPr>
                      <w:sz w:val="17"/>
                      <w:szCs w:val="17"/>
                    </w:rPr>
                  </w:pPr>
                  <w:r w:rsidDel="00000000" w:rsidR="00000000" w:rsidRPr="00000000">
                    <w:rPr>
                      <w:sz w:val="17"/>
                      <w:szCs w:val="17"/>
                      <w:rtl w:val="0"/>
                    </w:rPr>
                    <w:t xml:space="preserve">Año 6 en adelante</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7">
                  <w:pPr>
                    <w:spacing w:after="20" w:lineRule="auto"/>
                    <w:ind w:left="0" w:firstLine="0"/>
                    <w:jc w:val="both"/>
                    <w:rPr>
                      <w:sz w:val="17"/>
                      <w:szCs w:val="17"/>
                    </w:rPr>
                  </w:pPr>
                  <w:r w:rsidDel="00000000" w:rsidR="00000000" w:rsidRPr="00000000">
                    <w:rPr>
                      <w:sz w:val="17"/>
                      <w:szCs w:val="17"/>
                      <w:rtl w:val="0"/>
                    </w:rPr>
                    <w:t xml:space="preserve">Internacionalización hacia países con fragmentación normativa similar (p. ej., Perú, Colombia y México) mediante partners, y ampliación a nuevas tipologías.</w:t>
                  </w:r>
                </w:p>
              </w:tc>
              <w:tc>
                <w:tcPr>
                  <w:tcBorders>
                    <w:top w:color="000000" w:space="0" w:sz="0" w:val="nil"/>
                    <w:left w:color="000000" w:space="0" w:sz="0" w:val="nil"/>
                    <w:bottom w:color="8c8c8c" w:space="0" w:sz="8" w:val="single"/>
                    <w:right w:color="8c8c8c" w:space="0" w:sz="8" w:val="single"/>
                  </w:tcBorders>
                  <w:shd w:fill="auto" w:val="clear"/>
                  <w:tcMar>
                    <w:top w:w="20.0" w:type="dxa"/>
                    <w:left w:w="60.0" w:type="dxa"/>
                    <w:bottom w:w="20.0" w:type="dxa"/>
                    <w:right w:w="60.0" w:type="dxa"/>
                  </w:tcMar>
                  <w:vAlign w:val="top"/>
                </w:tcPr>
                <w:p w:rsidR="00000000" w:rsidDel="00000000" w:rsidP="00000000" w:rsidRDefault="00000000" w:rsidRPr="00000000" w14:paraId="000009E8">
                  <w:pPr>
                    <w:spacing w:after="20" w:lineRule="auto"/>
                    <w:ind w:left="0" w:firstLine="0"/>
                    <w:jc w:val="both"/>
                    <w:rPr>
                      <w:sz w:val="17"/>
                      <w:szCs w:val="17"/>
                    </w:rPr>
                  </w:pPr>
                  <w:r w:rsidDel="00000000" w:rsidR="00000000" w:rsidRPr="00000000">
                    <w:rPr>
                      <w:sz w:val="17"/>
                      <w:szCs w:val="17"/>
                      <w:rtl w:val="0"/>
                    </w:rPr>
                    <w:t xml:space="preserve">Definidas en el plan de negocios de cierre.</w:t>
                  </w:r>
                </w:p>
              </w:tc>
            </w:tr>
          </w:tbl>
          <w:p w:rsidR="00000000" w:rsidDel="00000000" w:rsidP="00000000" w:rsidRDefault="00000000" w:rsidRPr="00000000" w14:paraId="000009E9">
            <w:pPr>
              <w:spacing w:after="40" w:lineRule="auto"/>
              <w:ind w:left="0" w:firstLine="0"/>
              <w:jc w:val="both"/>
              <w:rPr>
                <w:sz w:val="8"/>
                <w:szCs w:val="8"/>
              </w:rPr>
            </w:pPr>
            <w:r w:rsidDel="00000000" w:rsidR="00000000" w:rsidRPr="00000000">
              <w:rPr>
                <w:sz w:val="8"/>
                <w:szCs w:val="8"/>
                <w:rtl w:val="0"/>
              </w:rPr>
              <w:t xml:space="preserve"> </w:t>
            </w:r>
          </w:p>
          <w:p w:rsidR="00000000" w:rsidDel="00000000" w:rsidP="00000000" w:rsidRDefault="00000000" w:rsidRPr="00000000" w14:paraId="000009EA">
            <w:pPr>
              <w:spacing w:after="40" w:before="80" w:lineRule="auto"/>
              <w:ind w:left="0" w:firstLine="0"/>
              <w:jc w:val="both"/>
              <w:rPr>
                <w:sz w:val="20"/>
                <w:szCs w:val="20"/>
              </w:rPr>
            </w:pPr>
            <w:r w:rsidDel="00000000" w:rsidR="00000000" w:rsidRPr="00000000">
              <w:rPr>
                <w:b w:val="1"/>
                <w:bCs w:val="1"/>
                <w:sz w:val="20"/>
                <w:szCs w:val="20"/>
                <w:rtl w:val="0"/>
              </w:rPr>
              <w:t xml:space="preserve">Captura de valor para el sector.</w:t>
            </w:r>
            <w:r w:rsidDel="00000000" w:rsidR="00000000" w:rsidRPr="00000000">
              <w:rPr>
                <w:sz w:val="20"/>
                <w:szCs w:val="20"/>
                <w:rtl w:val="0"/>
              </w:rPr>
              <w:t xml:space="preserve"> Además de los ingresos de los productos, el Programa genera beneficios para masas críticas del sector: la especificación abierta de datos (bien club), la base normativa trazable, la formación de capital humano y la evidencia de impacto publicada. Estos bienes reducen costos de transacción y barreras de adopción en un sector compuesto mayoritariamente por pymes (98%).</w:t>
            </w:r>
            <w:r w:rsidDel="00000000" w:rsidR="00000000" w:rsidRPr="00000000">
              <w:rPr>
                <w:rtl w:val="0"/>
              </w:rPr>
            </w:r>
          </w:p>
        </w:tc>
      </w:tr>
    </w:tbl>
    <w:p w:rsidR="00000000" w:rsidDel="00000000" w:rsidP="00000000" w:rsidRDefault="00000000" w:rsidRPr="00000000" w14:paraId="000009EB">
      <w:pPr>
        <w:spacing w:after="0" w:lineRule="auto"/>
        <w:rPr>
          <w:vertAlign w:val="baseline"/>
        </w:rPr>
      </w:pPr>
      <w:r w:rsidDel="00000000" w:rsidR="00000000" w:rsidRPr="00000000">
        <w:rPr>
          <w:rtl w:val="0"/>
        </w:rPr>
      </w:r>
    </w:p>
    <w:p w:rsidR="00000000" w:rsidDel="00000000" w:rsidP="00000000" w:rsidRDefault="00000000" w:rsidRPr="00000000" w14:paraId="000009EC">
      <w:pPr>
        <w:spacing w:after="0" w:lineRule="auto"/>
        <w:ind w:left="-284" w:right="-142" w:firstLine="0"/>
        <w:jc w:val="both"/>
        <w:rPr>
          <w:i w:val="0"/>
          <w:iCs w:val="0"/>
          <w:vertAlign w:val="baseline"/>
        </w:rPr>
      </w:pPr>
      <w:bookmarkStart w:colFirst="0" w:colLast="0" w:name="_heading=h.6karf5bedi2d" w:id="10"/>
      <w:bookmarkEnd w:id="10"/>
      <w:r w:rsidDel="00000000" w:rsidR="00000000" w:rsidRPr="00000000">
        <w:rPr>
          <w:b w:val="1"/>
          <w:bCs w:val="1"/>
          <w:vertAlign w:val="baseline"/>
          <w:rtl w:val="0"/>
        </w:rPr>
        <w:t xml:space="preserve">12.- GOBERNANZA DEL PROGRAMA </w:t>
      </w:r>
      <w:r w:rsidDel="00000000" w:rsidR="00000000" w:rsidRPr="00000000">
        <w:rPr>
          <w:i w:val="1"/>
          <w:iCs w:val="1"/>
          <w:sz w:val="20"/>
          <w:szCs w:val="20"/>
          <w:vertAlign w:val="baseline"/>
          <w:rtl w:val="0"/>
        </w:rPr>
        <w:t xml:space="preserve">(Describa el modelo de gobernanza del programa, basándose en lo descrito en el subnumeral 8.8 de las bases técnicas y antecedentes de la Guía Técnica de la convocatoria, entre otros aspectos que considere necesarios).</w:t>
      </w: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42" w:hanging="1004"/>
        <w:jc w:val="both"/>
        <w:rPr>
          <w:rFonts w:ascii="Calibri" w:cs="Calibri" w:eastAsia="Calibri" w:hAnsi="Calibri"/>
          <w:b w:val="1"/>
          <w:bCs w:val="1"/>
          <w:i w:val="0"/>
          <w:iCs w:val="0"/>
          <w:smallCaps w:val="0"/>
          <w:strike w:val="0"/>
          <w:color w:val="000000"/>
          <w:sz w:val="22"/>
          <w:szCs w:val="22"/>
          <w:u w:val="none"/>
          <w:shd w:fill="auto" w:val="clear"/>
          <w:vertAlign w:val="baseline"/>
        </w:rPr>
      </w:pPr>
      <w:sdt>
        <w:sdtPr>
          <w:id w:val="191651949"/>
          <w:tag w:val="goog_rdk_388"/>
        </w:sdtPr>
        <w:sdtContent>
          <w:commentRangeStart w:id="35"/>
        </w:sdtContent>
      </w:sdt>
      <w:sdt>
        <w:sdtPr>
          <w:id w:val="-1122622541"/>
          <w:tag w:val="goog_rdk_389"/>
        </w:sdtPr>
        <w:sdtContent>
          <w:commentRangeStart w:id="36"/>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Descripción del perfil del/la director/a del programa</w:t>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tbl>
      <w:tblPr>
        <w:tblStyle w:val="Table45"/>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112" w:hRule="atLeast"/>
          <w:tblHeader w:val="0"/>
        </w:trPr>
        <w:tc>
          <w:tcPr>
            <w:vAlign w:val="top"/>
          </w:tcPr>
          <w:p w:rsidR="00000000" w:rsidDel="00000000" w:rsidP="00000000" w:rsidRDefault="00000000" w:rsidRPr="00000000" w14:paraId="000009EF">
            <w:pPr>
              <w:spacing w:after="0" w:lineRule="auto"/>
              <w:jc w:val="both"/>
              <w:rPr>
                <w:sz w:val="20"/>
                <w:szCs w:val="20"/>
              </w:rPr>
            </w:pPr>
            <w:r w:rsidDel="00000000" w:rsidR="00000000" w:rsidRPr="00000000">
              <w:rPr>
                <w:sz w:val="20"/>
                <w:szCs w:val="20"/>
                <w:rtl w:val="0"/>
              </w:rPr>
              <w:t xml:space="preserve">Jorge Ignacio Prieto Cifuentes es ingeniero civil de la Universidad Católica de Chile, con más de 28 años de experiencia en la industria de la construcción. En este tiempo ha estado a cargo de obras de construcción, ha liderado y participado en grandes proyectos de infraestructura en Chile y Perú, y ha sido asesor de importantes empresas constructoras nacionales en materia de optimización de recursos en obra. </w:t>
            </w:r>
          </w:p>
          <w:p w:rsidR="00000000" w:rsidDel="00000000" w:rsidP="00000000" w:rsidRDefault="00000000" w:rsidRPr="00000000" w14:paraId="000009F0">
            <w:pPr>
              <w:spacing w:after="0" w:lineRule="auto"/>
              <w:jc w:val="both"/>
              <w:rPr>
                <w:sz w:val="20"/>
                <w:szCs w:val="20"/>
              </w:rPr>
            </w:pPr>
            <w:r w:rsidDel="00000000" w:rsidR="00000000" w:rsidRPr="00000000">
              <w:rPr>
                <w:sz w:val="20"/>
                <w:szCs w:val="20"/>
                <w:rtl w:val="0"/>
              </w:rPr>
              <w:t xml:space="preserve">Desde hace 12 años es cofundador de la empresa </w:t>
            </w:r>
            <w:hyperlink r:id="rId14">
              <w:r w:rsidDel="00000000" w:rsidR="00000000" w:rsidRPr="00000000">
                <w:rPr>
                  <w:color w:val="1155cc"/>
                  <w:sz w:val="20"/>
                  <w:szCs w:val="20"/>
                  <w:u w:val="single"/>
                  <w:rtl w:val="0"/>
                </w:rPr>
                <w:t xml:space="preserve">Inqsol.cl</w:t>
              </w:r>
            </w:hyperlink>
            <w:r w:rsidDel="00000000" w:rsidR="00000000" w:rsidRPr="00000000">
              <w:rPr>
                <w:sz w:val="20"/>
                <w:szCs w:val="20"/>
                <w:rtl w:val="0"/>
              </w:rPr>
              <w:t xml:space="preserve"> dedicada al desarrollo de software de gestión logística y gestión de activos en constructoras y empresas proveedoras de la construcción. Sus sistemas informáticos están presentes en varios países de Latinoamérica, siempre en el sector económico de la construcción. </w:t>
            </w:r>
          </w:p>
          <w:p w:rsidR="00000000" w:rsidDel="00000000" w:rsidP="00000000" w:rsidRDefault="00000000" w:rsidRPr="00000000" w14:paraId="000009F1">
            <w:pPr>
              <w:spacing w:after="0" w:lineRule="auto"/>
              <w:jc w:val="both"/>
              <w:rPr>
                <w:vertAlign w:val="baseline"/>
              </w:rPr>
            </w:pPr>
            <w:r w:rsidDel="00000000" w:rsidR="00000000" w:rsidRPr="00000000">
              <w:rPr>
                <w:sz w:val="20"/>
                <w:szCs w:val="20"/>
                <w:rtl w:val="0"/>
              </w:rPr>
              <w:t xml:space="preserve">Ha sido gerente general y empresario de varias empresas productivas y de servicios en el ámbito de la construcción en Chile y el Perú, ha sido mentor de emprendedores durante más de seis años a través de la Fundación Simón de Cirene y ha tenido grandes e importantes cargos gremiales en la Cámara Chilena de la Construcción.</w:t>
            </w:r>
            <w:r w:rsidDel="00000000" w:rsidR="00000000" w:rsidRPr="00000000">
              <w:rPr>
                <w:rtl w:val="0"/>
              </w:rPr>
            </w:r>
          </w:p>
          <w:p w:rsidR="00000000" w:rsidDel="00000000" w:rsidP="00000000" w:rsidRDefault="00000000" w:rsidRPr="00000000" w14:paraId="000009F2">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9F3">
      <w:pPr>
        <w:rP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151" w:right="0" w:hanging="435"/>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Describa y esquematice el modelo de gobernanza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4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669" w:hRule="atLeast"/>
          <w:tblHeader w:val="0"/>
        </w:trPr>
        <w:tc>
          <w:tcPr>
            <w:vAlign w:val="top"/>
          </w:tcPr>
          <w:p w:rsidR="00000000" w:rsidDel="00000000" w:rsidP="00000000" w:rsidRDefault="00000000" w:rsidRPr="00000000" w14:paraId="000009F5">
            <w:pPr>
              <w:spacing w:after="0" w:lineRule="auto"/>
              <w:jc w:val="both"/>
              <w:rPr>
                <w:sz w:val="20"/>
                <w:szCs w:val="20"/>
              </w:rPr>
            </w:pPr>
            <w:r w:rsidDel="00000000" w:rsidR="00000000" w:rsidRPr="00000000">
              <w:rPr>
                <w:sz w:val="20"/>
                <w:szCs w:val="20"/>
                <w:rtl w:val="0"/>
              </w:rPr>
              <w:t xml:space="preserve">El programa conformado por un grupo de empresas propone constituir una gobernanza para la ejecución, en donde en la primera etapa del programa, la gobernanza tendrá como objetivo la puesta en marcha del trabajo colaborativo con todas las instituciones participantes, para la generación de los estatutos de operación de la gobernanza, para la aprobación por parte de Corfo correspondiente al modelo de gobernanza y su funcionamiento.</w:t>
            </w:r>
          </w:p>
          <w:p w:rsidR="00000000" w:rsidDel="00000000" w:rsidP="00000000" w:rsidRDefault="00000000" w:rsidRPr="00000000" w14:paraId="000009F6">
            <w:pPr>
              <w:spacing w:after="0" w:lineRule="auto"/>
              <w:jc w:val="both"/>
              <w:rPr>
                <w:sz w:val="20"/>
                <w:szCs w:val="20"/>
              </w:rPr>
            </w:pPr>
            <w:r w:rsidDel="00000000" w:rsidR="00000000" w:rsidRPr="00000000">
              <w:rPr>
                <w:rtl w:val="0"/>
              </w:rPr>
            </w:r>
          </w:p>
          <w:p w:rsidR="00000000" w:rsidDel="00000000" w:rsidP="00000000" w:rsidRDefault="00000000" w:rsidRPr="00000000" w14:paraId="000009F7">
            <w:pPr>
              <w:spacing w:after="0" w:lineRule="auto"/>
              <w:jc w:val="both"/>
              <w:rPr>
                <w:sz w:val="20"/>
                <w:szCs w:val="20"/>
              </w:rPr>
            </w:pPr>
            <w:r w:rsidDel="00000000" w:rsidR="00000000" w:rsidRPr="00000000">
              <w:rPr>
                <w:sz w:val="20"/>
                <w:szCs w:val="20"/>
                <w:rtl w:val="0"/>
              </w:rPr>
              <w:t xml:space="preserve">Dentro del modelo de gobernanza, se tiene considerada la conformación de un Consejo Estratégico y un Consejo Técnico, permitiendo poner en funcionamiento la orgánica del equipo de trabajo.</w:t>
            </w:r>
          </w:p>
          <w:p w:rsidR="00000000" w:rsidDel="00000000" w:rsidP="00000000" w:rsidRDefault="00000000" w:rsidRPr="00000000" w14:paraId="000009F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F9">
            <w:pPr>
              <w:spacing w:after="0" w:lineRule="auto"/>
              <w:jc w:val="both"/>
              <w:rPr>
                <w:sz w:val="20"/>
                <w:szCs w:val="20"/>
              </w:rPr>
            </w:pPr>
            <w:r w:rsidDel="00000000" w:rsidR="00000000" w:rsidRPr="00000000">
              <w:rPr>
                <w:sz w:val="20"/>
                <w:szCs w:val="20"/>
                <w:rtl w:val="0"/>
              </w:rPr>
              <w:t xml:space="preserve">El modelo de gobernanza estará conformado por un grupo de asesores, quienes conformarán el consejo estratégico, estableciendo la hoja de ruta estratégica del programa, orientación y apoyo para lograr los alcances establecidos y por sobre todo, abordar los mercados potenciales y objetivos planteados en el presente programa.</w:t>
            </w:r>
          </w:p>
          <w:p w:rsidR="00000000" w:rsidDel="00000000" w:rsidP="00000000" w:rsidRDefault="00000000" w:rsidRPr="00000000" w14:paraId="000009FA">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FB">
            <w:pPr>
              <w:spacing w:after="0" w:lineRule="auto"/>
              <w:jc w:val="both"/>
              <w:rPr>
                <w:sz w:val="20"/>
                <w:szCs w:val="20"/>
              </w:rPr>
            </w:pPr>
            <w:r w:rsidDel="00000000" w:rsidR="00000000" w:rsidRPr="00000000">
              <w:rPr>
                <w:sz w:val="20"/>
                <w:szCs w:val="20"/>
                <w:rtl w:val="0"/>
              </w:rPr>
              <w:t xml:space="preserve">En un segundo nivel se encuentra el área directiva conformado por el consejo técnico, el cual tendrá como rol entregar el apoyo y orientación del desarrollo de cada proyecto, considerando una mirada y enfoque técnico, comercial y diferenciador. Adicionalmente este nivel se encuentra conformado por el director del programa, quien será el responsable de gestionar y coordinar las actividades del programa, junto con ser la contraparte responsable ante Corfo.</w:t>
            </w:r>
          </w:p>
          <w:p w:rsidR="00000000" w:rsidDel="00000000" w:rsidP="00000000" w:rsidRDefault="00000000" w:rsidRPr="00000000" w14:paraId="000009F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FD">
            <w:pPr>
              <w:spacing w:after="0" w:lineRule="auto"/>
              <w:jc w:val="both"/>
              <w:rPr>
                <w:sz w:val="20"/>
                <w:szCs w:val="20"/>
              </w:rPr>
            </w:pPr>
            <w:r w:rsidDel="00000000" w:rsidR="00000000" w:rsidRPr="00000000">
              <w:rPr>
                <w:sz w:val="20"/>
                <w:szCs w:val="20"/>
                <w:rtl w:val="0"/>
              </w:rPr>
              <w:t xml:space="preserve">En un tercer nivel, estará compuesta por el nivel operativo, el cual lo componen las áreas técnicas, área de negocio y gestión y el área de administración y logística. Este nivel tiene como misión poner en marcha y ejecutar las actividades necesarias para poder abordar los diferentes desafíos para poder obtener productos de alto valor a partir de los residuos de la industria de manufactura de alimentos.</w:t>
            </w:r>
          </w:p>
          <w:p w:rsidR="00000000" w:rsidDel="00000000" w:rsidP="00000000" w:rsidRDefault="00000000" w:rsidRPr="00000000" w14:paraId="000009FE">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9FF">
            <w:pPr>
              <w:spacing w:after="0" w:lineRule="auto"/>
              <w:jc w:val="both"/>
              <w:rPr>
                <w:sz w:val="20"/>
                <w:szCs w:val="20"/>
              </w:rPr>
            </w:pPr>
            <w:r w:rsidDel="00000000" w:rsidR="00000000" w:rsidRPr="00000000">
              <w:rPr>
                <w:sz w:val="20"/>
                <w:szCs w:val="20"/>
                <w:rtl w:val="0"/>
              </w:rPr>
              <w:t xml:space="preserve">Debido a la naturaleza de las actividades que se deben abordar a nivel operativo, será necesario contar con un núcleo de profesionales de diversas especialidades que permitan apoyar, junto con abordar las necesidades para poder realizar el escalamiento de la solución y los requerimientos administrativos de la propuesta.</w:t>
            </w:r>
          </w:p>
          <w:p w:rsidR="00000000" w:rsidDel="00000000" w:rsidP="00000000" w:rsidRDefault="00000000" w:rsidRPr="00000000" w14:paraId="00000A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172200" cy="50165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72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A04">
            <w:pPr>
              <w:spacing w:after="0" w:lineRule="auto"/>
              <w:jc w:val="both"/>
              <w:rPr>
                <w:sz w:val="20"/>
                <w:szCs w:val="20"/>
              </w:rPr>
            </w:pPr>
            <w:r w:rsidDel="00000000" w:rsidR="00000000" w:rsidRPr="00000000">
              <w:rPr>
                <w:rtl w:val="0"/>
              </w:rPr>
            </w:r>
          </w:p>
          <w:p w:rsidR="00000000" w:rsidDel="00000000" w:rsidP="00000000" w:rsidRDefault="00000000" w:rsidRPr="00000000" w14:paraId="00000A05">
            <w:pPr>
              <w:spacing w:after="0" w:lineRule="auto"/>
              <w:jc w:val="both"/>
              <w:rPr>
                <w:b w:val="1"/>
                <w:bCs w:val="1"/>
                <w:sz w:val="20"/>
                <w:szCs w:val="20"/>
              </w:rPr>
            </w:pPr>
            <w:r w:rsidDel="00000000" w:rsidR="00000000" w:rsidRPr="00000000">
              <w:rPr>
                <w:b w:val="1"/>
                <w:bCs w:val="1"/>
                <w:sz w:val="20"/>
                <w:szCs w:val="20"/>
                <w:rtl w:val="0"/>
              </w:rPr>
              <w:t xml:space="preserve">Descripción de modelo de Gobernanza</w:t>
            </w:r>
          </w:p>
          <w:p w:rsidR="00000000" w:rsidDel="00000000" w:rsidP="00000000" w:rsidRDefault="00000000" w:rsidRPr="00000000" w14:paraId="00000A06">
            <w:pPr>
              <w:spacing w:after="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A07">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Estratégico: Consejo Estratégico</w:t>
            </w:r>
          </w:p>
          <w:p w:rsidR="00000000" w:rsidDel="00000000" w:rsidP="00000000" w:rsidRDefault="00000000" w:rsidRPr="00000000" w14:paraId="00000A08">
            <w:pPr>
              <w:spacing w:after="0" w:lineRule="auto"/>
              <w:jc w:val="both"/>
              <w:rPr>
                <w:sz w:val="20"/>
                <w:szCs w:val="20"/>
              </w:rPr>
            </w:pPr>
            <w:r w:rsidDel="00000000" w:rsidR="00000000" w:rsidRPr="00000000">
              <w:rPr>
                <w:sz w:val="20"/>
                <w:szCs w:val="20"/>
                <w:rtl w:val="0"/>
              </w:rPr>
              <w:t xml:space="preserve">El consejo estratégico tiene por función contribuir en la generación y coordinación estratégica, junto con apoyar al director en decisiones que modifican y/o focalizan la estrategia en beneficio de la viabilidad e impacto del programa, según los lineamientos establecidos por Corfo. Adicionalmente, el rol será una evaluación permanente de las directrices de los objetivos y el potenciar el cumplimiento del programa, pero potenciar la vinculación y coherencia con las necesidades del mercado, con el entorno público-privado.</w:t>
            </w:r>
          </w:p>
          <w:p w:rsidR="00000000" w:rsidDel="00000000" w:rsidP="00000000" w:rsidRDefault="00000000" w:rsidRPr="00000000" w14:paraId="00000A0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0A">
            <w:pPr>
              <w:spacing w:after="0" w:lineRule="auto"/>
              <w:jc w:val="both"/>
              <w:rPr>
                <w:sz w:val="20"/>
                <w:szCs w:val="20"/>
              </w:rPr>
            </w:pPr>
            <w:r w:rsidDel="00000000" w:rsidR="00000000" w:rsidRPr="00000000">
              <w:rPr>
                <w:sz w:val="20"/>
                <w:szCs w:val="20"/>
                <w:rtl w:val="0"/>
              </w:rPr>
              <w:t xml:space="preserve">El consejo estratégico además deberá contribuir con mecanismos para la generación de ingresos para la sostenibilidad del programa, además de proponer mejoras y/o modificaciones al modelo asociativo del programa.</w:t>
            </w:r>
          </w:p>
          <w:p w:rsidR="00000000" w:rsidDel="00000000" w:rsidP="00000000" w:rsidRDefault="00000000" w:rsidRPr="00000000" w14:paraId="00000A0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0C">
            <w:pPr>
              <w:spacing w:after="0" w:lineRule="auto"/>
              <w:jc w:val="both"/>
              <w:rPr>
                <w:sz w:val="20"/>
                <w:szCs w:val="20"/>
              </w:rPr>
            </w:pPr>
            <w:r w:rsidDel="00000000" w:rsidR="00000000" w:rsidRPr="00000000">
              <w:rPr>
                <w:sz w:val="20"/>
                <w:szCs w:val="20"/>
                <w:rtl w:val="0"/>
              </w:rPr>
              <w:t xml:space="preserve">El consejo estratégico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con los representantes con derecho a voto.</w:t>
            </w:r>
          </w:p>
          <w:p w:rsidR="00000000" w:rsidDel="00000000" w:rsidP="00000000" w:rsidRDefault="00000000" w:rsidRPr="00000000" w14:paraId="00000A0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0E">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en donde al igual que las sesiones ordinarias, estas sesiones quedarán respaldadas por los videos de la actividad, en conjunto con un acta que contempla los acuerdos y decisiones tomadas, la cual deberá ser firmada por los integrantes con derecho a voto del consejo estratégico.</w:t>
            </w:r>
          </w:p>
          <w:p w:rsidR="00000000" w:rsidDel="00000000" w:rsidP="00000000" w:rsidRDefault="00000000" w:rsidRPr="00000000" w14:paraId="00000A0F">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0">
            <w:pPr>
              <w:spacing w:after="0" w:lineRule="auto"/>
              <w:jc w:val="both"/>
              <w:rPr>
                <w:sz w:val="20"/>
                <w:szCs w:val="20"/>
              </w:rPr>
            </w:pPr>
            <w:r w:rsidDel="00000000" w:rsidR="00000000" w:rsidRPr="00000000">
              <w:rPr>
                <w:sz w:val="20"/>
                <w:szCs w:val="20"/>
                <w:rtl w:val="0"/>
              </w:rPr>
              <w:t xml:space="preserve">El consejo estratégico será el responsable de fijar la estrategia general del programa, en donde podrán participar los coejecutores e inventados a sesiones, más sólo tendrán derecho a voto las personas individualizadas y las decisiones se tomarán por mayoría simple, en caso de empate será el director del programa quien tome la decisión final.</w:t>
            </w:r>
          </w:p>
          <w:p w:rsidR="00000000" w:rsidDel="00000000" w:rsidP="00000000" w:rsidRDefault="00000000" w:rsidRPr="00000000" w14:paraId="00000A11">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2">
            <w:pPr>
              <w:spacing w:after="0" w:lineRule="auto"/>
              <w:jc w:val="both"/>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A13">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Directivo: Consejo Técnico</w:t>
            </w:r>
          </w:p>
          <w:p w:rsidR="00000000" w:rsidDel="00000000" w:rsidP="00000000" w:rsidRDefault="00000000" w:rsidRPr="00000000" w14:paraId="00000A14">
            <w:pPr>
              <w:spacing w:after="0" w:lineRule="auto"/>
              <w:jc w:val="both"/>
              <w:rPr>
                <w:sz w:val="20"/>
                <w:szCs w:val="20"/>
              </w:rPr>
            </w:pPr>
            <w:r w:rsidDel="00000000" w:rsidR="00000000" w:rsidRPr="00000000">
              <w:rPr>
                <w:sz w:val="20"/>
                <w:szCs w:val="20"/>
                <w:rtl w:val="0"/>
              </w:rPr>
              <w:t xml:space="preserve">El consejo técnico tiene por función supervisar los avances del portafolio de proyectos, quienes deberán apoyar al director del programa en el ámbito técnico y legal con el objetivo de asegurar la correcta ejecución e implementación de este modelo de negocio.</w:t>
            </w:r>
          </w:p>
          <w:p w:rsidR="00000000" w:rsidDel="00000000" w:rsidP="00000000" w:rsidRDefault="00000000" w:rsidRPr="00000000" w14:paraId="00000A15">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6">
            <w:pPr>
              <w:spacing w:after="0" w:lineRule="auto"/>
              <w:jc w:val="both"/>
              <w:rPr>
                <w:sz w:val="20"/>
                <w:szCs w:val="20"/>
              </w:rPr>
            </w:pPr>
            <w:r w:rsidDel="00000000" w:rsidR="00000000" w:rsidRPr="00000000">
              <w:rPr>
                <w:sz w:val="20"/>
                <w:szCs w:val="20"/>
                <w:rtl w:val="0"/>
              </w:rPr>
              <w:t xml:space="preserve">El consejo técnico será el encargado de evaluar el avance de cada uno de los proyectos, su desarrollo de manera objetiva para tomar decisiones oportunas y eficientes en relación a posibles acciones que se deban seguir en el ámbito del desarrollo y contribuyan en los resultados finales del programa. Dentro de las funciones del consejo se podrá recomendar acciones correctivas, como modificación de actividades, plazos para alcanzar los resultados o hitos asociados a algunos desarrollos que se estén ejecutando y que sean relevantes para el resultado total del programa.</w:t>
            </w:r>
          </w:p>
          <w:p w:rsidR="00000000" w:rsidDel="00000000" w:rsidP="00000000" w:rsidRDefault="00000000" w:rsidRPr="00000000" w14:paraId="00000A17">
            <w:pPr>
              <w:spacing w:after="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A18">
            <w:pPr>
              <w:spacing w:after="0" w:lineRule="auto"/>
              <w:jc w:val="both"/>
              <w:rPr>
                <w:sz w:val="20"/>
                <w:szCs w:val="20"/>
              </w:rPr>
            </w:pPr>
            <w:r w:rsidDel="00000000" w:rsidR="00000000" w:rsidRPr="00000000">
              <w:rPr>
                <w:sz w:val="20"/>
                <w:szCs w:val="20"/>
                <w:rtl w:val="0"/>
              </w:rPr>
              <w:t xml:space="preserve">El consejo técnico tendrá dos sesiones ordinarias de trabajo cada año de ejecución del programa. Las sesiones de cada consejo serán híbridas, las cuales quedarán respaldadas a través de la grabación de las sesiones, sumado a un acta que refleje los principales acuerdos, compromisos y decisiones tomados, la cual deberá estar debidamente firmada con los representantes con derecho a voto.</w:t>
            </w:r>
          </w:p>
          <w:p w:rsidR="00000000" w:rsidDel="00000000" w:rsidP="00000000" w:rsidRDefault="00000000" w:rsidRPr="00000000" w14:paraId="00000A19">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A">
            <w:pPr>
              <w:spacing w:after="0" w:lineRule="auto"/>
              <w:jc w:val="both"/>
              <w:rPr>
                <w:sz w:val="20"/>
                <w:szCs w:val="20"/>
              </w:rPr>
            </w:pPr>
            <w:r w:rsidDel="00000000" w:rsidR="00000000" w:rsidRPr="00000000">
              <w:rPr>
                <w:sz w:val="20"/>
                <w:szCs w:val="20"/>
                <w:rtl w:val="0"/>
              </w:rPr>
              <w:t xml:space="preserve">De forma complementaria se podrá convocar a sesiones extraordinarias, debido a requerimientos por parte de Corfo y/o el Director del programa. Las sesiones extraordinarias serán en modalidad híbrida, en donde al igual que las sesiones ordinarias, estas sesiones quedarán respaldadas por los videos de la actividad, en conjunto con un acta que contempla los acuerdos y decisiones tomadas, la cual deberá ser firmada por los integrantes con derecho a voto del consejo técnico.</w:t>
            </w:r>
          </w:p>
          <w:p w:rsidR="00000000" w:rsidDel="00000000" w:rsidP="00000000" w:rsidRDefault="00000000" w:rsidRPr="00000000" w14:paraId="00000A1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C">
            <w:pPr>
              <w:spacing w:after="0" w:lineRule="auto"/>
              <w:jc w:val="both"/>
              <w:rPr>
                <w:sz w:val="20"/>
                <w:szCs w:val="20"/>
              </w:rPr>
            </w:pPr>
            <w:r w:rsidDel="00000000" w:rsidR="00000000" w:rsidRPr="00000000">
              <w:rPr>
                <w:sz w:val="20"/>
                <w:szCs w:val="20"/>
                <w:rtl w:val="0"/>
              </w:rPr>
              <w:t xml:space="preserve">El consejo técnico será el responsable de realizar recomendaciones en relación a los resultados con potencial comercialización, analizar los avances técnicos del proyecto, proponer mejoras, optimizar metodologías en caso de ser necesario. En esta actividad deben participar el encargado de cada coejecutor y adicionalmente inventados a sesiones, más sólo tendrán derecho a voto las personas individualizadas y las decisiones se tomarán por mayoría simple, en caso de empate será el director del programa quien tome la decisión final.</w:t>
            </w:r>
          </w:p>
          <w:p w:rsidR="00000000" w:rsidDel="00000000" w:rsidP="00000000" w:rsidRDefault="00000000" w:rsidRPr="00000000" w14:paraId="00000A1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1E">
            <w:pPr>
              <w:spacing w:after="0" w:lineRule="auto"/>
              <w:jc w:val="both"/>
              <w:rPr>
                <w:i w:val="1"/>
                <w:iCs w:val="1"/>
                <w:sz w:val="20"/>
                <w:szCs w:val="20"/>
              </w:rPr>
            </w:pPr>
            <w:r w:rsidDel="00000000" w:rsidR="00000000" w:rsidRPr="00000000">
              <w:rPr>
                <w:i w:val="1"/>
                <w:iCs w:val="1"/>
                <w:sz w:val="20"/>
                <w:szCs w:val="20"/>
                <w:rtl w:val="0"/>
              </w:rPr>
              <w:t xml:space="preserve">Director</w:t>
            </w:r>
          </w:p>
          <w:p w:rsidR="00000000" w:rsidDel="00000000" w:rsidP="00000000" w:rsidRDefault="00000000" w:rsidRPr="00000000" w14:paraId="00000A1F">
            <w:pPr>
              <w:spacing w:after="0" w:lineRule="auto"/>
              <w:jc w:val="both"/>
              <w:rPr>
                <w:sz w:val="20"/>
                <w:szCs w:val="20"/>
              </w:rPr>
            </w:pPr>
            <w:r w:rsidDel="00000000" w:rsidR="00000000" w:rsidRPr="00000000">
              <w:rPr>
                <w:sz w:val="20"/>
                <w:szCs w:val="20"/>
                <w:rtl w:val="0"/>
              </w:rPr>
              <w:t xml:space="preserve">El director de programa deberá estar a cargo de liderar la ejecución y seguimiento de los proyectos que conforman el portafolio del programa, asegurando el cumplimiento de los objetivos y metas definidos. Entre sus funciones principales se encuentra la coordinación y articulación de los distintos actores involucrados, correspondientes a empresas, universidades y organismos públicos, promoviendo la colaboración y el consenso entre ellos. Además, debe velar por la correcta gobernanza del programa, participando activamente en los consejos estratégicos y técnicos, asegurando la aplicación de las decisiones adquiridas.</w:t>
            </w:r>
          </w:p>
          <w:p w:rsidR="00000000" w:rsidDel="00000000" w:rsidP="00000000" w:rsidRDefault="00000000" w:rsidRPr="00000000" w14:paraId="00000A20">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21">
            <w:pPr>
              <w:spacing w:after="0" w:lineRule="auto"/>
              <w:jc w:val="both"/>
              <w:rPr>
                <w:sz w:val="20"/>
                <w:szCs w:val="20"/>
              </w:rPr>
            </w:pPr>
            <w:r w:rsidDel="00000000" w:rsidR="00000000" w:rsidRPr="00000000">
              <w:rPr>
                <w:sz w:val="20"/>
                <w:szCs w:val="20"/>
                <w:rtl w:val="0"/>
              </w:rPr>
              <w:t xml:space="preserve">El director también es responsable de evaluar el desempeño de los proyectos, proponiendo acciones correctivas cuando sea necesario y fomentando la mejora continua.</w:t>
            </w:r>
          </w:p>
          <w:p w:rsidR="00000000" w:rsidDel="00000000" w:rsidP="00000000" w:rsidRDefault="00000000" w:rsidRPr="00000000" w14:paraId="00000A22">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23">
            <w:pPr>
              <w:spacing w:after="0" w:lineRule="auto"/>
              <w:jc w:val="both"/>
              <w:rPr>
                <w:sz w:val="20"/>
                <w:szCs w:val="20"/>
              </w:rPr>
            </w:pPr>
            <w:r w:rsidDel="00000000" w:rsidR="00000000" w:rsidRPr="00000000">
              <w:rPr>
                <w:sz w:val="20"/>
                <w:szCs w:val="20"/>
                <w:rtl w:val="0"/>
              </w:rPr>
              <w:t xml:space="preserve">Adicionalmente, estará a cargo de impulsar la difusión y transferencia de los resultados y aprendizajes generados, vinculando el programa con otras iniciativas tecnológicas y de innovación a nivel nacional e internacional.</w:t>
            </w:r>
          </w:p>
          <w:p w:rsidR="00000000" w:rsidDel="00000000" w:rsidP="00000000" w:rsidRDefault="00000000" w:rsidRPr="00000000" w14:paraId="00000A24">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25">
            <w:pPr>
              <w:spacing w:after="0" w:lineRule="auto"/>
              <w:jc w:val="both"/>
              <w:rPr>
                <w:sz w:val="20"/>
                <w:szCs w:val="20"/>
              </w:rPr>
            </w:pPr>
            <w:r w:rsidDel="00000000" w:rsidR="00000000" w:rsidRPr="00000000">
              <w:rPr>
                <w:sz w:val="20"/>
                <w:szCs w:val="20"/>
                <w:rtl w:val="0"/>
              </w:rPr>
              <w:t xml:space="preserve">Finalmente será el responsable de gestionar la reportabilidad ante Corfo, participar y liderar actividades de planificación, y requerimientos de actividades solicitadas por Corfo.</w:t>
            </w:r>
          </w:p>
          <w:p w:rsidR="00000000" w:rsidDel="00000000" w:rsidP="00000000" w:rsidRDefault="00000000" w:rsidRPr="00000000" w14:paraId="00000A26">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27">
            <w:pPr>
              <w:spacing w:after="0" w:lineRule="auto"/>
              <w:jc w:val="both"/>
              <w:rPr>
                <w:b w:val="1"/>
                <w:bCs w:val="1"/>
                <w:i w:val="1"/>
                <w:iCs w:val="1"/>
                <w:sz w:val="20"/>
                <w:szCs w:val="20"/>
              </w:rPr>
            </w:pPr>
            <w:r w:rsidDel="00000000" w:rsidR="00000000" w:rsidRPr="00000000">
              <w:rPr>
                <w:b w:val="1"/>
                <w:bCs w:val="1"/>
                <w:i w:val="1"/>
                <w:iCs w:val="1"/>
                <w:sz w:val="20"/>
                <w:szCs w:val="20"/>
                <w:rtl w:val="0"/>
              </w:rPr>
              <w:t xml:space="preserve">Nivel Operativo</w:t>
            </w:r>
          </w:p>
          <w:p w:rsidR="00000000" w:rsidDel="00000000" w:rsidP="00000000" w:rsidRDefault="00000000" w:rsidRPr="00000000" w14:paraId="00000A28">
            <w:pPr>
              <w:spacing w:after="0" w:lineRule="auto"/>
              <w:jc w:val="both"/>
              <w:rPr>
                <w:sz w:val="20"/>
                <w:szCs w:val="20"/>
              </w:rPr>
            </w:pPr>
            <w:r w:rsidDel="00000000" w:rsidR="00000000" w:rsidRPr="00000000">
              <w:rPr>
                <w:sz w:val="20"/>
                <w:szCs w:val="20"/>
                <w:rtl w:val="0"/>
              </w:rPr>
              <w:t xml:space="preserve">El nivel operativo del programa se encuentra conformado por tres áreas, las cuales corresponden a:</w:t>
            </w:r>
          </w:p>
          <w:p w:rsidR="00000000" w:rsidDel="00000000" w:rsidP="00000000" w:rsidRDefault="00000000" w:rsidRPr="00000000" w14:paraId="00000A29">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Técnica</w:t>
            </w:r>
          </w:p>
          <w:p w:rsidR="00000000" w:rsidDel="00000000" w:rsidP="00000000" w:rsidRDefault="00000000" w:rsidRPr="00000000" w14:paraId="00000A2A">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Negocio y Gestión</w:t>
            </w:r>
          </w:p>
          <w:p w:rsidR="00000000" w:rsidDel="00000000" w:rsidP="00000000" w:rsidRDefault="00000000" w:rsidRPr="00000000" w14:paraId="00000A2B">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Área de Administración</w:t>
            </w:r>
          </w:p>
          <w:p w:rsidR="00000000" w:rsidDel="00000000" w:rsidP="00000000" w:rsidRDefault="00000000" w:rsidRPr="00000000" w14:paraId="00000A2C">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2D">
            <w:pPr>
              <w:spacing w:after="0" w:lineRule="auto"/>
              <w:jc w:val="both"/>
              <w:rPr>
                <w:sz w:val="20"/>
                <w:szCs w:val="20"/>
                <w:u w:val="single"/>
              </w:rPr>
            </w:pPr>
            <w:r w:rsidDel="00000000" w:rsidR="00000000" w:rsidRPr="00000000">
              <w:rPr>
                <w:sz w:val="20"/>
                <w:szCs w:val="20"/>
                <w:u w:val="single"/>
                <w:rtl w:val="0"/>
              </w:rPr>
              <w:t xml:space="preserve">Área Técnica</w:t>
            </w:r>
          </w:p>
          <w:p w:rsidR="00000000" w:rsidDel="00000000" w:rsidP="00000000" w:rsidRDefault="00000000" w:rsidRPr="00000000" w14:paraId="00000A2E">
            <w:pPr>
              <w:spacing w:after="0" w:lineRule="auto"/>
              <w:jc w:val="both"/>
              <w:rPr>
                <w:sz w:val="20"/>
                <w:szCs w:val="20"/>
              </w:rPr>
            </w:pPr>
            <w:r w:rsidDel="00000000" w:rsidR="00000000" w:rsidRPr="00000000">
              <w:rPr>
                <w:sz w:val="20"/>
                <w:szCs w:val="20"/>
                <w:rtl w:val="0"/>
              </w:rPr>
              <w:t xml:space="preserve">Esta área tiene relación con el avance del portafolio de proyectos colaborativos, en donde cada proyecto en una unidad especializada encargada del desarrollo de cada proyecto. Para dar cumplimiento de las funciones y comunicación entrega proyectos, cada uno de ellos tendrá un responsable , el cual se coordinará con el director del programa para comunicar los avances de cada proyecto, reporte de las posibles desviaciones y/o modificaciones que se requieran, junto a las necesidades que pueda tener cada proyecto en la ejecución de sus actividades.</w:t>
            </w:r>
          </w:p>
          <w:p w:rsidR="00000000" w:rsidDel="00000000" w:rsidP="00000000" w:rsidRDefault="00000000" w:rsidRPr="00000000" w14:paraId="00000A2F">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30">
            <w:pPr>
              <w:spacing w:after="0" w:lineRule="auto"/>
              <w:jc w:val="both"/>
              <w:rPr>
                <w:sz w:val="20"/>
                <w:szCs w:val="20"/>
              </w:rPr>
            </w:pPr>
            <w:r w:rsidDel="00000000" w:rsidR="00000000" w:rsidRPr="00000000">
              <w:rPr>
                <w:sz w:val="20"/>
                <w:szCs w:val="20"/>
                <w:rtl w:val="0"/>
              </w:rPr>
              <w:t xml:space="preserve">Adicionalmente, dentro del área se contará un con grupo encargado del control de calidad y certificación, la cual tendrá como función apoyar el proceso de seguimiento y cumplimiento de los compromisos del programa. Para ello se contará con profesionales que deberán:</w:t>
            </w:r>
          </w:p>
          <w:p w:rsidR="00000000" w:rsidDel="00000000" w:rsidP="00000000" w:rsidRDefault="00000000" w:rsidRPr="00000000" w14:paraId="00000A31">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Evaluar e implementar un sistema de control de gestión y calidad de las unidades en funcionamiento y el programa en su conjunto.</w:t>
            </w:r>
          </w:p>
          <w:p w:rsidR="00000000" w:rsidDel="00000000" w:rsidP="00000000" w:rsidRDefault="00000000" w:rsidRPr="00000000" w14:paraId="00000A32">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Sistema de calidad de las unidades, acciones y resultados del programa, permitiendo la identificación de riesgos de los proyectos, oportunidades de mejoras, e implementar acciones de mejoras.</w:t>
            </w:r>
          </w:p>
          <w:p w:rsidR="00000000" w:rsidDel="00000000" w:rsidP="00000000" w:rsidRDefault="00000000" w:rsidRPr="00000000" w14:paraId="00000A33">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Apoyar en la construcción y actualización de procedimientos relacionados con la gestión y calidad del programa</w:t>
            </w:r>
          </w:p>
          <w:p w:rsidR="00000000" w:rsidDel="00000000" w:rsidP="00000000" w:rsidRDefault="00000000" w:rsidRPr="00000000" w14:paraId="00000A34">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Evaluación y verificación del cumplimiento normativo y las regulaciones establecidos para el manejo de residuos de la industria de energías renovables.</w:t>
            </w:r>
          </w:p>
          <w:p w:rsidR="00000000" w:rsidDel="00000000" w:rsidP="00000000" w:rsidRDefault="00000000" w:rsidRPr="00000000" w14:paraId="00000A35">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Generar una hoja de ruta que permita abordar los aspectos regulatorios que sean necesarios para la inserción de la tecnología en el mercado.</w:t>
            </w:r>
          </w:p>
          <w:p w:rsidR="00000000" w:rsidDel="00000000" w:rsidP="00000000" w:rsidRDefault="00000000" w:rsidRPr="00000000" w14:paraId="00000A36">
            <w:pPr>
              <w:spacing w:after="0" w:lineRule="auto"/>
              <w:jc w:val="both"/>
              <w:rPr>
                <w:sz w:val="20"/>
                <w:szCs w:val="20"/>
              </w:rPr>
            </w:pPr>
            <w:r w:rsidDel="00000000" w:rsidR="00000000" w:rsidRPr="00000000">
              <w:rPr>
                <w:rtl w:val="0"/>
              </w:rPr>
            </w:r>
          </w:p>
          <w:p w:rsidR="00000000" w:rsidDel="00000000" w:rsidP="00000000" w:rsidRDefault="00000000" w:rsidRPr="00000000" w14:paraId="00000A37">
            <w:pPr>
              <w:spacing w:after="0" w:lineRule="auto"/>
              <w:jc w:val="both"/>
              <w:rPr>
                <w:sz w:val="20"/>
                <w:szCs w:val="20"/>
              </w:rPr>
            </w:pPr>
            <w:r w:rsidDel="00000000" w:rsidR="00000000" w:rsidRPr="00000000">
              <w:rPr>
                <w:sz w:val="20"/>
                <w:szCs w:val="20"/>
                <w:rtl w:val="0"/>
              </w:rPr>
              <w:t xml:space="preserve">El equipo debe asegurar que todos los aspectos técnicos, normativos y operativos estén alineados para facilitar la expansión eficiente y sostenible, considerando desde la infraestructura requerida. Su función es clave para transformar las decisiones estratégicas del director del programa en acciones concretas que permitan la puesta en marcha y crecimiento de los servicios dentro del marco de gobernanza establecido, asegurando la coordinación con otros equipos y actores involucrados para cumplir con los objetivos del programa y mantener la sostenibilidad operativa y financiera.</w:t>
            </w:r>
          </w:p>
          <w:p w:rsidR="00000000" w:rsidDel="00000000" w:rsidP="00000000" w:rsidRDefault="00000000" w:rsidRPr="00000000" w14:paraId="00000A3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39">
            <w:pPr>
              <w:spacing w:after="0" w:lineRule="auto"/>
              <w:jc w:val="both"/>
              <w:rPr>
                <w:sz w:val="20"/>
                <w:szCs w:val="20"/>
                <w:u w:val="single"/>
              </w:rPr>
            </w:pPr>
            <w:r w:rsidDel="00000000" w:rsidR="00000000" w:rsidRPr="00000000">
              <w:rPr>
                <w:sz w:val="20"/>
                <w:szCs w:val="20"/>
                <w:u w:val="single"/>
                <w:rtl w:val="0"/>
              </w:rPr>
              <w:t xml:space="preserve">Área de Negocio y Gestión</w:t>
            </w:r>
          </w:p>
          <w:p w:rsidR="00000000" w:rsidDel="00000000" w:rsidP="00000000" w:rsidRDefault="00000000" w:rsidRPr="00000000" w14:paraId="00000A3A">
            <w:pPr>
              <w:spacing w:after="0" w:lineRule="auto"/>
              <w:jc w:val="both"/>
              <w:rPr>
                <w:sz w:val="20"/>
                <w:szCs w:val="20"/>
              </w:rPr>
            </w:pPr>
            <w:r w:rsidDel="00000000" w:rsidR="00000000" w:rsidRPr="00000000">
              <w:rPr>
                <w:sz w:val="20"/>
                <w:szCs w:val="20"/>
                <w:rtl w:val="0"/>
              </w:rPr>
              <w:t xml:space="preserve">Está área tendrá un rol fundamental sobre la demanda existente para el programa, siendo el canal de comunicación con el sector privado. Un eje de trabajo tiene relación con la vinculación que responde a la necesidad de articular y fortalecer las relaciones entre los distintos actores involucrados en el programa y el sector privado. Está área tiene como objetivo facilitar la comunicación, cooperación y coordinación entre los sectores públicos, privados y académicos, promoviendo sinergias que potencien el impacto y sostenibilidad de las iniciativas.</w:t>
            </w:r>
          </w:p>
          <w:p w:rsidR="00000000" w:rsidDel="00000000" w:rsidP="00000000" w:rsidRDefault="00000000" w:rsidRPr="00000000" w14:paraId="00000A3B">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3C">
            <w:pPr>
              <w:spacing w:after="0" w:lineRule="auto"/>
              <w:jc w:val="both"/>
              <w:rPr>
                <w:sz w:val="20"/>
                <w:szCs w:val="20"/>
              </w:rPr>
            </w:pPr>
            <w:r w:rsidDel="00000000" w:rsidR="00000000" w:rsidRPr="00000000">
              <w:rPr>
                <w:sz w:val="20"/>
                <w:szCs w:val="20"/>
                <w:rtl w:val="0"/>
              </w:rPr>
              <w:t xml:space="preserve">La vinculación es clave para generar redes de colaboración efectivas, facilitar el intercambio de conocimientos y recursos y que las acciones colaborativas contribuyan en el intercambio de conocimiento.</w:t>
            </w:r>
          </w:p>
          <w:p w:rsidR="00000000" w:rsidDel="00000000" w:rsidP="00000000" w:rsidRDefault="00000000" w:rsidRPr="00000000" w14:paraId="00000A3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3E">
            <w:pPr>
              <w:spacing w:after="0" w:lineRule="auto"/>
              <w:jc w:val="both"/>
              <w:rPr>
                <w:sz w:val="20"/>
                <w:szCs w:val="20"/>
              </w:rPr>
            </w:pPr>
            <w:r w:rsidDel="00000000" w:rsidR="00000000" w:rsidRPr="00000000">
              <w:rPr>
                <w:sz w:val="20"/>
                <w:szCs w:val="20"/>
                <w:rtl w:val="0"/>
              </w:rPr>
              <w:t xml:space="preserve">Esta área de trabajo, adicionalmente deberá evaluar nuevas oportunidades de desarrollo que surjan a partir de los resultados de la presente propuesta. Para ello se trabajará con un ingeniero de proyecto, quien estará a cargo de realizar una vigilancia de las nuevas oportunidades, las cuales podrán ejecutarse a través de proyectos complementarios con financiamiento público y/o privado, o en su defecto puedan ser resueltas por medio de una prestación de servicio entre los integrantes del programa.</w:t>
            </w:r>
          </w:p>
          <w:p w:rsidR="00000000" w:rsidDel="00000000" w:rsidP="00000000" w:rsidRDefault="00000000" w:rsidRPr="00000000" w14:paraId="00000A3F">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0">
            <w:pPr>
              <w:spacing w:after="0" w:lineRule="auto"/>
              <w:jc w:val="both"/>
              <w:rPr>
                <w:sz w:val="20"/>
                <w:szCs w:val="20"/>
              </w:rPr>
            </w:pPr>
            <w:r w:rsidDel="00000000" w:rsidR="00000000" w:rsidRPr="00000000">
              <w:rPr>
                <w:sz w:val="20"/>
                <w:szCs w:val="20"/>
                <w:rtl w:val="0"/>
              </w:rPr>
              <w:t xml:space="preserve">Adicionalmente, esta área va a contar con un área legal y de contratos que se encargue específicamente de la gestión, negociación y supervisión de los contratos relacionados con la comercialización de productos. Esta área tiene la responsabilidad de velar por el cumplimiento de las normativas legales aplicables en todas las etapas del ciclo contractual, desde la elaboración y negociación hasta la ejecución y cierre de los contratos, asegurando que el programa opere conforme a la legislación vigente y las políticas internas.</w:t>
            </w:r>
          </w:p>
          <w:p w:rsidR="00000000" w:rsidDel="00000000" w:rsidP="00000000" w:rsidRDefault="00000000" w:rsidRPr="00000000" w14:paraId="00000A41">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2">
            <w:pPr>
              <w:spacing w:after="0" w:lineRule="auto"/>
              <w:jc w:val="both"/>
              <w:rPr>
                <w:sz w:val="20"/>
                <w:szCs w:val="20"/>
              </w:rPr>
            </w:pPr>
            <w:r w:rsidDel="00000000" w:rsidR="00000000" w:rsidRPr="00000000">
              <w:rPr>
                <w:sz w:val="20"/>
                <w:szCs w:val="20"/>
                <w:rtl w:val="0"/>
              </w:rPr>
              <w:t xml:space="preserve">El equipo de transferencia, cliente, producto, mercado y precio deberá desarrollar un modelo de negocio que debe integrar funciones estratégicas y operativas que aseguren la viabilidad y sostenibilidad del negocio. Este equipo se encarga de:</w:t>
            </w:r>
          </w:p>
          <w:p w:rsidR="00000000" w:rsidDel="00000000" w:rsidP="00000000" w:rsidRDefault="00000000" w:rsidRPr="00000000" w14:paraId="00000A43">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4">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Cliente: Identificar y segmentar a los clientes potenciales, comprendiendo sus necesidades específicas y estableciendo relaciones comerciales sólidas que permitan ofrecer soluciones adaptadas y de valor. Además, mantener una comunicación constante para asegurar la satisfacción y fidelización.</w:t>
            </w:r>
          </w:p>
          <w:p w:rsidR="00000000" w:rsidDel="00000000" w:rsidP="00000000" w:rsidRDefault="00000000" w:rsidRPr="00000000" w14:paraId="00000A45">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Producto: Definir claramente los productos o servicios ofrecidos, que pueden incluir asesoría y expectativas del mercado.</w:t>
            </w:r>
          </w:p>
          <w:p w:rsidR="00000000" w:rsidDel="00000000" w:rsidP="00000000" w:rsidRDefault="00000000" w:rsidRPr="00000000" w14:paraId="00000A46">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Mercado: Analizar y seleccionar los mercados adecuados para la comercialización de servicios, considerando factores como demanda, regulación, competencia y oportunidades de crecimiento, tanto a nivel nacional como internacional.</w:t>
            </w:r>
          </w:p>
          <w:p w:rsidR="00000000" w:rsidDel="00000000" w:rsidP="00000000" w:rsidRDefault="00000000" w:rsidRPr="00000000" w14:paraId="00000A47">
            <w:pPr>
              <w:spacing w:after="0" w:lineRule="auto"/>
              <w:ind w:left="108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Precio: Establecer una estrategia de precios competitiva y sostenible que refleje los costos operativos, valor agregado y condiciones del mercado, garantizando la rentabilidad del modelo de negocio y su escalabilidad.</w:t>
            </w:r>
          </w:p>
          <w:p w:rsidR="00000000" w:rsidDel="00000000" w:rsidP="00000000" w:rsidRDefault="00000000" w:rsidRPr="00000000" w14:paraId="00000A48">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9">
            <w:pPr>
              <w:spacing w:after="0" w:lineRule="auto"/>
              <w:jc w:val="both"/>
              <w:rPr>
                <w:sz w:val="20"/>
                <w:szCs w:val="20"/>
              </w:rPr>
            </w:pPr>
            <w:r w:rsidDel="00000000" w:rsidR="00000000" w:rsidRPr="00000000">
              <w:rPr>
                <w:sz w:val="20"/>
                <w:szCs w:val="20"/>
                <w:rtl w:val="0"/>
              </w:rPr>
              <w:t xml:space="preserve">Este equipo debe trabajar de manera coordinada para asegurar que la cadena de valor desde la recolección hasta la comercialización sea eficiente, rentable y ambientalmente responsable, contribuyendo al éxito y sostenibilidad del proyecto.</w:t>
            </w:r>
          </w:p>
          <w:p w:rsidR="00000000" w:rsidDel="00000000" w:rsidP="00000000" w:rsidRDefault="00000000" w:rsidRPr="00000000" w14:paraId="00000A4A">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B">
            <w:pPr>
              <w:spacing w:after="0" w:lineRule="auto"/>
              <w:jc w:val="both"/>
              <w:rPr>
                <w:sz w:val="20"/>
                <w:szCs w:val="20"/>
              </w:rPr>
            </w:pPr>
            <w:r w:rsidDel="00000000" w:rsidR="00000000" w:rsidRPr="00000000">
              <w:rPr>
                <w:sz w:val="20"/>
                <w:szCs w:val="20"/>
                <w:rtl w:val="0"/>
              </w:rPr>
              <w:t xml:space="preserve">Por otro lado, el equipo de comunicaciones será el encargado de comunicar adecuadamente el valor del programa y difundir los avances obtenidos. Deben diseñar y ejecutar una estrategia comunicacional dirigida tanto al público objetivo como al público general. Este equipo tiene la función de traducir los resultados técnicos del programa en mensajes claros, accesibles y relevantes que resalten los beneficios ambientales, sociales y económicos alcanzados.</w:t>
            </w:r>
          </w:p>
          <w:p w:rsidR="00000000" w:rsidDel="00000000" w:rsidP="00000000" w:rsidRDefault="00000000" w:rsidRPr="00000000" w14:paraId="00000A4C">
            <w:pPr>
              <w:spacing w:after="0" w:lineRule="auto"/>
              <w:jc w:val="both"/>
              <w:rPr>
                <w:sz w:val="20"/>
                <w:szCs w:val="20"/>
              </w:rPr>
            </w:pPr>
            <w:r w:rsidDel="00000000" w:rsidR="00000000" w:rsidRPr="00000000">
              <w:rPr>
                <w:rtl w:val="0"/>
              </w:rPr>
            </w:r>
          </w:p>
          <w:p w:rsidR="00000000" w:rsidDel="00000000" w:rsidP="00000000" w:rsidRDefault="00000000" w:rsidRPr="00000000" w14:paraId="00000A4D">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4E">
            <w:pPr>
              <w:spacing w:after="0" w:lineRule="auto"/>
              <w:jc w:val="both"/>
              <w:rPr>
                <w:sz w:val="20"/>
                <w:szCs w:val="20"/>
                <w:u w:val="single"/>
              </w:rPr>
            </w:pPr>
            <w:r w:rsidDel="00000000" w:rsidR="00000000" w:rsidRPr="00000000">
              <w:rPr>
                <w:sz w:val="20"/>
                <w:szCs w:val="20"/>
                <w:u w:val="single"/>
                <w:rtl w:val="0"/>
              </w:rPr>
              <w:t xml:space="preserve">Área de administración</w:t>
            </w:r>
          </w:p>
          <w:p w:rsidR="00000000" w:rsidDel="00000000" w:rsidP="00000000" w:rsidRDefault="00000000" w:rsidRPr="00000000" w14:paraId="00000A4F">
            <w:pPr>
              <w:spacing w:after="0" w:lineRule="auto"/>
              <w:jc w:val="both"/>
              <w:rPr>
                <w:sz w:val="20"/>
                <w:szCs w:val="20"/>
              </w:rPr>
            </w:pPr>
            <w:r w:rsidDel="00000000" w:rsidR="00000000" w:rsidRPr="00000000">
              <w:rPr>
                <w:sz w:val="20"/>
                <w:szCs w:val="20"/>
                <w:rtl w:val="0"/>
              </w:rPr>
              <w:t xml:space="preserve">El área de administración tiene el rol de garantizar la operación eficiente, segura y sostenible del programa, especialmente en la gestión de recursos. Esta área debe encargarse de planificar, coordinar y supervisar todos los gastos relacionados con el programa en su totalidad, se debe gestionar un manejo y asignación de recursos, revisión de estados financieros y reportes.</w:t>
            </w:r>
          </w:p>
          <w:p w:rsidR="00000000" w:rsidDel="00000000" w:rsidP="00000000" w:rsidRDefault="00000000" w:rsidRPr="00000000" w14:paraId="00000A50">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1">
            <w:pPr>
              <w:spacing w:after="0" w:lineRule="auto"/>
              <w:jc w:val="both"/>
              <w:rPr>
                <w:sz w:val="20"/>
                <w:szCs w:val="20"/>
              </w:rPr>
            </w:pPr>
            <w:r w:rsidDel="00000000" w:rsidR="00000000" w:rsidRPr="00000000">
              <w:rPr>
                <w:sz w:val="20"/>
                <w:szCs w:val="20"/>
                <w:rtl w:val="0"/>
              </w:rPr>
              <w:t xml:space="preserve">De forma complementaria en el área de administración se gestionarán los desarrollos e informes técnicos de cada área, en apoyo a las actividades operacionales de cada unidad.</w:t>
            </w:r>
          </w:p>
          <w:p w:rsidR="00000000" w:rsidDel="00000000" w:rsidP="00000000" w:rsidRDefault="00000000" w:rsidRPr="00000000" w14:paraId="00000A52">
            <w:pPr>
              <w:spacing w:after="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A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pf369ttkwpma" w:id="11"/>
      <w:bookmarkEnd w:id="11"/>
      <w:r w:rsidDel="00000000" w:rsidR="00000000" w:rsidRPr="00000000">
        <w:rPr>
          <w:rtl w:val="0"/>
        </w:rPr>
      </w:r>
    </w:p>
    <w:p w:rsidR="00000000" w:rsidDel="00000000" w:rsidP="00000000" w:rsidRDefault="00000000" w:rsidRPr="00000000" w14:paraId="00000A5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2"/>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Estratégico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 numeral 8.8 a) de las bases técnicas y antecedentes de la Guía Técnica de la convocatoria, entre otros aspectos que considere necesarios)</w:t>
      </w:r>
      <w:r w:rsidDel="00000000" w:rsidR="00000000" w:rsidRPr="00000000">
        <w:rPr>
          <w:rtl w:val="0"/>
        </w:rPr>
      </w:r>
    </w:p>
    <w:tbl>
      <w:tblPr>
        <w:tblStyle w:val="Table47"/>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REFIÉRASE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59">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5A">
            <w:pPr>
              <w:spacing w:after="0" w:lineRule="auto"/>
              <w:rPr>
                <w:sz w:val="20"/>
                <w:szCs w:val="20"/>
              </w:rPr>
            </w:pPr>
            <w:r w:rsidDel="00000000" w:rsidR="00000000" w:rsidRPr="00000000">
              <w:rPr>
                <w:sz w:val="20"/>
                <w:szCs w:val="20"/>
                <w:rtl w:val="0"/>
              </w:rPr>
              <w:t xml:space="preserve">El Consejo Estratégico es un ente clave dentro del modelo de gobernanza, encargado de validar y orientar la estrategia general del programa, en donde sus acciones se encuentran directamente relacionada con: </w:t>
            </w:r>
          </w:p>
          <w:p w:rsidR="00000000" w:rsidDel="00000000" w:rsidP="00000000" w:rsidRDefault="00000000" w:rsidRPr="00000000" w14:paraId="00000A5B">
            <w:pPr>
              <w:spacing w:after="0" w:lineRule="auto"/>
              <w:rPr>
                <w:sz w:val="20"/>
                <w:szCs w:val="20"/>
              </w:rPr>
            </w:pPr>
            <w:r w:rsidDel="00000000" w:rsidR="00000000" w:rsidRPr="00000000">
              <w:rPr>
                <w:rtl w:val="0"/>
              </w:rPr>
            </w:r>
          </w:p>
          <w:p w:rsidR="00000000" w:rsidDel="00000000" w:rsidP="00000000" w:rsidRDefault="00000000" w:rsidRPr="00000000" w14:paraId="00000A5C">
            <w:pPr>
              <w:numPr>
                <w:ilvl w:val="0"/>
                <w:numId w:val="14"/>
              </w:numPr>
              <w:spacing w:after="0" w:lineRule="auto"/>
              <w:ind w:left="720" w:hanging="360"/>
              <w:rPr>
                <w:sz w:val="20"/>
                <w:szCs w:val="20"/>
                <w:u w:val="none"/>
              </w:rPr>
            </w:pPr>
            <w:r w:rsidDel="00000000" w:rsidR="00000000" w:rsidRPr="00000000">
              <w:rPr>
                <w:sz w:val="20"/>
                <w:szCs w:val="20"/>
                <w:rtl w:val="0"/>
              </w:rPr>
              <w:t xml:space="preserve">Apoyar en el proceso de coordinación estratégica y apoyar en el proceso de toma de decisiones respecto a la generación, modificación y/o focalización de esfuerzos en pro de la viabilidad e impacto del programa. </w:t>
            </w:r>
          </w:p>
          <w:p w:rsidR="00000000" w:rsidDel="00000000" w:rsidP="00000000" w:rsidRDefault="00000000" w:rsidRPr="00000000" w14:paraId="00000A5D">
            <w:pPr>
              <w:numPr>
                <w:ilvl w:val="0"/>
                <w:numId w:val="14"/>
              </w:numPr>
              <w:spacing w:after="0" w:lineRule="auto"/>
              <w:ind w:left="720" w:hanging="360"/>
              <w:rPr>
                <w:sz w:val="20"/>
                <w:szCs w:val="20"/>
                <w:u w:val="none"/>
              </w:rPr>
            </w:pPr>
            <w:r w:rsidDel="00000000" w:rsidR="00000000" w:rsidRPr="00000000">
              <w:rPr>
                <w:sz w:val="20"/>
                <w:szCs w:val="20"/>
                <w:rtl w:val="0"/>
              </w:rPr>
              <w:t xml:space="preserve">Realizar el seguimiento de los avances y resultados, velando por el cumplimiento de los objetivos estratégicos y la correcta ejecución del programa.</w:t>
            </w:r>
          </w:p>
          <w:p w:rsidR="00000000" w:rsidDel="00000000" w:rsidP="00000000" w:rsidRDefault="00000000" w:rsidRPr="00000000" w14:paraId="00000A5E">
            <w:pPr>
              <w:numPr>
                <w:ilvl w:val="0"/>
                <w:numId w:val="14"/>
              </w:numPr>
              <w:spacing w:after="0" w:lineRule="auto"/>
              <w:ind w:left="720" w:hanging="360"/>
              <w:rPr>
                <w:sz w:val="20"/>
                <w:szCs w:val="20"/>
                <w:u w:val="none"/>
              </w:rPr>
            </w:pPr>
            <w:r w:rsidDel="00000000" w:rsidR="00000000" w:rsidRPr="00000000">
              <w:rPr>
                <w:sz w:val="20"/>
                <w:szCs w:val="20"/>
                <w:rtl w:val="0"/>
              </w:rPr>
              <w:t xml:space="preserve">Evaluar las directrices de vinculación externa con otros programas sectoriales y con el entorno público-privado. </w:t>
            </w:r>
          </w:p>
          <w:p w:rsidR="00000000" w:rsidDel="00000000" w:rsidP="00000000" w:rsidRDefault="00000000" w:rsidRPr="00000000" w14:paraId="00000A5F">
            <w:pPr>
              <w:numPr>
                <w:ilvl w:val="0"/>
                <w:numId w:val="14"/>
              </w:numPr>
              <w:spacing w:after="0" w:lineRule="auto"/>
              <w:ind w:left="720" w:hanging="360"/>
              <w:rPr>
                <w:sz w:val="20"/>
                <w:szCs w:val="20"/>
                <w:u w:val="none"/>
              </w:rPr>
            </w:pPr>
            <w:r w:rsidDel="00000000" w:rsidR="00000000" w:rsidRPr="00000000">
              <w:rPr>
                <w:sz w:val="20"/>
                <w:szCs w:val="20"/>
                <w:rtl w:val="0"/>
              </w:rPr>
              <w:t xml:space="preserve">Evaluar los indicadores de medición de rendimiento e impacto del programa, así como los indicadores para la generación de ingresos para la sostenibilidad del programa. </w:t>
            </w:r>
          </w:p>
          <w:p w:rsidR="00000000" w:rsidDel="00000000" w:rsidP="00000000" w:rsidRDefault="00000000" w:rsidRPr="00000000" w14:paraId="00000A60">
            <w:pPr>
              <w:numPr>
                <w:ilvl w:val="0"/>
                <w:numId w:val="14"/>
              </w:numPr>
              <w:spacing w:after="0" w:lineRule="auto"/>
              <w:ind w:left="720" w:hanging="360"/>
              <w:rPr>
                <w:sz w:val="20"/>
                <w:szCs w:val="20"/>
                <w:u w:val="none"/>
              </w:rPr>
            </w:pPr>
            <w:r w:rsidDel="00000000" w:rsidR="00000000" w:rsidRPr="00000000">
              <w:rPr>
                <w:sz w:val="20"/>
                <w:szCs w:val="20"/>
                <w:rtl w:val="0"/>
              </w:rPr>
              <w:t xml:space="preserve">Proponer mejoras y/o modificaciones al modelo de coejecución del programa</w:t>
            </w:r>
          </w:p>
          <w:p w:rsidR="00000000" w:rsidDel="00000000" w:rsidP="00000000" w:rsidRDefault="00000000" w:rsidRPr="00000000" w14:paraId="00000A61">
            <w:pPr>
              <w:numPr>
                <w:ilvl w:val="0"/>
                <w:numId w:val="14"/>
              </w:numPr>
              <w:spacing w:after="0" w:lineRule="auto"/>
              <w:ind w:left="720" w:hanging="360"/>
              <w:rPr>
                <w:sz w:val="20"/>
                <w:szCs w:val="20"/>
                <w:u w:val="none"/>
              </w:rPr>
            </w:pPr>
            <w:r w:rsidDel="00000000" w:rsidR="00000000" w:rsidRPr="00000000">
              <w:rPr>
                <w:sz w:val="20"/>
                <w:szCs w:val="20"/>
                <w:rtl w:val="0"/>
              </w:rPr>
              <w:t xml:space="preserve">Generar el desarrollo de un plan estratégico de crecimiento de la solución y comercialización. </w:t>
            </w:r>
          </w:p>
          <w:p w:rsidR="00000000" w:rsidDel="00000000" w:rsidP="00000000" w:rsidRDefault="00000000" w:rsidRPr="00000000" w14:paraId="00000A62">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y control a los protocolos estratégicos establecidos en el ámbito de comunicaciones y protección de la propiedad intelectual. </w:t>
            </w:r>
          </w:p>
          <w:p w:rsidR="00000000" w:rsidDel="00000000" w:rsidP="00000000" w:rsidRDefault="00000000" w:rsidRPr="00000000" w14:paraId="00000A63">
            <w:pPr>
              <w:numPr>
                <w:ilvl w:val="0"/>
                <w:numId w:val="14"/>
              </w:numPr>
              <w:spacing w:after="0" w:lineRule="auto"/>
              <w:ind w:left="720" w:hanging="360"/>
              <w:rPr>
                <w:sz w:val="20"/>
                <w:szCs w:val="20"/>
                <w:u w:val="none"/>
              </w:rPr>
            </w:pPr>
            <w:r w:rsidDel="00000000" w:rsidR="00000000" w:rsidRPr="00000000">
              <w:rPr>
                <w:sz w:val="20"/>
                <w:szCs w:val="20"/>
                <w:rtl w:val="0"/>
              </w:rPr>
              <w:t xml:space="preserve">Desarrollar y ejecutar acciones asociadas a la vinculación con entidades público privadas que puedan contribuir en la articulación y mejoramiento del desarrollo del programa. </w:t>
            </w:r>
          </w:p>
          <w:p w:rsidR="00000000" w:rsidDel="00000000" w:rsidP="00000000" w:rsidRDefault="00000000" w:rsidRPr="00000000" w14:paraId="00000A64">
            <w:pPr>
              <w:numPr>
                <w:ilvl w:val="0"/>
                <w:numId w:val="14"/>
              </w:numPr>
              <w:spacing w:after="0" w:lineRule="auto"/>
              <w:ind w:left="720" w:hanging="360"/>
              <w:rPr>
                <w:sz w:val="20"/>
                <w:szCs w:val="20"/>
                <w:u w:val="none"/>
              </w:rPr>
            </w:pPr>
            <w:r w:rsidDel="00000000" w:rsidR="00000000" w:rsidRPr="00000000">
              <w:rPr>
                <w:sz w:val="20"/>
                <w:szCs w:val="20"/>
                <w:rtl w:val="0"/>
              </w:rPr>
              <w:t xml:space="preserve">Controlar la ejecución económica-financiera y técnica del programa</w:t>
            </w:r>
          </w:p>
          <w:p w:rsidR="00000000" w:rsidDel="00000000" w:rsidP="00000000" w:rsidRDefault="00000000" w:rsidRPr="00000000" w14:paraId="00000A65">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al cumplimiento de la correcta ejecución del programa, conforme al convenio de subsidio y convenios de coejecución.</w:t>
            </w:r>
          </w:p>
          <w:p w:rsidR="00000000" w:rsidDel="00000000" w:rsidP="00000000" w:rsidRDefault="00000000" w:rsidRPr="00000000" w14:paraId="00000A66">
            <w:pPr>
              <w:numPr>
                <w:ilvl w:val="0"/>
                <w:numId w:val="14"/>
              </w:numPr>
              <w:spacing w:after="0" w:lineRule="auto"/>
              <w:ind w:left="720" w:hanging="360"/>
              <w:rPr>
                <w:sz w:val="20"/>
                <w:szCs w:val="20"/>
                <w:u w:val="none"/>
              </w:rPr>
            </w:pPr>
            <w:r w:rsidDel="00000000" w:rsidR="00000000" w:rsidRPr="00000000">
              <w:rPr>
                <w:sz w:val="20"/>
                <w:szCs w:val="20"/>
                <w:rtl w:val="0"/>
              </w:rPr>
              <w:t xml:space="preserve">Generar condiciones para el desarrollo de una estrategia comercial sustentable. </w:t>
            </w:r>
          </w:p>
          <w:p w:rsidR="00000000" w:rsidDel="00000000" w:rsidP="00000000" w:rsidRDefault="00000000" w:rsidRPr="00000000" w14:paraId="00000A67">
            <w:pPr>
              <w:numPr>
                <w:ilvl w:val="0"/>
                <w:numId w:val="14"/>
              </w:numPr>
              <w:spacing w:after="0" w:lineRule="auto"/>
              <w:ind w:left="720" w:hanging="360"/>
              <w:rPr>
                <w:sz w:val="20"/>
                <w:szCs w:val="20"/>
                <w:u w:val="none"/>
              </w:rPr>
            </w:pPr>
            <w:r w:rsidDel="00000000" w:rsidR="00000000" w:rsidRPr="00000000">
              <w:rPr>
                <w:sz w:val="20"/>
                <w:szCs w:val="20"/>
                <w:rtl w:val="0"/>
              </w:rPr>
              <w:t xml:space="preserve">Realizar acciones de seguimiento y control sobre las certificaciones de los productos, así como protocolos de seguridad implementados en el ámbito productivo. </w:t>
            </w:r>
          </w:p>
          <w:p w:rsidR="00000000" w:rsidDel="00000000" w:rsidP="00000000" w:rsidRDefault="00000000" w:rsidRPr="00000000" w14:paraId="00000A68">
            <w:pPr>
              <w:numPr>
                <w:ilvl w:val="0"/>
                <w:numId w:val="14"/>
              </w:numPr>
              <w:spacing w:after="0" w:lineRule="auto"/>
              <w:ind w:left="720" w:hanging="360"/>
              <w:rPr>
                <w:sz w:val="20"/>
                <w:szCs w:val="20"/>
                <w:u w:val="none"/>
              </w:rPr>
            </w:pPr>
            <w:r w:rsidDel="00000000" w:rsidR="00000000" w:rsidRPr="00000000">
              <w:rPr>
                <w:sz w:val="20"/>
                <w:szCs w:val="20"/>
                <w:rtl w:val="0"/>
              </w:rPr>
              <w:t xml:space="preserve">Aprobar planes operativos y documentación de carácter estratégico</w:t>
            </w:r>
          </w:p>
          <w:p w:rsidR="00000000" w:rsidDel="00000000" w:rsidP="00000000" w:rsidRDefault="00000000" w:rsidRPr="00000000" w14:paraId="00000A69">
            <w:pPr>
              <w:numPr>
                <w:ilvl w:val="0"/>
                <w:numId w:val="14"/>
              </w:numPr>
              <w:spacing w:after="0" w:lineRule="auto"/>
              <w:ind w:left="720" w:hanging="360"/>
              <w:rPr>
                <w:sz w:val="20"/>
                <w:szCs w:val="20"/>
                <w:u w:val="none"/>
              </w:rPr>
            </w:pPr>
            <w:r w:rsidDel="00000000" w:rsidR="00000000" w:rsidRPr="00000000">
              <w:rPr>
                <w:sz w:val="20"/>
                <w:szCs w:val="20"/>
                <w:rtl w:val="0"/>
              </w:rPr>
              <w:t xml:space="preserve">Dar seguimiento a las obligaciones asumidas por las partes en la ejecución del programa. </w:t>
            </w:r>
          </w:p>
          <w:p w:rsidR="00000000" w:rsidDel="00000000" w:rsidP="00000000" w:rsidRDefault="00000000" w:rsidRPr="00000000" w14:paraId="00000A6A">
            <w:pPr>
              <w:spacing w:after="0" w:lineRule="auto"/>
              <w:rPr>
                <w:sz w:val="20"/>
                <w:szCs w:val="20"/>
              </w:rPr>
            </w:pPr>
            <w:r w:rsidDel="00000000" w:rsidR="00000000" w:rsidRPr="00000000">
              <w:rPr>
                <w:rtl w:val="0"/>
              </w:rPr>
            </w:r>
          </w:p>
          <w:p w:rsidR="00000000" w:rsidDel="00000000" w:rsidP="00000000" w:rsidRDefault="00000000" w:rsidRPr="00000000" w14:paraId="00000A6B">
            <w:pPr>
              <w:spacing w:after="0" w:lineRule="auto"/>
              <w:rPr>
                <w:sz w:val="20"/>
                <w:szCs w:val="20"/>
              </w:rPr>
            </w:pPr>
            <w:r w:rsidDel="00000000" w:rsidR="00000000" w:rsidRPr="00000000">
              <w:rPr>
                <w:sz w:val="20"/>
                <w:szCs w:val="20"/>
                <w:rtl w:val="0"/>
              </w:rPr>
              <w:t xml:space="preserve">El consejo estratégico se vincula directamente con el director del programa y los representantes de los coejecutores, para asegurar que los acuerdos alcanzados sean implementados de manera adecuada durante la ejecución del programa. </w:t>
            </w:r>
          </w:p>
          <w:p w:rsidR="00000000" w:rsidDel="00000000" w:rsidP="00000000" w:rsidRDefault="00000000" w:rsidRPr="00000000" w14:paraId="00000A6C">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A6D">
            <w:pPr>
              <w:spacing w:after="0" w:lineRule="auto"/>
              <w:rPr>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0">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1">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72">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3">
            <w:pPr>
              <w:spacing w:after="0" w:lineRule="auto"/>
              <w:rPr>
                <w:sz w:val="20"/>
                <w:szCs w:val="20"/>
                <w:vertAlign w:val="baseline"/>
              </w:rPr>
            </w:pPr>
            <w:r w:rsidDel="00000000" w:rsidR="00000000" w:rsidRPr="00000000">
              <w:rPr>
                <w:sz w:val="20"/>
                <w:szCs w:val="20"/>
                <w:vertAlign w:val="baseline"/>
                <w:rtl w:val="0"/>
              </w:rPr>
              <w:t xml:space="preserve">DIRECTOR/A DEL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4">
            <w:pPr>
              <w:spacing w:after="0" w:lineRule="auto"/>
              <w:rPr>
                <w:sz w:val="20"/>
                <w:szCs w:val="20"/>
                <w:vertAlign w:val="baseline"/>
              </w:rPr>
            </w:pPr>
            <w:sdt>
              <w:sdtPr>
                <w:id w:val="-1498803821"/>
                <w:tag w:val="goog_rdk_390"/>
              </w:sdtPr>
              <w:sdtContent>
                <w:commentRangeStart w:id="37"/>
              </w:sdtContent>
            </w:sdt>
            <w:r w:rsidDel="00000000" w:rsidR="00000000" w:rsidRPr="00000000">
              <w:rPr>
                <w:sz w:val="20"/>
                <w:szCs w:val="20"/>
                <w:rtl w:val="0"/>
              </w:rPr>
              <w:t xml:space="preserve">Jorge Prieto</w:t>
            </w:r>
            <w:commentRangeEnd w:id="37"/>
            <w:r w:rsidDel="00000000" w:rsidR="00000000" w:rsidRPr="00000000">
              <w:commentReference w:id="37"/>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75">
            <w:pPr>
              <w:spacing w:after="0" w:lineRule="auto"/>
              <w:rPr>
                <w:sz w:val="20"/>
                <w:szCs w:val="20"/>
                <w:vertAlign w:val="baseline"/>
              </w:rPr>
            </w:pP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COEJECUTORES (AL MENOS 1) </w:t>
            </w:r>
          </w:p>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8">
            <w:pPr>
              <w:spacing w:after="0" w:lineRule="auto"/>
              <w:rPr>
                <w:sz w:val="20"/>
                <w:szCs w:val="20"/>
                <w:vertAlign w:val="baseline"/>
              </w:rPr>
            </w:pPr>
            <w:r w:rsidDel="00000000" w:rsidR="00000000" w:rsidRPr="00000000">
              <w:rPr>
                <w:sz w:val="20"/>
                <w:szCs w:val="20"/>
                <w:rtl w:val="0"/>
              </w:rPr>
              <w:t xml:space="preserve">Robinson Fuentes Valenzuela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79">
            <w:pPr>
              <w:spacing w:after="0" w:lineRule="auto"/>
              <w:rPr>
                <w:sz w:val="20"/>
                <w:szCs w:val="20"/>
                <w:vertAlign w:val="baseline"/>
              </w:rPr>
            </w:pPr>
            <w:r w:rsidDel="00000000" w:rsidR="00000000" w:rsidRPr="00000000">
              <w:rPr>
                <w:sz w:val="20"/>
                <w:szCs w:val="20"/>
                <w:rtl w:val="0"/>
              </w:rPr>
              <w:t xml:space="preserve">Robinson es uno de los tres fundadores de Calidad Cloud. Es ingeniero civil, posee experiencia en ejecución de obra de construcción, pero también ha sido por más de 10 años el CEO de Calidad Cloud. Ha sido responsable de la expansión internacional de esta compañía y ha generado la relación de su representada con grandes empresas de software mundial como Procore (EEUU) y Alto QI (Brasil). Fue el gestor que logró que CEMEX (México) premiara a Calidad Cloud identificándola como una de las empresas de  revelación mundial.</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ASOCIADOS (AL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B">
            <w:pPr>
              <w:spacing w:after="0" w:lineRule="auto"/>
              <w:rPr>
                <w:sz w:val="20"/>
                <w:szCs w:val="20"/>
                <w:vertAlign w:val="baseline"/>
              </w:rPr>
            </w:pPr>
            <w:r w:rsidDel="00000000" w:rsidR="00000000" w:rsidRPr="00000000">
              <w:rPr>
                <w:sz w:val="20"/>
                <w:szCs w:val="20"/>
                <w:rtl w:val="0"/>
              </w:rPr>
              <w:t xml:space="preserve">Esteban Serey Gaggero, GRUPO CREAR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7C">
            <w:pPr>
              <w:spacing w:after="0" w:lineRule="auto"/>
              <w:rPr>
                <w:sz w:val="20"/>
                <w:szCs w:val="20"/>
                <w:vertAlign w:val="baseline"/>
              </w:rPr>
            </w:pPr>
            <w:r w:rsidDel="00000000" w:rsidR="00000000" w:rsidRPr="00000000">
              <w:rPr>
                <w:sz w:val="20"/>
                <w:szCs w:val="20"/>
                <w:rtl w:val="0"/>
              </w:rPr>
              <w:t xml:space="preserve">Esteban Serey Gaggero aporta una trayectoria destacada en la estructuración, gestión y ejecución integral de proyectos inmobiliarios, con énfasis estratégico en programas habitacionales con subsidio público (MINVU / SERVIU) y desarrollo urbano inclusivo. Su experiencia a la cabeza de Grupo CREAR (Entidad Patrocinante acreditada) lo consolida como un referente técnico y operacional en la cadena de valor inmobiliaria.</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E">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7F">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1">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82">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un Fondo de Inversión o Especialista del Sector (Incorporación transitoria al cumplir el 50% de ejecución / Mes 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84">
            <w:pPr>
              <w:spacing w:after="0" w:lineRule="auto"/>
              <w:rPr>
                <w:sz w:val="20"/>
                <w:szCs w:val="20"/>
                <w:vertAlign w:val="baseline"/>
              </w:rPr>
            </w:pPr>
            <w:sdt>
              <w:sdtPr>
                <w:id w:val="2042747984"/>
                <w:tag w:val="goog_rdk_391"/>
              </w:sdtPr>
              <w:sdtContent>
                <w:commentRangeStart w:id="38"/>
              </w:sdtContent>
            </w:sdt>
            <w:r w:rsidDel="00000000" w:rsidR="00000000" w:rsidRPr="00000000">
              <w:rPr>
                <w:sz w:val="20"/>
                <w:szCs w:val="20"/>
                <w:rtl w:val="0"/>
              </w:rPr>
              <w:t xml:space="preserve">Guido Rietta</w:t>
            </w:r>
            <w:commentRangeEnd w:id="38"/>
            <w:r w:rsidDel="00000000" w:rsidR="00000000" w:rsidRPr="00000000">
              <w:commentReference w:id="38"/>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85">
            <w:pPr>
              <w:spacing w:after="0" w:lineRule="auto"/>
              <w:rPr>
                <w:sz w:val="20"/>
                <w:szCs w:val="20"/>
                <w:vertAlign w:val="baseline"/>
              </w:rPr>
            </w:pPr>
            <w:r w:rsidDel="00000000" w:rsidR="00000000" w:rsidRPr="00000000">
              <w:rPr>
                <w:sz w:val="20"/>
                <w:szCs w:val="20"/>
                <w:rtl w:val="0"/>
              </w:rPr>
              <w:t xml:space="preserve">A definir</w:t>
            </w:r>
            <w:r w:rsidDel="00000000" w:rsidR="00000000" w:rsidRPr="00000000">
              <w:rPr>
                <w:rtl w:val="0"/>
              </w:rPr>
            </w:r>
          </w:p>
        </w:tc>
      </w:tr>
    </w:tbl>
    <w:p w:rsidR="00000000" w:rsidDel="00000000" w:rsidP="00000000" w:rsidRDefault="00000000" w:rsidRPr="00000000" w14:paraId="00000A8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1"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6vlm2ankh4oa" w:id="12"/>
      <w:bookmarkEnd w:id="12"/>
      <w:r w:rsidDel="00000000" w:rsidR="00000000" w:rsidRPr="00000000">
        <w:rPr>
          <w:rtl w:val="0"/>
        </w:rPr>
      </w:r>
    </w:p>
    <w:p w:rsidR="00000000" w:rsidDel="00000000" w:rsidP="00000000" w:rsidRDefault="00000000" w:rsidRPr="00000000" w14:paraId="00000A8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141" w:firstLine="0"/>
        <w:jc w:val="both"/>
        <w:rPr>
          <w:rFonts w:ascii="Calibri" w:cs="Calibri" w:eastAsia="Calibri" w:hAnsi="Calibri"/>
          <w:smallCaps w:val="0"/>
          <w:strike w:val="0"/>
          <w:color w:val="000000"/>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Consejo Técnico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el subnumeral 8.8 b) de las bases técnicas y documento Guía Técnica de la convocatoria).</w:t>
      </w:r>
      <w:r w:rsidDel="00000000" w:rsidR="00000000" w:rsidRPr="00000000">
        <w:rPr>
          <w:rtl w:val="0"/>
        </w:rPr>
      </w:r>
    </w:p>
    <w:tbl>
      <w:tblPr>
        <w:tblStyle w:val="Table4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403"/>
        <w:gridCol w:w="2693"/>
        <w:gridCol w:w="3827"/>
        <w:tblGridChange w:id="0">
          <w:tblGrid>
            <w:gridCol w:w="3403"/>
            <w:gridCol w:w="2693"/>
            <w:gridCol w:w="3827"/>
          </w:tblGrid>
        </w:tblGridChange>
      </w:tblGrid>
      <w:tr>
        <w:trPr>
          <w:cantSplit w:val="0"/>
          <w:trHeight w:val="354" w:hRule="atLeast"/>
          <w:tblHeader w:val="0"/>
        </w:trPr>
        <w:tc>
          <w:tcPr>
            <w:gridSpan w:val="3"/>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REFIERASE A FACULTADES Y VINCULACIONES</w:t>
            </w:r>
            <w:r w:rsidDel="00000000" w:rsidR="00000000" w:rsidRPr="00000000">
              <w:rPr>
                <w:rtl w:val="0"/>
              </w:rPr>
            </w:r>
          </w:p>
        </w:tc>
      </w:tr>
      <w:tr>
        <w:trPr>
          <w:cantSplit w:val="0"/>
          <w:trHeight w:val="377" w:hRule="atLeast"/>
          <w:tblHeader w:val="0"/>
        </w:trPr>
        <w:tc>
          <w:tcPr>
            <w:gridSpan w:val="3"/>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A8B">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8C">
            <w:pPr>
              <w:spacing w:after="0" w:lineRule="auto"/>
              <w:rPr>
                <w:sz w:val="20"/>
                <w:szCs w:val="20"/>
              </w:rPr>
            </w:pPr>
            <w:r w:rsidDel="00000000" w:rsidR="00000000" w:rsidRPr="00000000">
              <w:rPr>
                <w:sz w:val="20"/>
                <w:szCs w:val="20"/>
                <w:rtl w:val="0"/>
              </w:rPr>
              <w:t xml:space="preserve">El Consejo Técnico tiene como principal función apoyar al Director del Programa en la supervisión técnica y científica de la ejecución del portafolio de proyectos, asegurando que las actividades se desarrollen conforme a los estándares de calidad, objetivos y metas planteadas. </w:t>
            </w:r>
          </w:p>
          <w:p w:rsidR="00000000" w:rsidDel="00000000" w:rsidP="00000000" w:rsidRDefault="00000000" w:rsidRPr="00000000" w14:paraId="00000A8D">
            <w:pPr>
              <w:spacing w:after="0" w:lineRule="auto"/>
              <w:rPr>
                <w:sz w:val="20"/>
                <w:szCs w:val="20"/>
              </w:rPr>
            </w:pPr>
            <w:r w:rsidDel="00000000" w:rsidR="00000000" w:rsidRPr="00000000">
              <w:rPr>
                <w:rtl w:val="0"/>
              </w:rPr>
            </w:r>
          </w:p>
          <w:p w:rsidR="00000000" w:rsidDel="00000000" w:rsidP="00000000" w:rsidRDefault="00000000" w:rsidRPr="00000000" w14:paraId="00000A8E">
            <w:pPr>
              <w:spacing w:after="0" w:lineRule="auto"/>
              <w:rPr>
                <w:sz w:val="20"/>
                <w:szCs w:val="20"/>
              </w:rPr>
            </w:pPr>
            <w:r w:rsidDel="00000000" w:rsidR="00000000" w:rsidRPr="00000000">
              <w:rPr>
                <w:sz w:val="20"/>
                <w:szCs w:val="20"/>
                <w:rtl w:val="0"/>
              </w:rPr>
              <w:t xml:space="preserve">Dentro de las actividades que deben abordar en el consejo se pueden destacar: </w:t>
            </w:r>
          </w:p>
          <w:p w:rsidR="00000000" w:rsidDel="00000000" w:rsidP="00000000" w:rsidRDefault="00000000" w:rsidRPr="00000000" w14:paraId="00000A8F">
            <w:pPr>
              <w:numPr>
                <w:ilvl w:val="0"/>
                <w:numId w:val="6"/>
              </w:numPr>
              <w:spacing w:after="0" w:lineRule="auto"/>
              <w:ind w:left="720" w:hanging="360"/>
              <w:rPr>
                <w:sz w:val="20"/>
                <w:szCs w:val="20"/>
                <w:u w:val="none"/>
              </w:rPr>
            </w:pPr>
            <w:r w:rsidDel="00000000" w:rsidR="00000000" w:rsidRPr="00000000">
              <w:rPr>
                <w:sz w:val="20"/>
                <w:szCs w:val="20"/>
                <w:rtl w:val="0"/>
              </w:rPr>
              <w:t xml:space="preserve">Dar seguimiento y validar los avances, resultados y cumplimiento de hitos comprometidos de los proyectos que componen el portafolio del programa. </w:t>
            </w:r>
          </w:p>
          <w:p w:rsidR="00000000" w:rsidDel="00000000" w:rsidP="00000000" w:rsidRDefault="00000000" w:rsidRPr="00000000" w14:paraId="00000A90">
            <w:pPr>
              <w:numPr>
                <w:ilvl w:val="0"/>
                <w:numId w:val="6"/>
              </w:numPr>
              <w:spacing w:after="0" w:lineRule="auto"/>
              <w:ind w:left="720" w:hanging="360"/>
              <w:rPr>
                <w:sz w:val="20"/>
                <w:szCs w:val="20"/>
                <w:u w:val="none"/>
              </w:rPr>
            </w:pPr>
            <w:r w:rsidDel="00000000" w:rsidR="00000000" w:rsidRPr="00000000">
              <w:rPr>
                <w:sz w:val="20"/>
                <w:szCs w:val="20"/>
                <w:rtl w:val="0"/>
              </w:rPr>
              <w:t xml:space="preserve">Asesorar en la definición y ajuste en la hoja de ruta tecnológica en caso de ser necesario. </w:t>
            </w:r>
          </w:p>
          <w:p w:rsidR="00000000" w:rsidDel="00000000" w:rsidP="00000000" w:rsidRDefault="00000000" w:rsidRPr="00000000" w14:paraId="00000A91">
            <w:pPr>
              <w:numPr>
                <w:ilvl w:val="0"/>
                <w:numId w:val="6"/>
              </w:numPr>
              <w:spacing w:after="0" w:lineRule="auto"/>
              <w:ind w:left="720" w:hanging="360"/>
              <w:rPr>
                <w:sz w:val="20"/>
                <w:szCs w:val="20"/>
                <w:u w:val="none"/>
              </w:rPr>
            </w:pPr>
            <w:r w:rsidDel="00000000" w:rsidR="00000000" w:rsidRPr="00000000">
              <w:rPr>
                <w:sz w:val="20"/>
                <w:szCs w:val="20"/>
                <w:rtl w:val="0"/>
              </w:rPr>
              <w:t xml:space="preserve">Proponer recomendaciones para mejorar la calidad técnica y científica del programa, con el ajuste de metodología en caso de ser necesario. </w:t>
            </w:r>
          </w:p>
          <w:p w:rsidR="00000000" w:rsidDel="00000000" w:rsidP="00000000" w:rsidRDefault="00000000" w:rsidRPr="00000000" w14:paraId="00000A92">
            <w:pPr>
              <w:numPr>
                <w:ilvl w:val="0"/>
                <w:numId w:val="6"/>
              </w:numPr>
              <w:spacing w:after="0" w:lineRule="auto"/>
              <w:ind w:left="720" w:hanging="360"/>
              <w:rPr>
                <w:sz w:val="20"/>
                <w:szCs w:val="20"/>
                <w:u w:val="none"/>
              </w:rPr>
            </w:pPr>
            <w:r w:rsidDel="00000000" w:rsidR="00000000" w:rsidRPr="00000000">
              <w:rPr>
                <w:sz w:val="20"/>
                <w:szCs w:val="20"/>
                <w:rtl w:val="0"/>
              </w:rPr>
              <w:t xml:space="preserve">Apoyar en la identificación de riesgos técnicos y la definición de medidas para su mitigación. </w:t>
            </w:r>
          </w:p>
          <w:p w:rsidR="00000000" w:rsidDel="00000000" w:rsidP="00000000" w:rsidRDefault="00000000" w:rsidRPr="00000000" w14:paraId="00000A93">
            <w:pPr>
              <w:numPr>
                <w:ilvl w:val="0"/>
                <w:numId w:val="6"/>
              </w:numPr>
              <w:spacing w:after="0" w:lineRule="auto"/>
              <w:ind w:left="720" w:hanging="360"/>
              <w:rPr>
                <w:sz w:val="20"/>
                <w:szCs w:val="20"/>
                <w:u w:val="none"/>
              </w:rPr>
            </w:pPr>
            <w:r w:rsidDel="00000000" w:rsidR="00000000" w:rsidRPr="00000000">
              <w:rPr>
                <w:sz w:val="20"/>
                <w:szCs w:val="20"/>
                <w:rtl w:val="0"/>
              </w:rPr>
              <w:t xml:space="preserve">Evaluar los resultados que pudiesen ser susceptibles a protección. </w:t>
            </w:r>
          </w:p>
          <w:p w:rsidR="00000000" w:rsidDel="00000000" w:rsidP="00000000" w:rsidRDefault="00000000" w:rsidRPr="00000000" w14:paraId="00000A94">
            <w:pPr>
              <w:numPr>
                <w:ilvl w:val="0"/>
                <w:numId w:val="6"/>
              </w:numPr>
              <w:spacing w:after="0" w:lineRule="auto"/>
              <w:ind w:left="720" w:hanging="360"/>
              <w:rPr>
                <w:sz w:val="20"/>
                <w:szCs w:val="20"/>
                <w:u w:val="none"/>
              </w:rPr>
            </w:pPr>
            <w:r w:rsidDel="00000000" w:rsidR="00000000" w:rsidRPr="00000000">
              <w:rPr>
                <w:sz w:val="20"/>
                <w:szCs w:val="20"/>
                <w:rtl w:val="0"/>
              </w:rPr>
              <w:t xml:space="preserve">Contribuir en la vinculación con el ecosistema científico-tecnológico para generar sinergia con entidades público-privado que puedan contribuir en los resultados del programa. </w:t>
            </w:r>
          </w:p>
          <w:p w:rsidR="00000000" w:rsidDel="00000000" w:rsidP="00000000" w:rsidRDefault="00000000" w:rsidRPr="00000000" w14:paraId="00000A95">
            <w:pPr>
              <w:numPr>
                <w:ilvl w:val="0"/>
                <w:numId w:val="6"/>
              </w:numPr>
              <w:spacing w:after="0" w:lineRule="auto"/>
              <w:ind w:left="720" w:hanging="360"/>
              <w:rPr>
                <w:sz w:val="20"/>
                <w:szCs w:val="20"/>
                <w:u w:val="none"/>
              </w:rPr>
            </w:pPr>
            <w:r w:rsidDel="00000000" w:rsidR="00000000" w:rsidRPr="00000000">
              <w:rPr>
                <w:sz w:val="20"/>
                <w:szCs w:val="20"/>
                <w:rtl w:val="0"/>
              </w:rPr>
              <w:t xml:space="preserve">Análisis de nuevas líneas de investigación, junto a las formas de financiamiento. </w:t>
            </w:r>
          </w:p>
          <w:p w:rsidR="00000000" w:rsidDel="00000000" w:rsidP="00000000" w:rsidRDefault="00000000" w:rsidRPr="00000000" w14:paraId="00000A96">
            <w:pPr>
              <w:spacing w:after="0" w:lineRule="auto"/>
              <w:rPr>
                <w:sz w:val="20"/>
                <w:szCs w:val="20"/>
              </w:rPr>
            </w:pPr>
            <w:r w:rsidDel="00000000" w:rsidR="00000000" w:rsidRPr="00000000">
              <w:rPr>
                <w:rtl w:val="0"/>
              </w:rPr>
            </w:r>
          </w:p>
          <w:p w:rsidR="00000000" w:rsidDel="00000000" w:rsidP="00000000" w:rsidRDefault="00000000" w:rsidRPr="00000000" w14:paraId="00000A97">
            <w:pPr>
              <w:spacing w:after="0" w:lineRule="auto"/>
              <w:rPr>
                <w:sz w:val="20"/>
                <w:szCs w:val="20"/>
              </w:rPr>
            </w:pPr>
            <w:r w:rsidDel="00000000" w:rsidR="00000000" w:rsidRPr="00000000">
              <w:rPr>
                <w:sz w:val="20"/>
                <w:szCs w:val="20"/>
                <w:rtl w:val="0"/>
              </w:rPr>
              <w:t xml:space="preserve">El Consejo Técnico es clave para garantizar la excelencia técnica y la coherencia científica en la gestión del programa, fortaleciendo la toma de decisiones basada en evidencia y conocimiento experto.</w:t>
            </w:r>
          </w:p>
          <w:p w:rsidR="00000000" w:rsidDel="00000000" w:rsidP="00000000" w:rsidRDefault="00000000" w:rsidRPr="00000000" w14:paraId="00000A98">
            <w:pPr>
              <w:spacing w:after="0" w:lineRule="auto"/>
              <w:rPr>
                <w:sz w:val="20"/>
                <w:szCs w:val="20"/>
              </w:rPr>
            </w:pPr>
            <w:r w:rsidDel="00000000" w:rsidR="00000000" w:rsidRPr="00000000">
              <w:rPr>
                <w:rtl w:val="0"/>
              </w:rPr>
            </w:r>
          </w:p>
          <w:p w:rsidR="00000000" w:rsidDel="00000000" w:rsidP="00000000" w:rsidRDefault="00000000" w:rsidRPr="00000000" w14:paraId="00000A99">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9A">
            <w:pPr>
              <w:spacing w:after="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A9B">
            <w:pPr>
              <w:spacing w:after="0" w:lineRule="auto"/>
              <w:rPr>
                <w:b w:val="0"/>
                <w:bCs w:val="0"/>
                <w:sz w:val="20"/>
                <w:szCs w:val="20"/>
                <w:vertAlign w:val="baseline"/>
              </w:rPr>
            </w:pPr>
            <w:r w:rsidDel="00000000" w:rsidR="00000000" w:rsidRPr="00000000">
              <w:rPr>
                <w:rtl w:val="0"/>
              </w:rPr>
            </w:r>
          </w:p>
        </w:tc>
      </w:tr>
      <w:tr>
        <w:trPr>
          <w:cantSplit w:val="0"/>
          <w:trHeight w:val="377" w:hRule="atLeast"/>
          <w:tblHeader w:val="0"/>
        </w:trPr>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9E">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INTEGRANTES</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9F">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NOMBRE</w:t>
            </w:r>
            <w:r w:rsidDel="00000000" w:rsidR="00000000" w:rsidRPr="00000000">
              <w:rPr>
                <w:rtl w:val="0"/>
              </w:rPr>
            </w:r>
          </w:p>
        </w:tc>
        <w:tc>
          <w:tcPr>
            <w:tcBorders>
              <w:top w:color="000000" w:space="0" w:sz="6" w:val="single"/>
              <w:left w:color="000000" w:space="0" w:sz="6" w:val="single"/>
              <w:right w:color="000000" w:space="0" w:sz="6" w:val="single"/>
            </w:tcBorders>
            <w:shd w:fill="c6d9f1" w:val="clear"/>
            <w:vAlign w:val="center"/>
          </w:tcPr>
          <w:p w:rsidR="00000000" w:rsidDel="00000000" w:rsidP="00000000" w:rsidRDefault="00000000" w:rsidRPr="00000000" w14:paraId="00000AA0">
            <w:pPr>
              <w:spacing w:after="0" w:lineRule="auto"/>
              <w:jc w:val="center"/>
              <w:rPr>
                <w:b w:val="0"/>
                <w:bCs w:val="0"/>
                <w:sz w:val="20"/>
                <w:szCs w:val="20"/>
                <w:vertAlign w:val="baseline"/>
              </w:rPr>
            </w:pPr>
            <w:r w:rsidDel="00000000" w:rsidR="00000000" w:rsidRPr="00000000">
              <w:rPr>
                <w:b w:val="1"/>
                <w:bCs w:val="1"/>
                <w:sz w:val="20"/>
                <w:szCs w:val="20"/>
                <w:vertAlign w:val="baseline"/>
                <w:rtl w:val="0"/>
              </w:rPr>
              <w:t xml:space="preserve">CAPACIDADES TÉCNICAS Y DE GESTIÓN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1">
            <w:pPr>
              <w:spacing w:after="0" w:lineRule="auto"/>
              <w:rPr>
                <w:sz w:val="20"/>
                <w:szCs w:val="20"/>
                <w:vertAlign w:val="baseline"/>
              </w:rPr>
            </w:pPr>
            <w:r w:rsidDel="00000000" w:rsidR="00000000" w:rsidRPr="00000000">
              <w:rPr>
                <w:sz w:val="20"/>
                <w:szCs w:val="20"/>
                <w:vertAlign w:val="baseline"/>
                <w:rtl w:val="0"/>
              </w:rPr>
              <w:t xml:space="preserve">DIRECTOR/A DE PROGRAMA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2">
            <w:pPr>
              <w:spacing w:after="0" w:lineRule="auto"/>
              <w:rPr>
                <w:sz w:val="20"/>
                <w:szCs w:val="20"/>
                <w:highlight w:val="yellow"/>
                <w:vertAlign w:val="baseline"/>
              </w:rPr>
            </w:pPr>
            <w:r w:rsidDel="00000000" w:rsidR="00000000" w:rsidRPr="00000000">
              <w:rPr>
                <w:sz w:val="20"/>
                <w:szCs w:val="20"/>
                <w:highlight w:val="yellow"/>
                <w:rtl w:val="0"/>
              </w:rPr>
              <w:t xml:space="preserve">Jorge Prieto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A3">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 COEJECUTO</w:t>
            </w:r>
            <w:sdt>
              <w:sdtPr>
                <w:id w:val="-1488513824"/>
                <w:tag w:val="goog_rdk_392"/>
              </w:sdtPr>
              <w:sdtContent>
                <w:commentRangeStart w:id="39"/>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 </w:t>
            </w:r>
            <w:commentRangeEnd w:id="39"/>
            <w:r w:rsidDel="00000000" w:rsidR="00000000" w:rsidRPr="00000000">
              <w:commentReference w:id="39"/>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MENOS 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5">
            <w:pPr>
              <w:spacing w:after="0" w:lineRule="auto"/>
              <w:rPr>
                <w:sz w:val="20"/>
                <w:szCs w:val="20"/>
                <w:highlight w:val="yellow"/>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A6">
            <w:pPr>
              <w:spacing w:after="0" w:lineRule="auto"/>
              <w:rPr>
                <w:sz w:val="20"/>
                <w:szCs w:val="20"/>
                <w:highlight w:val="yellow"/>
                <w:vertAlign w:val="baseline"/>
              </w:rPr>
            </w:pPr>
            <w:r w:rsidDel="00000000" w:rsidR="00000000" w:rsidRPr="00000000">
              <w:rPr>
                <w:rtl w:val="0"/>
              </w:rPr>
            </w:r>
          </w:p>
        </w:tc>
      </w:tr>
      <w:tr>
        <w:trPr>
          <w:cantSplit w:val="0"/>
          <w:trHeight w:val="31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REPRESENTANTE DESIGNADO POR CORFO (AL MENOS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8">
            <w:pPr>
              <w:spacing w:after="0" w:lineRule="auto"/>
              <w:rPr>
                <w:sz w:val="20"/>
                <w:szCs w:val="20"/>
                <w:vertAlign w:val="baseline"/>
              </w:rPr>
            </w:pPr>
            <w:r w:rsidDel="00000000" w:rsidR="00000000" w:rsidRPr="00000000">
              <w:rPr>
                <w:sz w:val="20"/>
                <w:szCs w:val="20"/>
                <w:vertAlign w:val="baseline"/>
                <w:rtl w:val="0"/>
              </w:rPr>
              <w:t xml:space="preserve">A definir por Corfo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9">
            <w:pPr>
              <w:spacing w:after="0" w:lineRule="auto"/>
              <w:rPr>
                <w:sz w:val="20"/>
                <w:szCs w:val="20"/>
                <w:vertAlign w:val="baseline"/>
              </w:rPr>
            </w:pPr>
            <w:r w:rsidDel="00000000" w:rsidR="00000000" w:rsidRPr="00000000">
              <w:rPr>
                <w:sz w:val="20"/>
                <w:szCs w:val="20"/>
                <w:vertAlign w:val="baseline"/>
                <w:rtl w:val="0"/>
              </w:rPr>
              <w:t xml:space="preserve">A definir por Corfo</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sdt>
              <w:sdtPr>
                <w:id w:val="1115004842"/>
                <w:tag w:val="goog_rdk_393"/>
              </w:sdtPr>
              <w:sdtContent>
                <w:commentRangeStart w:id="40"/>
              </w:sdtContent>
            </w:sdt>
            <w:sdt>
              <w:sdtPr>
                <w:id w:val="1878339855"/>
                <w:tag w:val="goog_rdk_394"/>
              </w:sdtPr>
              <w:sdtContent>
                <w:commentRangeStart w:id="41"/>
              </w:sdtContent>
            </w:sdt>
            <w:sdt>
              <w:sdtPr>
                <w:id w:val="1905800461"/>
                <w:tag w:val="goog_rdk_395"/>
              </w:sdtPr>
              <w:sdtContent>
                <w:commentRangeStart w:id="42"/>
              </w:sdtContent>
            </w:sd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ESPECIALISTAS DEL SECTOR (DOS)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B">
            <w:pPr>
              <w:spacing w:after="0" w:lineRule="auto"/>
              <w:rPr>
                <w:sz w:val="20"/>
                <w:szCs w:val="20"/>
                <w:highlight w:val="yellow"/>
                <w:vertAlign w:val="baseline"/>
              </w:rPr>
            </w:pP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r w:rsidDel="00000000" w:rsidR="00000000" w:rsidRPr="00000000">
              <w:rPr>
                <w:sz w:val="20"/>
                <w:szCs w:val="20"/>
                <w:highlight w:val="yellow"/>
                <w:rtl w:val="0"/>
              </w:rPr>
              <w:t xml:space="preserve">Pedro Barros Arancibia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AC">
            <w:pPr>
              <w:spacing w:after="0" w:lineRule="auto"/>
              <w:rPr>
                <w:sz w:val="20"/>
                <w:szCs w:val="20"/>
                <w:highlight w:val="yellow"/>
                <w:vertAlign w:val="baseline"/>
              </w:rPr>
            </w:pPr>
            <w:r w:rsidDel="00000000" w:rsidR="00000000" w:rsidRPr="00000000">
              <w:rPr>
                <w:sz w:val="20"/>
                <w:szCs w:val="20"/>
                <w:highlight w:val="yellow"/>
                <w:rtl w:val="0"/>
              </w:rPr>
              <w:t xml:space="preserve">Ingeniero informático y Técnico en Construcción, dueño de IT-Realestate, empresa dedicada a desarrollar software para la construcción desde el 2012. Además, trabajó más de 22 años en la ex constructora DELTA, ocupando diferentes cargos entre obra y oficina, llegando a ser el Contralor General de la compañía. Tiene un amplio conocimiento técnico de la construcción y del desarrollo de software.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D">
            <w:pPr>
              <w:spacing w:after="0" w:lineRule="auto"/>
              <w:rPr>
                <w:rFonts w:ascii="Calibri" w:cs="Calibri" w:eastAsia="Calibri" w:hAnsi="Calibri"/>
                <w:b w:val="0"/>
                <w:bCs w:val="0"/>
                <w:i w:val="0"/>
                <w:iCs w:val="0"/>
                <w:smallCaps w:val="0"/>
                <w:strike w:val="0"/>
                <w:color w:val="000000"/>
                <w:sz w:val="20"/>
                <w:szCs w:val="20"/>
                <w:u w:val="none"/>
                <w:shd w:fill="auto" w:val="clear"/>
                <w:vertAlign w:val="baseline"/>
              </w:rPr>
            </w:pPr>
            <w:sdt>
              <w:sdtPr>
                <w:id w:val="-1007496293"/>
                <w:tag w:val="goog_rdk_396"/>
              </w:sdtPr>
              <w:sdtContent>
                <w:commentRangeStart w:id="43"/>
              </w:sdtContent>
            </w:sdt>
            <w:sdt>
              <w:sdtPr>
                <w:id w:val="1840793116"/>
                <w:tag w:val="goog_rdk_397"/>
              </w:sdtPr>
              <w:sdtContent>
                <w:commentRangeStart w:id="44"/>
              </w:sdtContent>
            </w:sdt>
            <w:sdt>
              <w:sdtPr>
                <w:id w:val="-1302785920"/>
                <w:tag w:val="goog_rdk_398"/>
              </w:sdtPr>
              <w:sdtContent>
                <w:commentRangeStart w:id="45"/>
              </w:sdtContent>
            </w:sdt>
            <w:r w:rsidDel="00000000" w:rsidR="00000000" w:rsidRPr="00000000">
              <w:rPr>
                <w:sz w:val="20"/>
                <w:szCs w:val="20"/>
                <w:rtl w:val="0"/>
              </w:rPr>
              <w:t xml:space="preserve">ESPECIALISTAS DEL SECTOR (DOS)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AE">
            <w:pPr>
              <w:spacing w:after="0" w:lineRule="auto"/>
              <w:rPr>
                <w:sz w:val="20"/>
                <w:szCs w:val="20"/>
                <w:highlight w:val="yellow"/>
                <w:vertAlign w:val="baseline"/>
              </w:rPr>
            </w:pP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sz w:val="20"/>
                <w:szCs w:val="20"/>
                <w:highlight w:val="yellow"/>
                <w:rtl w:val="0"/>
              </w:rPr>
              <w:t xml:space="preserve">Roberto Puga Young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AF">
            <w:pPr>
              <w:spacing w:after="0" w:lineRule="auto"/>
              <w:rPr>
                <w:sz w:val="20"/>
                <w:szCs w:val="20"/>
                <w:highlight w:val="yellow"/>
                <w:vertAlign w:val="baseline"/>
              </w:rPr>
            </w:pPr>
            <w:r w:rsidDel="00000000" w:rsidR="00000000" w:rsidRPr="00000000">
              <w:rPr>
                <w:sz w:val="20"/>
                <w:szCs w:val="20"/>
                <w:highlight w:val="yellow"/>
                <w:rtl w:val="0"/>
              </w:rPr>
              <w:t xml:space="preserve">Ingeniero comercial CoFundador de NUBIX y NUBIX Pro, empresa dedicada a desarrollar un software de control de calidad en obra. Esta empresa fue absorbida por Calidad Cloud hace unos años. Roberto, además, ha tenido importantes cargos gremiales en la CCHC, entre los cuales destaca el ser miembro del Nodo de Innovación enfocado a la Transformación Digital de la construcción.</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Representante de la Subsecretaría de Economía y Empresas de Menor Tamaño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B1">
            <w:pPr>
              <w:spacing w:after="0" w:lineRule="auto"/>
              <w:rPr>
                <w:sz w:val="20"/>
                <w:szCs w:val="20"/>
                <w:highlight w:val="yellow"/>
                <w:vertAlign w:val="baseline"/>
              </w:rPr>
            </w:pPr>
            <w:r w:rsidDel="00000000" w:rsidR="00000000" w:rsidRPr="00000000">
              <w:rPr>
                <w:sz w:val="20"/>
                <w:szCs w:val="20"/>
                <w:highlight w:val="yellow"/>
                <w:rtl w:val="0"/>
              </w:rPr>
              <w:t xml:space="preserve">A definir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B2">
            <w:pPr>
              <w:spacing w:after="0" w:lineRule="auto"/>
              <w:rPr>
                <w:sz w:val="20"/>
                <w:szCs w:val="20"/>
                <w:highlight w:val="yellow"/>
                <w:vertAlign w:val="baseline"/>
              </w:rPr>
            </w:pPr>
            <w:r w:rsidDel="00000000" w:rsidR="00000000" w:rsidRPr="00000000">
              <w:rPr>
                <w:sz w:val="20"/>
                <w:szCs w:val="20"/>
                <w:highlight w:val="yellow"/>
                <w:rtl w:val="0"/>
              </w:rPr>
              <w:t xml:space="preserve">A Definir</w:t>
            </w:r>
            <w:r w:rsidDel="00000000" w:rsidR="00000000" w:rsidRPr="00000000">
              <w:rPr>
                <w:rtl w:val="0"/>
              </w:rPr>
            </w:r>
          </w:p>
        </w:tc>
      </w:tr>
    </w:tbl>
    <w:p w:rsidR="00000000" w:rsidDel="00000000" w:rsidP="00000000" w:rsidRDefault="00000000" w:rsidRPr="00000000" w14:paraId="00000AB3">
      <w:pPr>
        <w:rPr>
          <w:vertAlign w:val="baseline"/>
        </w:rPr>
      </w:pPr>
      <w:bookmarkStart w:colFirst="0" w:colLast="0" w:name="_heading=h.itfdlj5sqvw1" w:id="13"/>
      <w:bookmarkEnd w:id="13"/>
      <w:r w:rsidDel="00000000" w:rsidR="00000000" w:rsidRPr="00000000">
        <w:rPr>
          <w:rtl w:val="0"/>
        </w:rPr>
      </w:r>
    </w:p>
    <w:p w:rsidR="00000000" w:rsidDel="00000000" w:rsidP="00000000" w:rsidRDefault="00000000" w:rsidRPr="00000000" w14:paraId="00000AB4">
      <w:pPr>
        <w:spacing w:after="0" w:lineRule="auto"/>
        <w:ind w:left="-284" w:right="-142" w:firstLine="0"/>
        <w:jc w:val="both"/>
        <w:rPr>
          <w:i w:val="0"/>
          <w:iCs w:val="0"/>
          <w:sz w:val="20"/>
          <w:szCs w:val="20"/>
          <w:vertAlign w:val="baseline"/>
        </w:rPr>
      </w:pPr>
      <w:r w:rsidDel="00000000" w:rsidR="00000000" w:rsidRPr="00000000">
        <w:rPr>
          <w:b w:val="1"/>
          <w:bCs w:val="1"/>
          <w:vertAlign w:val="baseline"/>
          <w:rtl w:val="0"/>
        </w:rPr>
        <w:t xml:space="preserve">13.- PROPIEDAD INTELECTUAL E INDUSTRIAL DE LOS RESULTADOS</w:t>
      </w:r>
      <w:r w:rsidDel="00000000" w:rsidR="00000000" w:rsidRPr="00000000">
        <w:rPr>
          <w:i w:val="1"/>
          <w:iCs w:val="1"/>
          <w:vertAlign w:val="baseline"/>
          <w:rtl w:val="0"/>
        </w:rPr>
        <w:t xml:space="preserve"> </w:t>
      </w:r>
      <w:r w:rsidDel="00000000" w:rsidR="00000000" w:rsidRPr="00000000">
        <w:rPr>
          <w:i w:val="1"/>
          <w:iCs w:val="1"/>
          <w:sz w:val="20"/>
          <w:szCs w:val="20"/>
          <w:vertAlign w:val="baseline"/>
          <w:rtl w:val="0"/>
        </w:rPr>
        <w:t xml:space="preserve">(Refiérase a la descripción establecida en el subnumeral 8.9 de las bases técnicas y documento Guía Técnica de la convocatoria, entre otros aspectos que considere necesarios para la propuesta).</w:t>
      </w:r>
      <w:r w:rsidDel="00000000" w:rsidR="00000000" w:rsidRPr="00000000">
        <w:rPr>
          <w:rtl w:val="0"/>
        </w:rPr>
      </w:r>
    </w:p>
    <w:tbl>
      <w:tblPr>
        <w:tblStyle w:val="Table49"/>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vAlign w:val="top"/>
          </w:tcPr>
          <w:p w:rsidR="00000000" w:rsidDel="00000000" w:rsidP="00000000" w:rsidRDefault="00000000" w:rsidRPr="00000000" w14:paraId="00000AB5">
            <w:pPr>
              <w:spacing w:after="80" w:lineRule="auto"/>
              <w:jc w:val="both"/>
              <w:rPr>
                <w:sz w:val="20"/>
                <w:szCs w:val="20"/>
              </w:rPr>
            </w:pPr>
            <w:r w:rsidDel="00000000" w:rsidR="00000000" w:rsidRPr="00000000">
              <w:rPr>
                <w:sz w:val="20"/>
                <w:szCs w:val="20"/>
                <w:rtl w:val="0"/>
              </w:rPr>
              <w:t xml:space="preserve">La política de propiedad intelectual e industrial (PI) rige para todos los participantes y para todo resultado de valor producido con recursos directos o indirectos del Programa. Se formalizará en un Acuerdo de PI, Confidencialidad y Transferencia suscrito e incorporado a los convenios de coejecución y cartas de asociados. Sus objetivos son: (i) una cadena de titularidad clara que permita comercializar, licenciar y atraer inversión sin trabas; (ii) proteger y valorizar los activos intangibles; (iii) reconocer los aportes previos de cada participante; y (iv) maximizar la adopción en el sector mediante bienes club.</w:t>
            </w:r>
          </w:p>
          <w:p w:rsidR="00000000" w:rsidDel="00000000" w:rsidP="00000000" w:rsidRDefault="00000000" w:rsidRPr="00000000" w14:paraId="00000AB6">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Marco de referencia: estado actual de las tecnologías</w:t>
            </w:r>
          </w:p>
          <w:tbl>
            <w:tblPr>
              <w:tblStyle w:val="Table50"/>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80"/>
              <w:gridCol w:w="2130"/>
              <w:gridCol w:w="2850"/>
              <w:tblGridChange w:id="0">
                <w:tblGrid>
                  <w:gridCol w:w="1620"/>
                  <w:gridCol w:w="2880"/>
                  <w:gridCol w:w="2130"/>
                  <w:gridCol w:w="2850"/>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B7">
                  <w:pPr>
                    <w:spacing w:after="20" w:lineRule="auto"/>
                    <w:jc w:val="center"/>
                    <w:rPr>
                      <w:b w:val="1"/>
                      <w:bCs w:val="1"/>
                      <w:sz w:val="16"/>
                      <w:szCs w:val="16"/>
                    </w:rPr>
                  </w:pPr>
                  <w:r w:rsidDel="00000000" w:rsidR="00000000" w:rsidRPr="00000000">
                    <w:rPr>
                      <w:b w:val="1"/>
                      <w:bCs w:val="1"/>
                      <w:sz w:val="16"/>
                      <w:szCs w:val="16"/>
                      <w:rtl w:val="0"/>
                    </w:rPr>
                    <w:t xml:space="preserve">Ámbito (proyecto)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B8">
                  <w:pPr>
                    <w:spacing w:after="20" w:lineRule="auto"/>
                    <w:jc w:val="center"/>
                    <w:rPr>
                      <w:b w:val="1"/>
                      <w:bCs w:val="1"/>
                      <w:sz w:val="16"/>
                      <w:szCs w:val="16"/>
                    </w:rPr>
                  </w:pPr>
                  <w:r w:rsidDel="00000000" w:rsidR="00000000" w:rsidRPr="00000000">
                    <w:rPr>
                      <w:b w:val="1"/>
                      <w:bCs w:val="1"/>
                      <w:sz w:val="16"/>
                      <w:szCs w:val="16"/>
                      <w:rtl w:val="0"/>
                    </w:rPr>
                    <w:t xml:space="preserve">Referentes internacionales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B9">
                  <w:pPr>
                    <w:spacing w:after="20" w:lineRule="auto"/>
                    <w:jc w:val="center"/>
                    <w:rPr>
                      <w:b w:val="1"/>
                      <w:bCs w:val="1"/>
                      <w:sz w:val="16"/>
                      <w:szCs w:val="16"/>
                    </w:rPr>
                  </w:pPr>
                  <w:r w:rsidDel="00000000" w:rsidR="00000000" w:rsidRPr="00000000">
                    <w:rPr>
                      <w:b w:val="1"/>
                      <w:bCs w:val="1"/>
                      <w:sz w:val="16"/>
                      <w:szCs w:val="16"/>
                      <w:rtl w:val="0"/>
                    </w:rPr>
                    <w:t xml:space="preserve">Referentes nacionales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BA">
                  <w:pPr>
                    <w:spacing w:after="20" w:lineRule="auto"/>
                    <w:jc w:val="center"/>
                    <w:rPr>
                      <w:b w:val="1"/>
                      <w:bCs w:val="1"/>
                      <w:sz w:val="16"/>
                      <w:szCs w:val="16"/>
                    </w:rPr>
                  </w:pPr>
                  <w:r w:rsidDel="00000000" w:rsidR="00000000" w:rsidRPr="00000000">
                    <w:rPr>
                      <w:b w:val="1"/>
                      <w:bCs w:val="1"/>
                      <w:sz w:val="16"/>
                      <w:szCs w:val="16"/>
                      <w:rtl w:val="0"/>
                    </w:rPr>
                    <w:t xml:space="preserve">Brecha que aborda el Programa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BB">
                  <w:pPr>
                    <w:spacing w:after="20" w:lineRule="auto"/>
                    <w:rPr>
                      <w:b w:val="1"/>
                      <w:bCs w:val="1"/>
                      <w:sz w:val="16"/>
                      <w:szCs w:val="16"/>
                    </w:rPr>
                  </w:pPr>
                  <w:r w:rsidDel="00000000" w:rsidR="00000000" w:rsidRPr="00000000">
                    <w:rPr>
                      <w:b w:val="1"/>
                      <w:bCs w:val="1"/>
                      <w:sz w:val="16"/>
                      <w:szCs w:val="16"/>
                      <w:rtl w:val="0"/>
                    </w:rPr>
                    <w:t xml:space="preserve">Factibilidad y evaluación de terrenos con IA (P1)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BC">
                  <w:pPr>
                    <w:spacing w:after="20" w:lineRule="auto"/>
                    <w:rPr>
                      <w:sz w:val="16"/>
                      <w:szCs w:val="16"/>
                    </w:rPr>
                  </w:pPr>
                  <w:r w:rsidDel="00000000" w:rsidR="00000000" w:rsidRPr="00000000">
                    <w:rPr>
                      <w:sz w:val="16"/>
                      <w:szCs w:val="16"/>
                      <w:rtl w:val="0"/>
                    </w:rPr>
                    <w:t xml:space="preserve">TestFit, Autodesk Forma, Archistar (Australia), Deepblocks (EE. UU.) y Architechtures (diseño generativo para factibilidad inmobiliaria).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BD">
                  <w:pPr>
                    <w:spacing w:after="20" w:lineRule="auto"/>
                    <w:rPr>
                      <w:sz w:val="16"/>
                      <w:szCs w:val="16"/>
                    </w:rPr>
                  </w:pPr>
                  <w:r w:rsidDel="00000000" w:rsidR="00000000" w:rsidRPr="00000000">
                    <w:rPr>
                      <w:sz w:val="16"/>
                      <w:szCs w:val="16"/>
                      <w:rtl w:val="0"/>
                    </w:rPr>
                    <w:t xml:space="preserve">FRANK (Urbanamente); inteligencia retrospectiva de permisos (Baudata/In-Data); portales de terrenos (Toc-Toc, Portal Inmobiliario).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BE">
                  <w:pPr>
                    <w:spacing w:after="20" w:lineRule="auto"/>
                    <w:rPr>
                      <w:sz w:val="16"/>
                      <w:szCs w:val="16"/>
                    </w:rPr>
                  </w:pPr>
                  <w:r w:rsidDel="00000000" w:rsidR="00000000" w:rsidRPr="00000000">
                    <w:rPr>
                      <w:sz w:val="16"/>
                      <w:szCs w:val="16"/>
                      <w:rtl w:val="0"/>
                    </w:rPr>
                    <w:t xml:space="preserve">Ninguna herramienta incorpora la normativa chilena (OGUC, PRC, PRI) ni predice plazos y costos de estudios y permisos antes de la decisión de compra.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BF">
                  <w:pPr>
                    <w:spacing w:after="20" w:lineRule="auto"/>
                    <w:rPr>
                      <w:b w:val="1"/>
                      <w:bCs w:val="1"/>
                      <w:sz w:val="16"/>
                      <w:szCs w:val="16"/>
                    </w:rPr>
                  </w:pPr>
                  <w:r w:rsidDel="00000000" w:rsidR="00000000" w:rsidRPr="00000000">
                    <w:rPr>
                      <w:b w:val="1"/>
                      <w:bCs w:val="1"/>
                      <w:sz w:val="16"/>
                      <w:szCs w:val="16"/>
                      <w:rtl w:val="0"/>
                    </w:rPr>
                    <w:t xml:space="preserve">Verificación normativa y optimización del diseño (P2)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0">
                  <w:pPr>
                    <w:spacing w:after="20" w:lineRule="auto"/>
                    <w:rPr>
                      <w:sz w:val="16"/>
                      <w:szCs w:val="16"/>
                    </w:rPr>
                  </w:pPr>
                  <w:r w:rsidDel="00000000" w:rsidR="00000000" w:rsidRPr="00000000">
                    <w:rPr>
                      <w:sz w:val="16"/>
                      <w:szCs w:val="16"/>
                      <w:rtl w:val="0"/>
                    </w:rPr>
                    <w:t xml:space="preserve">UpCodes, Archistar eCheck, CORENET X (Singapur), Solibri (revisión de modelos) y optimizadores paramétricos.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1">
                  <w:pPr>
                    <w:spacing w:after="20" w:lineRule="auto"/>
                    <w:rPr>
                      <w:sz w:val="16"/>
                      <w:szCs w:val="16"/>
                    </w:rPr>
                  </w:pPr>
                  <w:r w:rsidDel="00000000" w:rsidR="00000000" w:rsidRPr="00000000">
                    <w:rPr>
                      <w:sz w:val="16"/>
                      <w:szCs w:val="16"/>
                      <w:rtl w:val="0"/>
                    </w:rPr>
                    <w:t xml:space="preserve">REVI (revisión automatizada de permisos) y DOM en Línea (MINVU).</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2">
                  <w:pPr>
                    <w:spacing w:after="20" w:lineRule="auto"/>
                    <w:rPr>
                      <w:sz w:val="16"/>
                      <w:szCs w:val="16"/>
                    </w:rPr>
                  </w:pPr>
                  <w:r w:rsidDel="00000000" w:rsidR="00000000" w:rsidRPr="00000000">
                    <w:rPr>
                      <w:sz w:val="16"/>
                      <w:szCs w:val="16"/>
                      <w:rtl w:val="0"/>
                    </w:rPr>
                    <w:t xml:space="preserve">La revisión normativa opera sobre proyectos terminados; falta optimización temprana de CAPEX, OPEX y consumos con normativa local (p. ej., art. 4.1.10 OGUC).</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3">
                  <w:pPr>
                    <w:spacing w:after="20" w:lineRule="auto"/>
                    <w:rPr>
                      <w:b w:val="1"/>
                      <w:bCs w:val="1"/>
                      <w:sz w:val="16"/>
                      <w:szCs w:val="16"/>
                    </w:rPr>
                  </w:pPr>
                  <w:r w:rsidDel="00000000" w:rsidR="00000000" w:rsidRPr="00000000">
                    <w:rPr>
                      <w:b w:val="1"/>
                      <w:bCs w:val="1"/>
                      <w:sz w:val="16"/>
                      <w:szCs w:val="16"/>
                      <w:rtl w:val="0"/>
                    </w:rPr>
                    <w:t xml:space="preserve">Interoperabilidad de datos de obra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4">
                  <w:pPr>
                    <w:spacing w:after="20" w:lineRule="auto"/>
                    <w:rPr>
                      <w:sz w:val="16"/>
                      <w:szCs w:val="16"/>
                    </w:rPr>
                  </w:pPr>
                  <w:r w:rsidDel="00000000" w:rsidR="00000000" w:rsidRPr="00000000">
                    <w:rPr>
                      <w:sz w:val="16"/>
                      <w:szCs w:val="16"/>
                      <w:rtl w:val="0"/>
                    </w:rPr>
                    <w:t xml:space="preserve">buildingSMART openBIM (IFC 4.3 – ISO 16739-1:2024, BCF, IDS), ISO 19650, Speckle, Autodesk Platform Services; experiencia de estandarización entre software de construcción en Alemania (KIT).</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5">
                  <w:pPr>
                    <w:spacing w:after="20" w:lineRule="auto"/>
                    <w:rPr>
                      <w:sz w:val="16"/>
                      <w:szCs w:val="16"/>
                    </w:rPr>
                  </w:pPr>
                  <w:r w:rsidDel="00000000" w:rsidR="00000000" w:rsidRPr="00000000">
                    <w:rPr>
                      <w:sz w:val="16"/>
                      <w:szCs w:val="16"/>
                      <w:rtl w:val="0"/>
                    </w:rPr>
                    <w:t xml:space="preserve">Planbim y Estándar BIM para Proyectos Públicos; software de obra (p. ej., Nalanda, Mansis Megasistemas) y sistemas propios de constructoras.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6">
                  <w:pPr>
                    <w:spacing w:after="20" w:lineRule="auto"/>
                    <w:rPr>
                      <w:sz w:val="16"/>
                      <w:szCs w:val="16"/>
                    </w:rPr>
                  </w:pPr>
                  <w:r w:rsidDel="00000000" w:rsidR="00000000" w:rsidRPr="00000000">
                    <w:rPr>
                      <w:sz w:val="16"/>
                      <w:szCs w:val="16"/>
                      <w:rtl w:val="0"/>
                    </w:rPr>
                    <w:t xml:space="preserve">Los software de obra operan como silos y los estándares no resuelven la homologación semántica automática de datos no BIM (planillas, libros de obra y reportes de ITO/IFO).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7">
                  <w:pPr>
                    <w:spacing w:after="20" w:lineRule="auto"/>
                    <w:rPr>
                      <w:b w:val="1"/>
                      <w:bCs w:val="1"/>
                      <w:sz w:val="16"/>
                      <w:szCs w:val="16"/>
                    </w:rPr>
                  </w:pPr>
                  <w:r w:rsidDel="00000000" w:rsidR="00000000" w:rsidRPr="00000000">
                    <w:rPr>
                      <w:b w:val="1"/>
                      <w:bCs w:val="1"/>
                      <w:sz w:val="16"/>
                      <w:szCs w:val="16"/>
                      <w:rtl w:val="0"/>
                    </w:rPr>
                    <w:t xml:space="preserve">Mantenimiento predictivo y gemelos de información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8">
                  <w:pPr>
                    <w:spacing w:after="20" w:lineRule="auto"/>
                    <w:rPr>
                      <w:sz w:val="16"/>
                      <w:szCs w:val="16"/>
                    </w:rPr>
                  </w:pPr>
                  <w:r w:rsidDel="00000000" w:rsidR="00000000" w:rsidRPr="00000000">
                    <w:rPr>
                      <w:sz w:val="16"/>
                      <w:szCs w:val="16"/>
                      <w:rtl w:val="0"/>
                    </w:rPr>
                    <w:t xml:space="preserve">IBM Maximo, Autodesk Tandem, Dalux FM, Planon y Willow; ISO 55000; COBie.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9">
                  <w:pPr>
                    <w:spacing w:after="20" w:lineRule="auto"/>
                    <w:rPr>
                      <w:sz w:val="16"/>
                      <w:szCs w:val="16"/>
                    </w:rPr>
                  </w:pPr>
                  <w:r w:rsidDel="00000000" w:rsidR="00000000" w:rsidRPr="00000000">
                    <w:rPr>
                      <w:sz w:val="16"/>
                      <w:szCs w:val="16"/>
                      <w:rtl w:val="0"/>
                    </w:rPr>
                    <w:t xml:space="preserve">Sistemas de mantenimiento locales y administración de condominios (Ley 21.442).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CA">
                  <w:pPr>
                    <w:spacing w:after="20" w:lineRule="auto"/>
                    <w:rPr>
                      <w:sz w:val="16"/>
                      <w:szCs w:val="16"/>
                    </w:rPr>
                  </w:pPr>
                  <w:r w:rsidDel="00000000" w:rsidR="00000000" w:rsidRPr="00000000">
                    <w:rPr>
                      <w:sz w:val="16"/>
                      <w:szCs w:val="16"/>
                      <w:rtl w:val="0"/>
                    </w:rPr>
                    <w:t xml:space="preserve">Los sistemas actuales operan sin la información de diseño y construcción; la predicción de fallas en edificación residencial y pública es incipiente.</w:t>
                  </w:r>
                </w:p>
              </w:tc>
            </w:tr>
          </w:tbl>
          <w:p w:rsidR="00000000" w:rsidDel="00000000" w:rsidP="00000000" w:rsidRDefault="00000000" w:rsidRPr="00000000" w14:paraId="00000ACB">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ACC">
            <w:pPr>
              <w:spacing w:after="80" w:before="40" w:lineRule="auto"/>
              <w:jc w:val="both"/>
              <w:rPr>
                <w:sz w:val="20"/>
                <w:szCs w:val="20"/>
              </w:rPr>
            </w:pPr>
            <w:r w:rsidDel="00000000" w:rsidR="00000000" w:rsidRPr="00000000">
              <w:rPr>
                <w:sz w:val="20"/>
                <w:szCs w:val="20"/>
                <w:rtl w:val="0"/>
              </w:rPr>
              <w:t xml:space="preserve">Este marco se profundizará en un </w:t>
            </w:r>
            <w:r w:rsidDel="00000000" w:rsidR="00000000" w:rsidRPr="00000000">
              <w:rPr>
                <w:b w:val="1"/>
                <w:bCs w:val="1"/>
                <w:sz w:val="20"/>
                <w:szCs w:val="20"/>
                <w:rtl w:val="0"/>
              </w:rPr>
              <w:t xml:space="preserve">Informe de Estado de la Técnica y Libertad de Operación</w:t>
            </w:r>
            <w:r w:rsidDel="00000000" w:rsidR="00000000" w:rsidRPr="00000000">
              <w:rPr>
                <w:sz w:val="20"/>
                <w:szCs w:val="20"/>
                <w:rtl w:val="0"/>
              </w:rPr>
              <w:t xml:space="preserve"> que analizará patentes (PATENTSCOPE, Espacenet e INAPI), literatura científica, tecnologías competidoras y su competitividad y el potencial de mercado, como base de la estrategia de protección.</w:t>
            </w:r>
          </w:p>
          <w:p w:rsidR="00000000" w:rsidDel="00000000" w:rsidP="00000000" w:rsidRDefault="00000000" w:rsidRPr="00000000" w14:paraId="00000AC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Titularidad de los resultados</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75"/>
              <w:gridCol w:w="4215"/>
              <w:tblGridChange w:id="0">
                <w:tblGrid>
                  <w:gridCol w:w="2205"/>
                  <w:gridCol w:w="2475"/>
                  <w:gridCol w:w="4215"/>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CE">
                  <w:pPr>
                    <w:spacing w:after="20" w:lineRule="auto"/>
                    <w:jc w:val="center"/>
                    <w:rPr>
                      <w:b w:val="1"/>
                      <w:bCs w:val="1"/>
                      <w:sz w:val="16"/>
                      <w:szCs w:val="16"/>
                    </w:rPr>
                  </w:pPr>
                  <w:r w:rsidDel="00000000" w:rsidR="00000000" w:rsidRPr="00000000">
                    <w:rPr>
                      <w:b w:val="1"/>
                      <w:bCs w:val="1"/>
                      <w:sz w:val="16"/>
                      <w:szCs w:val="16"/>
                      <w:rtl w:val="0"/>
                    </w:rPr>
                    <w:t xml:space="preserve">Activo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CF">
                  <w:pPr>
                    <w:spacing w:after="20" w:lineRule="auto"/>
                    <w:jc w:val="center"/>
                    <w:rPr>
                      <w:b w:val="1"/>
                      <w:bCs w:val="1"/>
                      <w:sz w:val="16"/>
                      <w:szCs w:val="16"/>
                    </w:rPr>
                  </w:pPr>
                  <w:r w:rsidDel="00000000" w:rsidR="00000000" w:rsidRPr="00000000">
                    <w:rPr>
                      <w:b w:val="1"/>
                      <w:bCs w:val="1"/>
                      <w:sz w:val="16"/>
                      <w:szCs w:val="16"/>
                      <w:rtl w:val="0"/>
                    </w:rPr>
                    <w:t xml:space="preserve">Titularidad</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D0">
                  <w:pPr>
                    <w:spacing w:after="20" w:lineRule="auto"/>
                    <w:jc w:val="center"/>
                    <w:rPr>
                      <w:b w:val="1"/>
                      <w:bCs w:val="1"/>
                      <w:sz w:val="16"/>
                      <w:szCs w:val="16"/>
                    </w:rPr>
                  </w:pPr>
                  <w:r w:rsidDel="00000000" w:rsidR="00000000" w:rsidRPr="00000000">
                    <w:rPr>
                      <w:b w:val="1"/>
                      <w:bCs w:val="1"/>
                      <w:sz w:val="16"/>
                      <w:szCs w:val="16"/>
                      <w:rtl w:val="0"/>
                    </w:rPr>
                    <w:t xml:space="preserve">Reglas de uso, gestión y transferencia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1">
                  <w:pPr>
                    <w:spacing w:after="20" w:lineRule="auto"/>
                    <w:rPr>
                      <w:b w:val="1"/>
                      <w:bCs w:val="1"/>
                      <w:sz w:val="16"/>
                      <w:szCs w:val="16"/>
                    </w:rPr>
                  </w:pPr>
                  <w:r w:rsidDel="00000000" w:rsidR="00000000" w:rsidRPr="00000000">
                    <w:rPr>
                      <w:b w:val="1"/>
                      <w:bCs w:val="1"/>
                      <w:sz w:val="16"/>
                      <w:szCs w:val="16"/>
                      <w:rtl w:val="0"/>
                    </w:rPr>
                    <w:t xml:space="preserve">Conocimiento y activos previos (background)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2">
                  <w:pPr>
                    <w:spacing w:after="20" w:lineRule="auto"/>
                    <w:rPr>
                      <w:sz w:val="16"/>
                      <w:szCs w:val="16"/>
                    </w:rPr>
                  </w:pPr>
                  <w:r w:rsidDel="00000000" w:rsidR="00000000" w:rsidRPr="00000000">
                    <w:rPr>
                      <w:sz w:val="16"/>
                      <w:szCs w:val="16"/>
                      <w:rtl w:val="0"/>
                    </w:rPr>
                    <w:t xml:space="preserve">Cada participante conserva lo que aporta: DTE (plataforma “Terrenos DS49” y su base normativa); Urbanamente (plataforma FRANK); In-Data y portales (sus bases de datos); asociados (su know-how).</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3">
                  <w:pPr>
                    <w:spacing w:after="20" w:lineRule="auto"/>
                    <w:rPr>
                      <w:sz w:val="16"/>
                      <w:szCs w:val="16"/>
                    </w:rPr>
                  </w:pPr>
                  <w:r w:rsidDel="00000000" w:rsidR="00000000" w:rsidRPr="00000000">
                    <w:rPr>
                      <w:sz w:val="16"/>
                      <w:szCs w:val="16"/>
                      <w:rtl w:val="0"/>
                    </w:rPr>
                    <w:t xml:space="preserve">Licencias no exclusivas, gratuitas y limitadas al Programa durante su ejecución. El Programa no contempla la adquisición ni la cesión de FRANK. Su uso comercial posterior se regula en acuerdos específicos.</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4">
                  <w:pPr>
                    <w:spacing w:after="20" w:lineRule="auto"/>
                    <w:rPr>
                      <w:b w:val="1"/>
                      <w:bCs w:val="1"/>
                      <w:sz w:val="16"/>
                      <w:szCs w:val="16"/>
                    </w:rPr>
                  </w:pPr>
                  <w:r w:rsidDel="00000000" w:rsidR="00000000" w:rsidRPr="00000000">
                    <w:rPr>
                      <w:b w:val="1"/>
                      <w:bCs w:val="1"/>
                      <w:sz w:val="16"/>
                      <w:szCs w:val="16"/>
                      <w:rtl w:val="0"/>
                    </w:rPr>
                    <w:t xml:space="preserve">Nuevo producto co-desarrollado en P1 con Urbanamente (ZAHA)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5">
                  <w:pPr>
                    <w:spacing w:after="20" w:lineRule="auto"/>
                    <w:rPr>
                      <w:sz w:val="16"/>
                      <w:szCs w:val="16"/>
                    </w:rPr>
                  </w:pPr>
                  <w:r w:rsidDel="00000000" w:rsidR="00000000" w:rsidRPr="00000000">
                    <w:rPr>
                      <w:sz w:val="16"/>
                      <w:szCs w:val="16"/>
                      <w:rtl w:val="0"/>
                    </w:rPr>
                    <w:t xml:space="preserve">Cotitularidad: DTE 2/3 y Urbanamente 1/3, en función del aporte valorizado inicial de Urbanamente y del financiamiento y la dirección técnica aportados por DTE.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6">
                  <w:pPr>
                    <w:spacing w:after="20" w:lineRule="auto"/>
                    <w:rPr>
                      <w:sz w:val="16"/>
                      <w:szCs w:val="16"/>
                    </w:rPr>
                  </w:pPr>
                  <w:r w:rsidDel="00000000" w:rsidR="00000000" w:rsidRPr="00000000">
                    <w:rPr>
                      <w:sz w:val="16"/>
                      <w:szCs w:val="16"/>
                      <w:rtl w:val="0"/>
                    </w:rPr>
                    <w:t xml:space="preserve">DTE es responsable de la protección, gestión, licenciamiento y comercialización, con mandato exclusivo y distribución de beneficios proporcional a la cotitularidad. Ningún cotitular puede vetar licencias en condiciones de mercado ni impedir el aporte de la PI a un vehículo de escalamiento; derecho preferente de compra entre cotitulares. Las condiciones comerciales se detallarán en un acuerdo posterior aprobado por Corfo.</w:t>
                  </w:r>
                </w:p>
              </w:tc>
            </w:tr>
            <w:tr>
              <w:trPr>
                <w:cantSplit w:val="0"/>
                <w:trHeight w:val="159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7">
                  <w:pPr>
                    <w:spacing w:after="20" w:lineRule="auto"/>
                    <w:rPr>
                      <w:b w:val="1"/>
                      <w:bCs w:val="1"/>
                      <w:sz w:val="16"/>
                      <w:szCs w:val="16"/>
                    </w:rPr>
                  </w:pPr>
                  <w:r w:rsidDel="00000000" w:rsidR="00000000" w:rsidRPr="00000000">
                    <w:rPr>
                      <w:b w:val="1"/>
                      <w:bCs w:val="1"/>
                      <w:sz w:val="16"/>
                      <w:szCs w:val="16"/>
                      <w:rtl w:val="0"/>
                    </w:rPr>
                    <w:t xml:space="preserve">Resultados de P2, P3, P4, de la capa común de datos y demás componentes de P1 (software, modelos entrenados y sus pesos, reglas normativas computables, bases de datos derivadas, documentación y marcas)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8">
                  <w:pPr>
                    <w:spacing w:after="20" w:lineRule="auto"/>
                    <w:rPr>
                      <w:sz w:val="16"/>
                      <w:szCs w:val="16"/>
                    </w:rPr>
                  </w:pPr>
                  <w:r w:rsidDel="00000000" w:rsidR="00000000" w:rsidRPr="00000000">
                    <w:rPr>
                      <w:sz w:val="16"/>
                      <w:szCs w:val="16"/>
                      <w:rtl w:val="0"/>
                    </w:rPr>
                    <w:t xml:space="preserve">DTE, como gestor tecnológico.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9">
                  <w:pPr>
                    <w:spacing w:after="20" w:lineRule="auto"/>
                    <w:rPr>
                      <w:sz w:val="16"/>
                      <w:szCs w:val="16"/>
                    </w:rPr>
                  </w:pPr>
                  <w:r w:rsidDel="00000000" w:rsidR="00000000" w:rsidRPr="00000000">
                    <w:rPr>
                      <w:sz w:val="16"/>
                      <w:szCs w:val="16"/>
                      <w:rtl w:val="0"/>
                    </w:rPr>
                    <w:t xml:space="preserve">Los asociados reciben acceso a la plataforma según perfil de usuario y/o capacitación, conforme a sus cartas compromiso. Los coejecutores que se incorporen podrán acordar cotitularidad con aprobación de Corfo.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A">
                  <w:pPr>
                    <w:spacing w:after="20" w:lineRule="auto"/>
                    <w:rPr>
                      <w:b w:val="1"/>
                      <w:bCs w:val="1"/>
                      <w:sz w:val="16"/>
                      <w:szCs w:val="16"/>
                    </w:rPr>
                  </w:pPr>
                  <w:r w:rsidDel="00000000" w:rsidR="00000000" w:rsidRPr="00000000">
                    <w:rPr>
                      <w:b w:val="1"/>
                      <w:bCs w:val="1"/>
                      <w:sz w:val="16"/>
                      <w:szCs w:val="16"/>
                      <w:rtl w:val="0"/>
                    </w:rPr>
                    <w:t xml:space="preserve">Datos de pilotos y de clientes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B">
                  <w:pPr>
                    <w:spacing w:after="20" w:lineRule="auto"/>
                    <w:rPr>
                      <w:sz w:val="16"/>
                      <w:szCs w:val="16"/>
                    </w:rPr>
                  </w:pPr>
                  <w:r w:rsidDel="00000000" w:rsidR="00000000" w:rsidRPr="00000000">
                    <w:rPr>
                      <w:sz w:val="16"/>
                      <w:szCs w:val="16"/>
                      <w:rtl w:val="0"/>
                    </w:rPr>
                    <w:t xml:space="preserve">La entidad que genera los datos (cliente o propietario del activo).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C">
                  <w:pPr>
                    <w:spacing w:after="20" w:lineRule="auto"/>
                    <w:rPr>
                      <w:sz w:val="16"/>
                      <w:szCs w:val="16"/>
                    </w:rPr>
                  </w:pPr>
                  <w:r w:rsidDel="00000000" w:rsidR="00000000" w:rsidRPr="00000000">
                    <w:rPr>
                      <w:sz w:val="16"/>
                      <w:szCs w:val="16"/>
                      <w:rtl w:val="0"/>
                    </w:rPr>
                    <w:t xml:space="preserve">DTE actúa como encargado del tratamiento; el entrenamiento de modelos usa solo datos anonimizados o agregados con autorización contractual y respeta los derechos de los titulares (Ley 21.719).</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D">
                  <w:pPr>
                    <w:spacing w:after="20" w:lineRule="auto"/>
                    <w:rPr>
                      <w:b w:val="1"/>
                      <w:bCs w:val="1"/>
                      <w:sz w:val="16"/>
                      <w:szCs w:val="16"/>
                    </w:rPr>
                  </w:pPr>
                  <w:r w:rsidDel="00000000" w:rsidR="00000000" w:rsidRPr="00000000">
                    <w:rPr>
                      <w:b w:val="1"/>
                      <w:bCs w:val="1"/>
                      <w:sz w:val="16"/>
                      <w:szCs w:val="16"/>
                      <w:rtl w:val="0"/>
                    </w:rPr>
                    <w:t xml:space="preserve">Especificación abierta de datos del activo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E">
                  <w:pPr>
                    <w:spacing w:after="20" w:lineRule="auto"/>
                    <w:rPr>
                      <w:sz w:val="16"/>
                      <w:szCs w:val="16"/>
                    </w:rPr>
                  </w:pPr>
                  <w:r w:rsidDel="00000000" w:rsidR="00000000" w:rsidRPr="00000000">
                    <w:rPr>
                      <w:sz w:val="16"/>
                      <w:szCs w:val="16"/>
                      <w:rtl w:val="0"/>
                    </w:rPr>
                    <w:t xml:space="preserve">DTE (autoría), publicada con licencia abierta (CC BY 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DF">
                  <w:pPr>
                    <w:spacing w:after="20" w:lineRule="auto"/>
                    <w:rPr>
                      <w:sz w:val="16"/>
                      <w:szCs w:val="16"/>
                    </w:rPr>
                  </w:pPr>
                  <w:r w:rsidDel="00000000" w:rsidR="00000000" w:rsidRPr="00000000">
                    <w:rPr>
                      <w:sz w:val="16"/>
                      <w:szCs w:val="16"/>
                      <w:rtl w:val="0"/>
                    </w:rPr>
                    <w:t xml:space="preserve">Bien club de libre uso para el sector y propuesto al INN; las implementaciones de software (motor de homologación con IA y conectores) son propietarias.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E0">
                  <w:pPr>
                    <w:spacing w:after="20" w:lineRule="auto"/>
                    <w:rPr>
                      <w:b w:val="1"/>
                      <w:bCs w:val="1"/>
                      <w:sz w:val="16"/>
                      <w:szCs w:val="16"/>
                    </w:rPr>
                  </w:pPr>
                  <w:r w:rsidDel="00000000" w:rsidR="00000000" w:rsidRPr="00000000">
                    <w:rPr>
                      <w:b w:val="1"/>
                      <w:bCs w:val="1"/>
                      <w:sz w:val="16"/>
                      <w:szCs w:val="16"/>
                      <w:rtl w:val="0"/>
                    </w:rPr>
                    <w:t xml:space="preserve">Creaciones de trabajadores, prestadores y proveedores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E1">
                  <w:pPr>
                    <w:spacing w:after="20" w:lineRule="auto"/>
                    <w:rPr>
                      <w:sz w:val="16"/>
                      <w:szCs w:val="16"/>
                    </w:rPr>
                  </w:pPr>
                  <w:r w:rsidDel="00000000" w:rsidR="00000000" w:rsidRPr="00000000">
                    <w:rPr>
                      <w:sz w:val="16"/>
                      <w:szCs w:val="16"/>
                      <w:rtl w:val="0"/>
                    </w:rPr>
                    <w:t xml:space="preserve">Se ceden al titular del resultado.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E2">
                  <w:pPr>
                    <w:spacing w:after="20" w:lineRule="auto"/>
                    <w:rPr>
                      <w:sz w:val="16"/>
                      <w:szCs w:val="16"/>
                    </w:rPr>
                  </w:pPr>
                  <w:r w:rsidDel="00000000" w:rsidR="00000000" w:rsidRPr="00000000">
                    <w:rPr>
                      <w:sz w:val="16"/>
                      <w:szCs w:val="16"/>
                      <w:rtl w:val="0"/>
                    </w:rPr>
                    <w:t xml:space="preserve">Artículo 8° de la Ley 17.336 para programas computacionales de dependientes, y cláusulas de cesión y confidencialidad en contratos a honorarios y de servicios.</w:t>
                  </w:r>
                </w:p>
              </w:tc>
            </w:tr>
          </w:tbl>
          <w:p w:rsidR="00000000" w:rsidDel="00000000" w:rsidP="00000000" w:rsidRDefault="00000000" w:rsidRPr="00000000" w14:paraId="00000AE3">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AE4">
            <w:pPr>
              <w:spacing w:after="80" w:before="40" w:lineRule="auto"/>
              <w:jc w:val="both"/>
              <w:rPr>
                <w:sz w:val="20"/>
                <w:szCs w:val="20"/>
              </w:rPr>
            </w:pPr>
            <w:r w:rsidDel="00000000" w:rsidR="00000000" w:rsidRPr="00000000">
              <w:rPr>
                <w:b w:val="1"/>
                <w:bCs w:val="1"/>
                <w:sz w:val="20"/>
                <w:szCs w:val="20"/>
                <w:rtl w:val="0"/>
              </w:rPr>
              <w:t xml:space="preserve">Condición de comercialización:</w:t>
            </w:r>
            <w:r w:rsidDel="00000000" w:rsidR="00000000" w:rsidRPr="00000000">
              <w:rPr>
                <w:sz w:val="20"/>
                <w:szCs w:val="20"/>
                <w:rtl w:val="0"/>
              </w:rPr>
              <w:t xml:space="preserve"> la estructura asegura que quien tenga el derecho de comercialización (DTE o el vehículo que se constituya para escalar) no enfrente restricciones que entorpezcan la distribución, la venta o el acceso a fondos de inversión: mandato exclusivo de comercialización, ausencia de derechos de veto, transferibilidad de la PI a una filial o spin-off y opción de compra de las cuotas de cotitularidad a valor de mercado.</w:t>
            </w:r>
          </w:p>
          <w:p w:rsidR="00000000" w:rsidDel="00000000" w:rsidP="00000000" w:rsidRDefault="00000000" w:rsidRPr="00000000" w14:paraId="00000AE5">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Estrategia de protección</w:t>
            </w:r>
          </w:p>
          <w:p w:rsidR="00000000" w:rsidDel="00000000" w:rsidP="00000000" w:rsidRDefault="00000000" w:rsidRPr="00000000" w14:paraId="00000AE6">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Software y código fuente:</w:t>
            </w:r>
            <w:r w:rsidDel="00000000" w:rsidR="00000000" w:rsidRPr="00000000">
              <w:rPr>
                <w:sz w:val="19"/>
                <w:szCs w:val="19"/>
                <w:rtl w:val="0"/>
              </w:rPr>
              <w:t xml:space="preserve"> inscripción en el Registro de Propiedad Intelectual (Ley 17.336) de las versiones mayores de cada módulo y trazabilidad de autoría en el control de versiones.</w:t>
            </w:r>
          </w:p>
          <w:p w:rsidR="00000000" w:rsidDel="00000000" w:rsidP="00000000" w:rsidRDefault="00000000" w:rsidRPr="00000000" w14:paraId="00000AE7">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Secreto empresarial</w:t>
            </w:r>
            <w:r w:rsidDel="00000000" w:rsidR="00000000" w:rsidRPr="00000000">
              <w:rPr>
                <w:sz w:val="19"/>
                <w:szCs w:val="19"/>
                <w:rtl w:val="0"/>
              </w:rPr>
              <w:t xml:space="preserve"> (Ley 19.039, Título VIII) para modelos, pesos, conjuntos de entrenamiento, reglas computables y código no publicado, con medidas razonables de reserva.</w:t>
            </w:r>
          </w:p>
          <w:p w:rsidR="00000000" w:rsidDel="00000000" w:rsidP="00000000" w:rsidRDefault="00000000" w:rsidRPr="00000000" w14:paraId="00000AE8">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Marcas:</w:t>
            </w:r>
            <w:r w:rsidDel="00000000" w:rsidR="00000000" w:rsidRPr="00000000">
              <w:rPr>
                <w:sz w:val="19"/>
                <w:szCs w:val="19"/>
                <w:rtl w:val="0"/>
              </w:rPr>
              <w:t xml:space="preserve"> búsqueda de anterioridad y solicitud ante INAPI de las marcas de producto (p. ej., “Bitácora”, “ZAHA” y “Zapatilla”) en las clases 9 y 42.</w:t>
            </w:r>
          </w:p>
          <w:p w:rsidR="00000000" w:rsidDel="00000000" w:rsidP="00000000" w:rsidRDefault="00000000" w:rsidRPr="00000000" w14:paraId="00000AE9">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Patentes:</w:t>
            </w:r>
            <w:r w:rsidDel="00000000" w:rsidR="00000000" w:rsidRPr="00000000">
              <w:rPr>
                <w:sz w:val="19"/>
                <w:szCs w:val="19"/>
                <w:rtl w:val="0"/>
              </w:rPr>
              <w:t xml:space="preserve"> el software como tal no es, en general, patentable en Chile (art. 37 de la Ley 19.039); se evaluará mediante informes de patentabilidad la protección de invenciones con efecto técnico (p. ej., sistemas sensorizados de predicción de fallas en P4) y, de proceder, su solicitud nacional y vía PCT.</w:t>
            </w:r>
          </w:p>
          <w:p w:rsidR="00000000" w:rsidDel="00000000" w:rsidP="00000000" w:rsidRDefault="00000000" w:rsidRPr="00000000" w14:paraId="00000AEA">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Bases de datos:</w:t>
            </w:r>
            <w:r w:rsidDel="00000000" w:rsidR="00000000" w:rsidRPr="00000000">
              <w:rPr>
                <w:sz w:val="19"/>
                <w:szCs w:val="19"/>
                <w:rtl w:val="0"/>
              </w:rPr>
              <w:t xml:space="preserve"> protección como compilación (art. 3° N° 17 de la Ley 17.336) y mediante términos de uso y licencias de datos.</w:t>
            </w:r>
          </w:p>
          <w:p w:rsidR="00000000" w:rsidDel="00000000" w:rsidP="00000000" w:rsidRDefault="00000000" w:rsidRPr="00000000" w14:paraId="00000AEB">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Componentes de código abierto:</w:t>
            </w:r>
            <w:r w:rsidDel="00000000" w:rsidR="00000000" w:rsidRPr="00000000">
              <w:rPr>
                <w:sz w:val="19"/>
                <w:szCs w:val="19"/>
                <w:rtl w:val="0"/>
              </w:rPr>
              <w:t xml:space="preserve"> inventario de componentes (SBOM) y control de licencias para evitar restricciones copyleft en el producto comercial.</w:t>
            </w:r>
          </w:p>
          <w:p w:rsidR="00000000" w:rsidDel="00000000" w:rsidP="00000000" w:rsidRDefault="00000000" w:rsidRPr="00000000" w14:paraId="00000AEC">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Libertad de operación:</w:t>
            </w:r>
            <w:r w:rsidDel="00000000" w:rsidR="00000000" w:rsidRPr="00000000">
              <w:rPr>
                <w:sz w:val="19"/>
                <w:szCs w:val="19"/>
                <w:rtl w:val="0"/>
              </w:rPr>
              <w:t xml:space="preserve"> verificación del uso legítimo de software, modelos y datos de terceros; formalización de convenios de datos e In-Data antes de escalar la ingesta automatizada del piloto; y revisión de términos de uso y protección de datos.</w:t>
            </w:r>
          </w:p>
          <w:p w:rsidR="00000000" w:rsidDel="00000000" w:rsidP="00000000" w:rsidRDefault="00000000" w:rsidRPr="00000000" w14:paraId="00000AE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13.5 Gestión de la información y del conocimiento</w:t>
            </w:r>
          </w:p>
          <w:p w:rsidR="00000000" w:rsidDel="00000000" w:rsidP="00000000" w:rsidRDefault="00000000" w:rsidRPr="00000000" w14:paraId="00000AEE">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Rotulación por criticidad:</w:t>
            </w:r>
            <w:r w:rsidDel="00000000" w:rsidR="00000000" w:rsidRPr="00000000">
              <w:rPr>
                <w:sz w:val="19"/>
                <w:szCs w:val="19"/>
                <w:rtl w:val="0"/>
              </w:rPr>
              <w:t xml:space="preserve"> pública, uso interno, confidencial y crítica (código, modelos y datos personales).</w:t>
            </w:r>
          </w:p>
          <w:p w:rsidR="00000000" w:rsidDel="00000000" w:rsidP="00000000" w:rsidRDefault="00000000" w:rsidRPr="00000000" w14:paraId="00000AE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Custodia física, digital y legal:</w:t>
            </w:r>
            <w:r w:rsidDel="00000000" w:rsidR="00000000" w:rsidRPr="00000000">
              <w:rPr>
                <w:sz w:val="19"/>
                <w:szCs w:val="19"/>
                <w:rtl w:val="0"/>
              </w:rPr>
              <w:t xml:space="preserve"> repositorio único con control de acceso por roles, doble factor de autenticación, cifrado, registro de accesos y respaldos; acuerdos de confidencialidad con todo el personal y los participantes.</w:t>
            </w:r>
          </w:p>
          <w:p w:rsidR="00000000" w:rsidDel="00000000" w:rsidP="00000000" w:rsidRDefault="00000000" w:rsidRPr="00000000" w14:paraId="00000AF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Publicaciones:</w:t>
            </w:r>
            <w:r w:rsidDel="00000000" w:rsidR="00000000" w:rsidRPr="00000000">
              <w:rPr>
                <w:sz w:val="19"/>
                <w:szCs w:val="19"/>
                <w:rtl w:val="0"/>
              </w:rPr>
              <w:t xml:space="preserve"> toda publicación o presentación requiere autorización escrita previa del Comité de PI (respuesta en un máximo de 30 días) para no afectar la protección futura; una vez resguardados, los resultados se divulgan obligatoriamente.</w:t>
            </w:r>
          </w:p>
          <w:p w:rsidR="00000000" w:rsidDel="00000000" w:rsidP="00000000" w:rsidRDefault="00000000" w:rsidRPr="00000000" w14:paraId="00000AF1">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Registro de activos intangibles:</w:t>
            </w:r>
            <w:r w:rsidDel="00000000" w:rsidR="00000000" w:rsidRPr="00000000">
              <w:rPr>
                <w:sz w:val="19"/>
                <w:szCs w:val="19"/>
                <w:rtl w:val="0"/>
              </w:rPr>
              <w:t xml:space="preserve"> inventario trimestral (descripción, autores, titularidad, fecha, estado de protección y valorización), insumo para la valorización tecnológica requerida en los informes de avance.</w:t>
            </w:r>
          </w:p>
          <w:p w:rsidR="00000000" w:rsidDel="00000000" w:rsidP="00000000" w:rsidRDefault="00000000" w:rsidRPr="00000000" w14:paraId="00000AF2">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13.6 Responsables y reglas de conflicto de interés</w:t>
            </w:r>
          </w:p>
          <w:p w:rsidR="00000000" w:rsidDel="00000000" w:rsidP="00000000" w:rsidRDefault="00000000" w:rsidRPr="00000000" w14:paraId="00000AF3">
            <w:pPr>
              <w:spacing w:after="80" w:lineRule="auto"/>
              <w:jc w:val="both"/>
              <w:rPr>
                <w:sz w:val="20"/>
                <w:szCs w:val="20"/>
              </w:rPr>
            </w:pPr>
            <w:r w:rsidDel="00000000" w:rsidR="00000000" w:rsidRPr="00000000">
              <w:rPr>
                <w:sz w:val="20"/>
                <w:szCs w:val="20"/>
                <w:rtl w:val="0"/>
              </w:rPr>
              <w:t xml:space="preserve">El profesional a cargo de Transferencia Tecnológica y PI es responsable de la gestión, protección y transferencia del conocimiento y de las tecnologías del Programa, con apoyo del Comité de PI y Transferencia y asesoría legal especializada. Todos los participantes se comprometen a privilegiar los objetivos del Programa por sobre intereses particulares: declaración de intereses, abstención en decisiones con conflicto, prohibición de usar información confidencial con fines ajenos al Programa y comunicación previa de desarrollos propios que puedan competir con sus resultados.</w:t>
            </w:r>
          </w:p>
          <w:p w:rsidR="00000000" w:rsidDel="00000000" w:rsidP="00000000" w:rsidRDefault="00000000" w:rsidRPr="00000000" w14:paraId="00000AF4">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Modelo de vigilancia tecnológica</w:t>
            </w:r>
          </w:p>
          <w:p w:rsidR="00000000" w:rsidDel="00000000" w:rsidP="00000000" w:rsidRDefault="00000000" w:rsidRPr="00000000" w14:paraId="00000AF5">
            <w:pPr>
              <w:spacing w:after="80" w:lineRule="auto"/>
              <w:jc w:val="both"/>
              <w:rPr>
                <w:sz w:val="20"/>
                <w:szCs w:val="20"/>
              </w:rPr>
            </w:pPr>
            <w:r w:rsidDel="00000000" w:rsidR="00000000" w:rsidRPr="00000000">
              <w:rPr>
                <w:sz w:val="20"/>
                <w:szCs w:val="20"/>
                <w:rtl w:val="0"/>
              </w:rPr>
              <w:t xml:space="preserve">Se implementará un sistema de vigilancia e inteligencia competitiva, con referencia a la norma UNE 166006, que opera en ciclos de planificación, búsqueda, análisis, difusión y decisión, a nivel del Programa y de cada proyecto, en el sector construcción (edificación e infraestructura):</w:t>
            </w:r>
          </w:p>
          <w:tbl>
            <w:tblPr>
              <w:tblStyle w:val="Table5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25"/>
              <w:gridCol w:w="2130"/>
              <w:gridCol w:w="1455"/>
              <w:gridCol w:w="1995"/>
              <w:tblGridChange w:id="0">
                <w:tblGrid>
                  <w:gridCol w:w="975"/>
                  <w:gridCol w:w="2325"/>
                  <w:gridCol w:w="2130"/>
                  <w:gridCol w:w="1455"/>
                  <w:gridCol w:w="1995"/>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F6">
                  <w:pPr>
                    <w:spacing w:after="20" w:lineRule="auto"/>
                    <w:jc w:val="center"/>
                    <w:rPr>
                      <w:b w:val="1"/>
                      <w:bCs w:val="1"/>
                      <w:sz w:val="16"/>
                      <w:szCs w:val="16"/>
                    </w:rPr>
                  </w:pPr>
                  <w:r w:rsidDel="00000000" w:rsidR="00000000" w:rsidRPr="00000000">
                    <w:rPr>
                      <w:b w:val="1"/>
                      <w:bCs w:val="1"/>
                      <w:sz w:val="16"/>
                      <w:szCs w:val="16"/>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F7">
                  <w:pPr>
                    <w:spacing w:after="20" w:lineRule="auto"/>
                    <w:jc w:val="center"/>
                    <w:rPr>
                      <w:b w:val="1"/>
                      <w:bCs w:val="1"/>
                      <w:sz w:val="16"/>
                      <w:szCs w:val="16"/>
                    </w:rPr>
                  </w:pPr>
                  <w:r w:rsidDel="00000000" w:rsidR="00000000" w:rsidRPr="00000000">
                    <w:rPr>
                      <w:b w:val="1"/>
                      <w:bCs w:val="1"/>
                      <w:sz w:val="16"/>
                      <w:szCs w:val="16"/>
                      <w:rtl w:val="0"/>
                    </w:rPr>
                    <w:t xml:space="preserve">Temas vigilados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F8">
                  <w:pPr>
                    <w:spacing w:after="20" w:lineRule="auto"/>
                    <w:jc w:val="center"/>
                    <w:rPr>
                      <w:b w:val="1"/>
                      <w:bCs w:val="1"/>
                      <w:sz w:val="16"/>
                      <w:szCs w:val="16"/>
                    </w:rPr>
                  </w:pPr>
                  <w:r w:rsidDel="00000000" w:rsidR="00000000" w:rsidRPr="00000000">
                    <w:rPr>
                      <w:b w:val="1"/>
                      <w:bCs w:val="1"/>
                      <w:sz w:val="16"/>
                      <w:szCs w:val="16"/>
                      <w:rtl w:val="0"/>
                    </w:rPr>
                    <w:t xml:space="preserve">Fuentes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F9">
                  <w:pPr>
                    <w:spacing w:after="20" w:lineRule="auto"/>
                    <w:jc w:val="center"/>
                    <w:rPr>
                      <w:b w:val="1"/>
                      <w:bCs w:val="1"/>
                      <w:sz w:val="16"/>
                      <w:szCs w:val="16"/>
                    </w:rPr>
                  </w:pPr>
                  <w:r w:rsidDel="00000000" w:rsidR="00000000" w:rsidRPr="00000000">
                    <w:rPr>
                      <w:b w:val="1"/>
                      <w:bCs w:val="1"/>
                      <w:sz w:val="16"/>
                      <w:szCs w:val="16"/>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AFA">
                  <w:pPr>
                    <w:spacing w:after="20" w:lineRule="auto"/>
                    <w:jc w:val="center"/>
                    <w:rPr>
                      <w:b w:val="1"/>
                      <w:bCs w:val="1"/>
                      <w:sz w:val="16"/>
                      <w:szCs w:val="16"/>
                    </w:rPr>
                  </w:pPr>
                  <w:r w:rsidDel="00000000" w:rsidR="00000000" w:rsidRPr="00000000">
                    <w:rPr>
                      <w:b w:val="1"/>
                      <w:bCs w:val="1"/>
                      <w:sz w:val="16"/>
                      <w:szCs w:val="16"/>
                      <w:rtl w:val="0"/>
                    </w:rPr>
                    <w:t xml:space="preserve">Indicadores y metas</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FB">
                  <w:pPr>
                    <w:spacing w:after="20" w:lineRule="auto"/>
                    <w:rPr>
                      <w:b w:val="1"/>
                      <w:bCs w:val="1"/>
                      <w:sz w:val="16"/>
                      <w:szCs w:val="16"/>
                    </w:rPr>
                  </w:pPr>
                  <w:r w:rsidDel="00000000" w:rsidR="00000000" w:rsidRPr="00000000">
                    <w:rPr>
                      <w:b w:val="1"/>
                      <w:bCs w:val="1"/>
                      <w:sz w:val="16"/>
                      <w:szCs w:val="16"/>
                      <w:rtl w:val="0"/>
                    </w:rPr>
                    <w:t xml:space="preserve">Programa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FC">
                  <w:pPr>
                    <w:spacing w:after="20" w:lineRule="auto"/>
                    <w:rPr>
                      <w:sz w:val="16"/>
                      <w:szCs w:val="16"/>
                    </w:rPr>
                  </w:pPr>
                  <w:r w:rsidDel="00000000" w:rsidR="00000000" w:rsidRPr="00000000">
                    <w:rPr>
                      <w:sz w:val="16"/>
                      <w:szCs w:val="16"/>
                      <w:rtl w:val="0"/>
                    </w:rPr>
                    <w:t xml:space="preserve">IA aplicada a la construcción; estándares de datos; regulación de IA y datos (Chile y UE); competidores, alianzas y financiamiento.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FD">
                  <w:pPr>
                    <w:spacing w:after="20" w:lineRule="auto"/>
                    <w:rPr>
                      <w:sz w:val="16"/>
                      <w:szCs w:val="16"/>
                    </w:rPr>
                  </w:pPr>
                  <w:r w:rsidDel="00000000" w:rsidR="00000000" w:rsidRPr="00000000">
                    <w:rPr>
                      <w:sz w:val="16"/>
                      <w:szCs w:val="16"/>
                      <w:rtl w:val="0"/>
                    </w:rPr>
                    <w:t xml:space="preserve">PATENTSCOPE, Espacenet, INAPI, Scopus/arXiv, buildingSMART, ISO/INN, Diario Oficial, BCN y bases de inversión.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FE">
                  <w:pPr>
                    <w:spacing w:after="20" w:lineRule="auto"/>
                    <w:rPr>
                      <w:sz w:val="16"/>
                      <w:szCs w:val="16"/>
                    </w:rPr>
                  </w:pPr>
                  <w:r w:rsidDel="00000000" w:rsidR="00000000" w:rsidRPr="00000000">
                    <w:rPr>
                      <w:sz w:val="16"/>
                      <w:szCs w:val="16"/>
                      <w:rtl w:val="0"/>
                    </w:rPr>
                    <w:t xml:space="preserve">Boletín trimestral y alertas.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AFF">
                  <w:pPr>
                    <w:spacing w:after="20" w:lineRule="auto"/>
                    <w:rPr>
                      <w:sz w:val="16"/>
                      <w:szCs w:val="16"/>
                    </w:rPr>
                  </w:pPr>
                  <w:r w:rsidDel="00000000" w:rsidR="00000000" w:rsidRPr="00000000">
                    <w:rPr>
                      <w:sz w:val="16"/>
                      <w:szCs w:val="16"/>
                      <w:rtl w:val="0"/>
                    </w:rPr>
                    <w:t xml:space="preserve">4 boletines al año; al menos 2 decisiones anuales del CT o CE basadas en vigilancia.</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0">
                  <w:pPr>
                    <w:spacing w:after="20" w:lineRule="auto"/>
                    <w:rPr>
                      <w:b w:val="1"/>
                      <w:bCs w:val="1"/>
                      <w:sz w:val="16"/>
                      <w:szCs w:val="16"/>
                    </w:rPr>
                  </w:pPr>
                  <w:r w:rsidDel="00000000" w:rsidR="00000000" w:rsidRPr="00000000">
                    <w:rPr>
                      <w:b w:val="1"/>
                      <w:bCs w:val="1"/>
                      <w:sz w:val="16"/>
                      <w:szCs w:val="16"/>
                      <w:rtl w:val="0"/>
                    </w:rPr>
                    <w:t xml:space="preserve">P1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1">
                  <w:pPr>
                    <w:spacing w:after="20" w:lineRule="auto"/>
                    <w:rPr>
                      <w:sz w:val="16"/>
                      <w:szCs w:val="16"/>
                    </w:rPr>
                  </w:pPr>
                  <w:r w:rsidDel="00000000" w:rsidR="00000000" w:rsidRPr="00000000">
                    <w:rPr>
                      <w:sz w:val="16"/>
                      <w:szCs w:val="16"/>
                      <w:rtl w:val="0"/>
                    </w:rPr>
                    <w:t xml:space="preserve">Cambios normativos (OGUC, PRC/PRI, circulares DDU, DS49/DS19, resoluciones SEREMI y criterios del SEA); herramientas de factibilidad.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2">
                  <w:pPr>
                    <w:spacing w:after="20" w:lineRule="auto"/>
                    <w:rPr>
                      <w:sz w:val="16"/>
                      <w:szCs w:val="16"/>
                    </w:rPr>
                  </w:pPr>
                  <w:r w:rsidDel="00000000" w:rsidR="00000000" w:rsidRPr="00000000">
                    <w:rPr>
                      <w:sz w:val="16"/>
                      <w:szCs w:val="16"/>
                      <w:rtl w:val="0"/>
                    </w:rPr>
                    <w:t xml:space="preserve">Diario Oficial, MINVU, municipios y dictámenes de Contraloría; agente de investigación con revisión humana, ya operativo en el piloto.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3">
                  <w:pPr>
                    <w:spacing w:after="20" w:lineRule="auto"/>
                    <w:rPr>
                      <w:sz w:val="16"/>
                      <w:szCs w:val="16"/>
                    </w:rPr>
                  </w:pPr>
                  <w:r w:rsidDel="00000000" w:rsidR="00000000" w:rsidRPr="00000000">
                    <w:rPr>
                      <w:sz w:val="16"/>
                      <w:szCs w:val="16"/>
                      <w:rtl w:val="0"/>
                    </w:rPr>
                    <w:t xml:space="preserve">Alertas normativas y actualización de reglas.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4">
                  <w:pPr>
                    <w:spacing w:after="20" w:lineRule="auto"/>
                    <w:rPr>
                      <w:sz w:val="16"/>
                      <w:szCs w:val="16"/>
                    </w:rPr>
                  </w:pPr>
                  <w:r w:rsidDel="00000000" w:rsidR="00000000" w:rsidRPr="00000000">
                    <w:rPr>
                      <w:sz w:val="16"/>
                      <w:szCs w:val="16"/>
                      <w:rtl w:val="0"/>
                    </w:rPr>
                    <w:t xml:space="preserve">Cambios incorporados en ≤30 días; 100% con fuente citada.</w:t>
                  </w:r>
                </w:p>
              </w:tc>
            </w:tr>
            <w:tr>
              <w:trPr>
                <w:cantSplit w:val="0"/>
                <w:trHeight w:val="102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5">
                  <w:pPr>
                    <w:spacing w:after="20" w:lineRule="auto"/>
                    <w:rPr>
                      <w:b w:val="1"/>
                      <w:bCs w:val="1"/>
                      <w:sz w:val="16"/>
                      <w:szCs w:val="16"/>
                    </w:rPr>
                  </w:pPr>
                  <w:r w:rsidDel="00000000" w:rsidR="00000000" w:rsidRPr="00000000">
                    <w:rPr>
                      <w:b w:val="1"/>
                      <w:bCs w:val="1"/>
                      <w:sz w:val="16"/>
                      <w:szCs w:val="16"/>
                      <w:rtl w:val="0"/>
                    </w:rPr>
                    <w:t xml:space="preserve">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6">
                  <w:pPr>
                    <w:spacing w:after="20" w:lineRule="auto"/>
                    <w:rPr>
                      <w:sz w:val="16"/>
                      <w:szCs w:val="16"/>
                    </w:rPr>
                  </w:pPr>
                  <w:r w:rsidDel="00000000" w:rsidR="00000000" w:rsidRPr="00000000">
                    <w:rPr>
                      <w:sz w:val="16"/>
                      <w:szCs w:val="16"/>
                      <w:rtl w:val="0"/>
                    </w:rPr>
                    <w:t xml:space="preserve">Diseño generativo y optimización; verificación normativa automática; reglamentación térmica y acústica; análisis de ciclo de vida.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7">
                  <w:pPr>
                    <w:spacing w:after="20" w:lineRule="auto"/>
                    <w:rPr>
                      <w:sz w:val="16"/>
                      <w:szCs w:val="16"/>
                    </w:rPr>
                  </w:pPr>
                  <w:r w:rsidDel="00000000" w:rsidR="00000000" w:rsidRPr="00000000">
                    <w:rPr>
                      <w:sz w:val="16"/>
                      <w:szCs w:val="16"/>
                      <w:rtl w:val="0"/>
                    </w:rPr>
                    <w:t xml:space="preserve">Publicaciones científicas, proveedores, MINVU y Agencia de Sostenibilidad Energética.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8">
                  <w:pPr>
                    <w:spacing w:after="20" w:lineRule="auto"/>
                    <w:rPr>
                      <w:sz w:val="16"/>
                      <w:szCs w:val="16"/>
                    </w:rPr>
                  </w:pPr>
                  <w:r w:rsidDel="00000000" w:rsidR="00000000" w:rsidRPr="00000000">
                    <w:rPr>
                      <w:sz w:val="16"/>
                      <w:szCs w:val="16"/>
                      <w:rtl w:val="0"/>
                    </w:rPr>
                    <w:t xml:space="preserve">Fichas tecnológicas.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9">
                  <w:pPr>
                    <w:spacing w:after="20" w:lineRule="auto"/>
                    <w:rPr>
                      <w:sz w:val="16"/>
                      <w:szCs w:val="16"/>
                    </w:rPr>
                  </w:pPr>
                  <w:r w:rsidDel="00000000" w:rsidR="00000000" w:rsidRPr="00000000">
                    <w:rPr>
                      <w:sz w:val="16"/>
                      <w:szCs w:val="16"/>
                      <w:rtl w:val="0"/>
                    </w:rPr>
                    <w:t xml:space="preserve">Al menos 4 fichas al año.</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A">
                  <w:pPr>
                    <w:spacing w:after="20" w:lineRule="auto"/>
                    <w:rPr>
                      <w:b w:val="1"/>
                      <w:bCs w:val="1"/>
                      <w:sz w:val="16"/>
                      <w:szCs w:val="16"/>
                    </w:rPr>
                  </w:pPr>
                  <w:r w:rsidDel="00000000" w:rsidR="00000000" w:rsidRPr="00000000">
                    <w:rPr>
                      <w:b w:val="1"/>
                      <w:bCs w:val="1"/>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B">
                  <w:pPr>
                    <w:spacing w:after="20" w:lineRule="auto"/>
                    <w:rPr>
                      <w:sz w:val="16"/>
                      <w:szCs w:val="16"/>
                    </w:rPr>
                  </w:pPr>
                  <w:r w:rsidDel="00000000" w:rsidR="00000000" w:rsidRPr="00000000">
                    <w:rPr>
                      <w:sz w:val="16"/>
                      <w:szCs w:val="16"/>
                      <w:rtl w:val="0"/>
                    </w:rPr>
                    <w:t xml:space="preserve">Estándares de interoperabilidad (IFC, IDS y BCF); API de software de obra; modelos de lenguaje para homologación semántica.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C">
                  <w:pPr>
                    <w:spacing w:after="20" w:lineRule="auto"/>
                    <w:rPr>
                      <w:sz w:val="16"/>
                      <w:szCs w:val="16"/>
                    </w:rPr>
                  </w:pPr>
                  <w:r w:rsidDel="00000000" w:rsidR="00000000" w:rsidRPr="00000000">
                    <w:rPr>
                      <w:sz w:val="16"/>
                      <w:szCs w:val="16"/>
                      <w:rtl w:val="0"/>
                    </w:rPr>
                    <w:t xml:space="preserve">buildingSMART, ISO/TC 59/SC 13, INN y proveedores.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D">
                  <w:pPr>
                    <w:spacing w:after="20" w:lineRule="auto"/>
                    <w:rPr>
                      <w:sz w:val="16"/>
                      <w:szCs w:val="16"/>
                    </w:rPr>
                  </w:pPr>
                  <w:r w:rsidDel="00000000" w:rsidR="00000000" w:rsidRPr="00000000">
                    <w:rPr>
                      <w:sz w:val="16"/>
                      <w:szCs w:val="16"/>
                      <w:rtl w:val="0"/>
                    </w:rPr>
                    <w:t xml:space="preserve">Mapa de integraciones.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E">
                  <w:pPr>
                    <w:spacing w:after="20" w:lineRule="auto"/>
                    <w:rPr>
                      <w:sz w:val="16"/>
                      <w:szCs w:val="16"/>
                    </w:rPr>
                  </w:pPr>
                  <w:r w:rsidDel="00000000" w:rsidR="00000000" w:rsidRPr="00000000">
                    <w:rPr>
                      <w:sz w:val="16"/>
                      <w:szCs w:val="16"/>
                      <w:rtl w:val="0"/>
                    </w:rPr>
                    <w:t xml:space="preserve">Mapa actualizado semestralmente.</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0F">
                  <w:pPr>
                    <w:spacing w:after="20" w:lineRule="auto"/>
                    <w:rPr>
                      <w:b w:val="1"/>
                      <w:bCs w:val="1"/>
                      <w:sz w:val="16"/>
                      <w:szCs w:val="16"/>
                    </w:rPr>
                  </w:pPr>
                  <w:r w:rsidDel="00000000" w:rsidR="00000000" w:rsidRPr="00000000">
                    <w:rPr>
                      <w:b w:val="1"/>
                      <w:bCs w:val="1"/>
                      <w:sz w:val="16"/>
                      <w:szCs w:val="16"/>
                      <w:rtl w:val="0"/>
                    </w:rPr>
                    <w:t xml:space="preserve">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10">
                  <w:pPr>
                    <w:spacing w:after="20" w:lineRule="auto"/>
                    <w:rPr>
                      <w:sz w:val="16"/>
                      <w:szCs w:val="16"/>
                    </w:rPr>
                  </w:pPr>
                  <w:r w:rsidDel="00000000" w:rsidR="00000000" w:rsidRPr="00000000">
                    <w:rPr>
                      <w:sz w:val="16"/>
                      <w:szCs w:val="16"/>
                      <w:rtl w:val="0"/>
                    </w:rPr>
                    <w:t xml:space="preserve">Mantenimiento predictivo, IoT y gemelos digitales; ISO 55000; regulación de copropiedad.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11">
                  <w:pPr>
                    <w:spacing w:after="20" w:lineRule="auto"/>
                    <w:rPr>
                      <w:sz w:val="16"/>
                      <w:szCs w:val="16"/>
                    </w:rPr>
                  </w:pPr>
                  <w:r w:rsidDel="00000000" w:rsidR="00000000" w:rsidRPr="00000000">
                    <w:rPr>
                      <w:sz w:val="16"/>
                      <w:szCs w:val="16"/>
                      <w:rtl w:val="0"/>
                    </w:rPr>
                    <w:t xml:space="preserve">Literatura técnica, proveedores de sistemas de mantenimiento y Ley 21.442.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12">
                  <w:pPr>
                    <w:spacing w:after="20" w:lineRule="auto"/>
                    <w:rPr>
                      <w:sz w:val="16"/>
                      <w:szCs w:val="16"/>
                    </w:rPr>
                  </w:pPr>
                  <w:r w:rsidDel="00000000" w:rsidR="00000000" w:rsidRPr="00000000">
                    <w:rPr>
                      <w:sz w:val="16"/>
                      <w:szCs w:val="16"/>
                      <w:rtl w:val="0"/>
                    </w:rPr>
                    <w:t xml:space="preserve">Fichas y comparativos (benchmarks).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13">
                  <w:pPr>
                    <w:spacing w:after="20" w:lineRule="auto"/>
                    <w:rPr>
                      <w:sz w:val="16"/>
                      <w:szCs w:val="16"/>
                    </w:rPr>
                  </w:pPr>
                  <w:r w:rsidDel="00000000" w:rsidR="00000000" w:rsidRPr="00000000">
                    <w:rPr>
                      <w:sz w:val="16"/>
                      <w:szCs w:val="16"/>
                      <w:rtl w:val="0"/>
                    </w:rPr>
                    <w:t xml:space="preserve">Al menos 2 comparativos al año.</w:t>
                  </w:r>
                </w:p>
              </w:tc>
            </w:tr>
          </w:tbl>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B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19">
      <w:pPr>
        <w:spacing w:after="0" w:lineRule="auto"/>
        <w:ind w:left="-567" w:right="-425" w:firstLine="0"/>
        <w:jc w:val="both"/>
        <w:rPr>
          <w:vertAlign w:val="baseline"/>
        </w:rPr>
      </w:pPr>
      <w:r w:rsidDel="00000000" w:rsidR="00000000" w:rsidRPr="00000000">
        <w:rPr>
          <w:rtl w:val="0"/>
        </w:rPr>
      </w:r>
    </w:p>
    <w:p w:rsidR="00000000" w:rsidDel="00000000" w:rsidP="00000000" w:rsidRDefault="00000000" w:rsidRPr="00000000" w14:paraId="00000B1A">
      <w:pPr>
        <w:spacing w:after="0" w:lineRule="auto"/>
        <w:ind w:left="-284" w:right="-141" w:firstLine="0"/>
        <w:jc w:val="both"/>
        <w:rPr>
          <w:sz w:val="20"/>
          <w:szCs w:val="20"/>
          <w:vertAlign w:val="baseline"/>
        </w:rPr>
      </w:pPr>
      <w:r w:rsidDel="00000000" w:rsidR="00000000" w:rsidRPr="00000000">
        <w:rPr>
          <w:b w:val="1"/>
          <w:bCs w:val="1"/>
          <w:vertAlign w:val="baseline"/>
          <w:rtl w:val="0"/>
        </w:rPr>
        <w:t xml:space="preserve">14.- DESARROLLO DE CAPACIDADES QUE PERMITAN EL ESCALAMIENTO DE LOS RESULTADOS DEL PROGRAMA </w:t>
      </w:r>
      <w:r w:rsidDel="00000000" w:rsidR="00000000" w:rsidRPr="00000000">
        <w:rPr>
          <w:i w:val="1"/>
          <w:iCs w:val="1"/>
          <w:sz w:val="20"/>
          <w:szCs w:val="20"/>
          <w:vertAlign w:val="baseline"/>
          <w:rtl w:val="0"/>
        </w:rPr>
        <w:t xml:space="preserve">(Considere el documento Guía Técnica de la convocatoria, entre otros antecedentes).</w:t>
      </w:r>
      <w:r w:rsidDel="00000000" w:rsidR="00000000" w:rsidRPr="00000000">
        <w:rPr>
          <w:rtl w:val="0"/>
        </w:rPr>
      </w:r>
    </w:p>
    <w:tbl>
      <w:tblPr>
        <w:tblStyle w:val="Table5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20" w:hRule="atLeast"/>
          <w:tblHeader w:val="0"/>
        </w:trPr>
        <w:tc>
          <w:tcPr>
            <w:vAlign w:val="top"/>
          </w:tcPr>
          <w:p w:rsidR="00000000" w:rsidDel="00000000" w:rsidP="00000000" w:rsidRDefault="00000000" w:rsidRPr="00000000" w14:paraId="00000B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1C">
            <w:pPr>
              <w:spacing w:after="80" w:before="40" w:lineRule="auto"/>
              <w:jc w:val="both"/>
              <w:rPr>
                <w:sz w:val="20"/>
                <w:szCs w:val="20"/>
              </w:rPr>
            </w:pPr>
            <w:r w:rsidDel="00000000" w:rsidR="00000000" w:rsidRPr="00000000">
              <w:rPr>
                <w:sz w:val="20"/>
                <w:szCs w:val="20"/>
                <w:rtl w:val="0"/>
              </w:rPr>
              <w:t xml:space="preserve">El Programa desarrollará las condiciones y capacidades para que sus resultados se escalen y comercialicen a lo largo de toda la cadena de valor de la construcción, mediante cinco líneas complementarias.</w:t>
            </w:r>
          </w:p>
          <w:p w:rsidR="00000000" w:rsidDel="00000000" w:rsidP="00000000" w:rsidRDefault="00000000" w:rsidRPr="00000000" w14:paraId="00000B1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Metodología de vinculación con empresas de la cadena de valor</w:t>
            </w:r>
          </w:p>
          <w:p w:rsidR="00000000" w:rsidDel="00000000" w:rsidP="00000000" w:rsidRDefault="00000000" w:rsidRPr="00000000" w14:paraId="00000B1E">
            <w:pPr>
              <w:spacing w:after="80" w:lineRule="auto"/>
              <w:jc w:val="both"/>
              <w:rPr>
                <w:sz w:val="20"/>
                <w:szCs w:val="20"/>
              </w:rPr>
            </w:pPr>
            <w:r w:rsidDel="00000000" w:rsidR="00000000" w:rsidRPr="00000000">
              <w:rPr>
                <w:sz w:val="20"/>
                <w:szCs w:val="20"/>
                <w:rtl w:val="0"/>
              </w:rPr>
              <w:t xml:space="preserve">Se aplicará una metodología de seis pasos, orientada a segmentos definidos: mandantes públicos (SERVIU, MOP y municipios) y privados (desarrolladores, multifamily, industria y minería), entidades patrocinantes, oficinas de arquitectura e ingeniería, revisores independientes, constructoras (mayoritariamente pymes), ITO/IFO, administradores de activos y proveedores de software y datos.</w:t>
            </w:r>
          </w:p>
          <w:tbl>
            <w:tblPr>
              <w:tblStyle w:val="Table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135"/>
              <w:gridCol w:w="2400"/>
              <w:gridCol w:w="1965"/>
              <w:tblGridChange w:id="0">
                <w:tblGrid>
                  <w:gridCol w:w="1395"/>
                  <w:gridCol w:w="3135"/>
                  <w:gridCol w:w="2400"/>
                  <w:gridCol w:w="1965"/>
                </w:tblGrid>
              </w:tblGridChange>
            </w:tblGrid>
            <w:tr>
              <w:trPr>
                <w:cantSplit w:val="0"/>
                <w:trHeight w:val="49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1F">
                  <w:pPr>
                    <w:spacing w:after="20" w:lineRule="auto"/>
                    <w:jc w:val="center"/>
                    <w:rPr>
                      <w:b w:val="1"/>
                      <w:bCs w:val="1"/>
                      <w:sz w:val="17"/>
                      <w:szCs w:val="17"/>
                    </w:rPr>
                  </w:pPr>
                  <w:r w:rsidDel="00000000" w:rsidR="00000000" w:rsidRPr="00000000">
                    <w:rPr>
                      <w:b w:val="1"/>
                      <w:bCs w:val="1"/>
                      <w:sz w:val="17"/>
                      <w:szCs w:val="17"/>
                      <w:rtl w:val="0"/>
                    </w:rPr>
                    <w:t xml:space="preserve">Paso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20">
                  <w:pPr>
                    <w:spacing w:after="20" w:lineRule="auto"/>
                    <w:jc w:val="center"/>
                    <w:rPr>
                      <w:b w:val="1"/>
                      <w:bCs w:val="1"/>
                      <w:sz w:val="17"/>
                      <w:szCs w:val="17"/>
                    </w:rPr>
                  </w:pPr>
                  <w:r w:rsidDel="00000000" w:rsidR="00000000" w:rsidRPr="00000000">
                    <w:rPr>
                      <w:b w:val="1"/>
                      <w:bCs w:val="1"/>
                      <w:sz w:val="17"/>
                      <w:szCs w:val="17"/>
                      <w:rtl w:val="0"/>
                    </w:rPr>
                    <w:t xml:space="preserve">Actividades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21">
                  <w:pPr>
                    <w:spacing w:after="20" w:lineRule="auto"/>
                    <w:jc w:val="center"/>
                    <w:rPr>
                      <w:b w:val="1"/>
                      <w:bCs w:val="1"/>
                      <w:sz w:val="17"/>
                      <w:szCs w:val="17"/>
                    </w:rPr>
                  </w:pPr>
                  <w:r w:rsidDel="00000000" w:rsidR="00000000" w:rsidRPr="00000000">
                    <w:rPr>
                      <w:b w:val="1"/>
                      <w:bCs w:val="1"/>
                      <w:sz w:val="17"/>
                      <w:szCs w:val="17"/>
                      <w:rtl w:val="0"/>
                    </w:rPr>
                    <w:t xml:space="preserve">Instrumentos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22">
                  <w:pPr>
                    <w:spacing w:after="20" w:lineRule="auto"/>
                    <w:jc w:val="center"/>
                    <w:rPr>
                      <w:b w:val="1"/>
                      <w:bCs w:val="1"/>
                      <w:sz w:val="17"/>
                      <w:szCs w:val="17"/>
                    </w:rPr>
                  </w:pPr>
                  <w:r w:rsidDel="00000000" w:rsidR="00000000" w:rsidRPr="00000000">
                    <w:rPr>
                      <w:b w:val="1"/>
                      <w:bCs w:val="1"/>
                      <w:sz w:val="17"/>
                      <w:szCs w:val="17"/>
                      <w:rtl w:val="0"/>
                    </w:rPr>
                    <w:t xml:space="preserve">Indicador</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3">
                  <w:pPr>
                    <w:spacing w:after="20" w:lineRule="auto"/>
                    <w:rPr>
                      <w:b w:val="1"/>
                      <w:bCs w:val="1"/>
                      <w:sz w:val="17"/>
                      <w:szCs w:val="17"/>
                    </w:rPr>
                  </w:pPr>
                  <w:r w:rsidDel="00000000" w:rsidR="00000000" w:rsidRPr="00000000">
                    <w:rPr>
                      <w:b w:val="1"/>
                      <w:bCs w:val="1"/>
                      <w:sz w:val="17"/>
                      <w:szCs w:val="17"/>
                      <w:rtl w:val="0"/>
                    </w:rPr>
                    <w:t xml:space="preserve">1. Sensibilizar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4">
                  <w:pPr>
                    <w:spacing w:after="20" w:lineRule="auto"/>
                    <w:rPr>
                      <w:sz w:val="17"/>
                      <w:szCs w:val="17"/>
                    </w:rPr>
                  </w:pPr>
                  <w:r w:rsidDel="00000000" w:rsidR="00000000" w:rsidRPr="00000000">
                    <w:rPr>
                      <w:sz w:val="17"/>
                      <w:szCs w:val="17"/>
                      <w:rtl w:val="0"/>
                    </w:rPr>
                    <w:t xml:space="preserve">Difundir casos de uso y beneficios de la IA en cada etapa de la línea de vida del activo.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5">
                  <w:pPr>
                    <w:spacing w:after="20" w:lineRule="auto"/>
                    <w:rPr>
                      <w:sz w:val="17"/>
                      <w:szCs w:val="17"/>
                    </w:rPr>
                  </w:pPr>
                  <w:r w:rsidDel="00000000" w:rsidR="00000000" w:rsidRPr="00000000">
                    <w:rPr>
                      <w:sz w:val="17"/>
                      <w:szCs w:val="17"/>
                      <w:rtl w:val="0"/>
                    </w:rPr>
                    <w:t xml:space="preserve">Seminarios, webinars, contenidos, gremios y asociados.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6">
                  <w:pPr>
                    <w:spacing w:after="20" w:lineRule="auto"/>
                    <w:rPr>
                      <w:sz w:val="17"/>
                      <w:szCs w:val="17"/>
                    </w:rPr>
                  </w:pPr>
                  <w:r w:rsidDel="00000000" w:rsidR="00000000" w:rsidRPr="00000000">
                    <w:rPr>
                      <w:sz w:val="17"/>
                      <w:szCs w:val="17"/>
                      <w:rtl w:val="0"/>
                    </w:rPr>
                    <w:t xml:space="preserve">Empresas alcanzadas: 500 / 2.000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7">
                  <w:pPr>
                    <w:spacing w:after="20" w:lineRule="auto"/>
                    <w:rPr>
                      <w:b w:val="1"/>
                      <w:bCs w:val="1"/>
                      <w:sz w:val="17"/>
                      <w:szCs w:val="17"/>
                    </w:rPr>
                  </w:pPr>
                  <w:r w:rsidDel="00000000" w:rsidR="00000000" w:rsidRPr="00000000">
                    <w:rPr>
                      <w:b w:val="1"/>
                      <w:bCs w:val="1"/>
                      <w:sz w:val="17"/>
                      <w:szCs w:val="17"/>
                      <w:rtl w:val="0"/>
                    </w:rPr>
                    <w:t xml:space="preserve">2. Diagnosticar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8">
                  <w:pPr>
                    <w:spacing w:after="20" w:lineRule="auto"/>
                    <w:rPr>
                      <w:sz w:val="17"/>
                      <w:szCs w:val="17"/>
                    </w:rPr>
                  </w:pPr>
                  <w:r w:rsidDel="00000000" w:rsidR="00000000" w:rsidRPr="00000000">
                    <w:rPr>
                      <w:sz w:val="17"/>
                      <w:szCs w:val="17"/>
                      <w:rtl w:val="0"/>
                    </w:rPr>
                    <w:t xml:space="preserve">Medir la madurez digital y el uso de datos e IA, y levantar la línea base de procesos.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9">
                  <w:pPr>
                    <w:spacing w:after="20" w:lineRule="auto"/>
                    <w:rPr>
                      <w:sz w:val="17"/>
                      <w:szCs w:val="17"/>
                    </w:rPr>
                  </w:pPr>
                  <w:r w:rsidDel="00000000" w:rsidR="00000000" w:rsidRPr="00000000">
                    <w:rPr>
                      <w:sz w:val="17"/>
                      <w:szCs w:val="17"/>
                      <w:rtl w:val="0"/>
                    </w:rPr>
                    <w:t xml:space="preserve">Instrumento de diagnóstico de madurez; entrevistas.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A">
                  <w:pPr>
                    <w:spacing w:after="20" w:lineRule="auto"/>
                    <w:rPr>
                      <w:sz w:val="17"/>
                      <w:szCs w:val="17"/>
                    </w:rPr>
                  </w:pPr>
                  <w:r w:rsidDel="00000000" w:rsidR="00000000" w:rsidRPr="00000000">
                    <w:rPr>
                      <w:sz w:val="17"/>
                      <w:szCs w:val="17"/>
                      <w:rtl w:val="0"/>
                    </w:rPr>
                    <w:t xml:space="preserve">Empresas diagnosticadas: 100 / 300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B">
                  <w:pPr>
                    <w:spacing w:after="20" w:lineRule="auto"/>
                    <w:rPr>
                      <w:b w:val="1"/>
                      <w:bCs w:val="1"/>
                      <w:sz w:val="17"/>
                      <w:szCs w:val="17"/>
                    </w:rPr>
                  </w:pPr>
                  <w:r w:rsidDel="00000000" w:rsidR="00000000" w:rsidRPr="00000000">
                    <w:rPr>
                      <w:b w:val="1"/>
                      <w:bCs w:val="1"/>
                      <w:sz w:val="17"/>
                      <w:szCs w:val="17"/>
                      <w:rtl w:val="0"/>
                    </w:rPr>
                    <w:t xml:space="preserve">3. Co-diseñar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C">
                  <w:pPr>
                    <w:spacing w:after="20" w:lineRule="auto"/>
                    <w:rPr>
                      <w:sz w:val="17"/>
                      <w:szCs w:val="17"/>
                    </w:rPr>
                  </w:pPr>
                  <w:r w:rsidDel="00000000" w:rsidR="00000000" w:rsidRPr="00000000">
                    <w:rPr>
                      <w:sz w:val="17"/>
                      <w:szCs w:val="17"/>
                      <w:rtl w:val="0"/>
                    </w:rPr>
                    <w:t xml:space="preserve">Priorizar funcionalidades y requisitos con los usuarios.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D">
                  <w:pPr>
                    <w:spacing w:after="20" w:lineRule="auto"/>
                    <w:rPr>
                      <w:sz w:val="17"/>
                      <w:szCs w:val="17"/>
                    </w:rPr>
                  </w:pPr>
                  <w:r w:rsidDel="00000000" w:rsidR="00000000" w:rsidRPr="00000000">
                    <w:rPr>
                      <w:sz w:val="17"/>
                      <w:szCs w:val="17"/>
                      <w:rtl w:val="0"/>
                    </w:rPr>
                    <w:t xml:space="preserve">Mesa de Usuarios, talleres y prototipos.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E">
                  <w:pPr>
                    <w:spacing w:after="20" w:lineRule="auto"/>
                    <w:rPr>
                      <w:sz w:val="17"/>
                      <w:szCs w:val="17"/>
                    </w:rPr>
                  </w:pPr>
                  <w:r w:rsidDel="00000000" w:rsidR="00000000" w:rsidRPr="00000000">
                    <w:rPr>
                      <w:sz w:val="17"/>
                      <w:szCs w:val="17"/>
                      <w:rtl w:val="0"/>
                    </w:rPr>
                    <w:t xml:space="preserve">Talleres de co-diseño: 12 / 20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2F">
                  <w:pPr>
                    <w:spacing w:after="20" w:lineRule="auto"/>
                    <w:rPr>
                      <w:b w:val="1"/>
                      <w:bCs w:val="1"/>
                      <w:sz w:val="17"/>
                      <w:szCs w:val="17"/>
                    </w:rPr>
                  </w:pPr>
                  <w:r w:rsidDel="00000000" w:rsidR="00000000" w:rsidRPr="00000000">
                    <w:rPr>
                      <w:b w:val="1"/>
                      <w:bCs w:val="1"/>
                      <w:sz w:val="17"/>
                      <w:szCs w:val="17"/>
                      <w:rtl w:val="0"/>
                    </w:rPr>
                    <w:t xml:space="preserve">4. Pilotear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0">
                  <w:pPr>
                    <w:spacing w:after="20" w:lineRule="auto"/>
                    <w:rPr>
                      <w:sz w:val="17"/>
                      <w:szCs w:val="17"/>
                    </w:rPr>
                  </w:pPr>
                  <w:r w:rsidDel="00000000" w:rsidR="00000000" w:rsidRPr="00000000">
                    <w:rPr>
                      <w:sz w:val="17"/>
                      <w:szCs w:val="17"/>
                      <w:rtl w:val="0"/>
                    </w:rPr>
                    <w:t xml:space="preserve">Validar en operación real con protocolo, línea base y métricas.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1">
                  <w:pPr>
                    <w:spacing w:after="20" w:lineRule="auto"/>
                    <w:rPr>
                      <w:sz w:val="17"/>
                      <w:szCs w:val="17"/>
                    </w:rPr>
                  </w:pPr>
                  <w:r w:rsidDel="00000000" w:rsidR="00000000" w:rsidRPr="00000000">
                    <w:rPr>
                      <w:sz w:val="17"/>
                      <w:szCs w:val="17"/>
                      <w:rtl w:val="0"/>
                    </w:rPr>
                    <w:t xml:space="preserve">Acuerdos de piloto y actas de validación.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2">
                  <w:pPr>
                    <w:spacing w:after="20" w:lineRule="auto"/>
                    <w:rPr>
                      <w:sz w:val="17"/>
                      <w:szCs w:val="17"/>
                    </w:rPr>
                  </w:pPr>
                  <w:r w:rsidDel="00000000" w:rsidR="00000000" w:rsidRPr="00000000">
                    <w:rPr>
                      <w:sz w:val="17"/>
                      <w:szCs w:val="17"/>
                      <w:rtl w:val="0"/>
                    </w:rPr>
                    <w:t xml:space="preserve">Pilotos validados: 15 / 30</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3">
                  <w:pPr>
                    <w:spacing w:after="20" w:lineRule="auto"/>
                    <w:rPr>
                      <w:b w:val="1"/>
                      <w:bCs w:val="1"/>
                      <w:sz w:val="17"/>
                      <w:szCs w:val="17"/>
                    </w:rPr>
                  </w:pPr>
                  <w:r w:rsidDel="00000000" w:rsidR="00000000" w:rsidRPr="00000000">
                    <w:rPr>
                      <w:b w:val="1"/>
                      <w:bCs w:val="1"/>
                      <w:sz w:val="17"/>
                      <w:szCs w:val="17"/>
                      <w:rtl w:val="0"/>
                    </w:rPr>
                    <w:t xml:space="preserve">5. Adoptar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4">
                  <w:pPr>
                    <w:spacing w:after="20" w:lineRule="auto"/>
                    <w:rPr>
                      <w:sz w:val="17"/>
                      <w:szCs w:val="17"/>
                    </w:rPr>
                  </w:pPr>
                  <w:r w:rsidDel="00000000" w:rsidR="00000000" w:rsidRPr="00000000">
                    <w:rPr>
                      <w:sz w:val="17"/>
                      <w:szCs w:val="17"/>
                      <w:rtl w:val="0"/>
                    </w:rPr>
                    <w:t xml:space="preserve">Incorporar las soluciones a la operación habitual de las empresas.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5">
                  <w:pPr>
                    <w:spacing w:after="20" w:lineRule="auto"/>
                    <w:rPr>
                      <w:sz w:val="17"/>
                      <w:szCs w:val="17"/>
                    </w:rPr>
                  </w:pPr>
                  <w:r w:rsidDel="00000000" w:rsidR="00000000" w:rsidRPr="00000000">
                    <w:rPr>
                      <w:sz w:val="17"/>
                      <w:szCs w:val="17"/>
                      <w:rtl w:val="0"/>
                    </w:rPr>
                    <w:t xml:space="preserve">Incorporación guiada, capacitación certificada y soporte.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6">
                  <w:pPr>
                    <w:spacing w:after="20" w:lineRule="auto"/>
                    <w:rPr>
                      <w:sz w:val="17"/>
                      <w:szCs w:val="17"/>
                    </w:rPr>
                  </w:pPr>
                  <w:r w:rsidDel="00000000" w:rsidR="00000000" w:rsidRPr="00000000">
                    <w:rPr>
                      <w:sz w:val="17"/>
                      <w:szCs w:val="17"/>
                      <w:rtl w:val="0"/>
                    </w:rPr>
                    <w:t xml:space="preserve">Empresas usuarias activas: 45 / 200</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7">
                  <w:pPr>
                    <w:spacing w:after="20" w:lineRule="auto"/>
                    <w:rPr>
                      <w:b w:val="1"/>
                      <w:bCs w:val="1"/>
                      <w:sz w:val="17"/>
                      <w:szCs w:val="17"/>
                    </w:rPr>
                  </w:pPr>
                  <w:r w:rsidDel="00000000" w:rsidR="00000000" w:rsidRPr="00000000">
                    <w:rPr>
                      <w:b w:val="1"/>
                      <w:bCs w:val="1"/>
                      <w:sz w:val="17"/>
                      <w:szCs w:val="17"/>
                      <w:rtl w:val="0"/>
                    </w:rPr>
                    <w:t xml:space="preserve">6. Escalar</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8">
                  <w:pPr>
                    <w:spacing w:after="20" w:lineRule="auto"/>
                    <w:rPr>
                      <w:sz w:val="17"/>
                      <w:szCs w:val="17"/>
                    </w:rPr>
                  </w:pPr>
                  <w:r w:rsidDel="00000000" w:rsidR="00000000" w:rsidRPr="00000000">
                    <w:rPr>
                      <w:sz w:val="17"/>
                      <w:szCs w:val="17"/>
                      <w:rtl w:val="0"/>
                    </w:rPr>
                    <w:t xml:space="preserve">Extender las soluciones a nuevas tipologías, regiones y empresas.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9">
                  <w:pPr>
                    <w:spacing w:after="20" w:lineRule="auto"/>
                    <w:rPr>
                      <w:sz w:val="17"/>
                      <w:szCs w:val="17"/>
                    </w:rPr>
                  </w:pPr>
                  <w:r w:rsidDel="00000000" w:rsidR="00000000" w:rsidRPr="00000000">
                    <w:rPr>
                      <w:sz w:val="17"/>
                      <w:szCs w:val="17"/>
                      <w:rtl w:val="0"/>
                    </w:rPr>
                    <w:t xml:space="preserve">Partners, canal de asociados y ChileCompra.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3A">
                  <w:pPr>
                    <w:spacing w:after="20" w:lineRule="auto"/>
                    <w:rPr>
                      <w:sz w:val="17"/>
                      <w:szCs w:val="17"/>
                    </w:rPr>
                  </w:pPr>
                  <w:r w:rsidDel="00000000" w:rsidR="00000000" w:rsidRPr="00000000">
                    <w:rPr>
                      <w:sz w:val="17"/>
                      <w:szCs w:val="17"/>
                      <w:rtl w:val="0"/>
                    </w:rPr>
                    <w:t xml:space="preserve">Regiones con usuarios: 5 / 16</w:t>
                  </w:r>
                </w:p>
              </w:tc>
            </w:tr>
          </w:tbl>
          <w:p w:rsidR="00000000" w:rsidDel="00000000" w:rsidP="00000000" w:rsidRDefault="00000000" w:rsidRPr="00000000" w14:paraId="00000B3B">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3C">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estratégico de escalamiento y comercialización</w:t>
            </w:r>
          </w:p>
          <w:p w:rsidR="00000000" w:rsidDel="00000000" w:rsidP="00000000" w:rsidRDefault="00000000" w:rsidRPr="00000000" w14:paraId="00000B3D">
            <w:pPr>
              <w:spacing w:after="80" w:lineRule="auto"/>
              <w:jc w:val="both"/>
              <w:rPr>
                <w:sz w:val="20"/>
                <w:szCs w:val="20"/>
              </w:rPr>
            </w:pPr>
            <w:r w:rsidDel="00000000" w:rsidR="00000000" w:rsidRPr="00000000">
              <w:rPr>
                <w:sz w:val="20"/>
                <w:szCs w:val="20"/>
                <w:rtl w:val="0"/>
              </w:rPr>
              <w:t xml:space="preserve">El plan se gestionará como un proceso de preparación para el mercado y la inversión: (i) validación de la disposición a pagar y de los precios en los pilotos de la Etapa 1; (ii) métricas comerciales auditables (clientes, ingresos recurrentes, retención y CAC/LTV) en el tablero del Programa; (iii) sala de datos para inversionistas, valorización de las tecnologías y plan de negocios actualizado al M30; (iv) incorporación transitoria al Consejo Estratégico, desde el mes 31, de un representante de fondo de inversión o especialista para desarrollar capacidades de negociación; y (v) levantamiento de capital privado en la Etapa 2 para financiar la expansión nacional y la posterior internacionalización.</w:t>
            </w:r>
          </w:p>
          <w:p w:rsidR="00000000" w:rsidDel="00000000" w:rsidP="00000000" w:rsidRDefault="00000000" w:rsidRPr="00000000" w14:paraId="00000B3E">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Plan de redes y alianzas nacionales e internacionales</w:t>
            </w:r>
          </w:p>
          <w:tbl>
            <w:tblPr>
              <w:tblStyle w:val="Table5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110"/>
              <w:gridCol w:w="3405"/>
              <w:gridCol w:w="975"/>
              <w:gridCol w:w="1170"/>
              <w:tblGridChange w:id="0">
                <w:tblGrid>
                  <w:gridCol w:w="2220"/>
                  <w:gridCol w:w="1110"/>
                  <w:gridCol w:w="3405"/>
                  <w:gridCol w:w="975"/>
                  <w:gridCol w:w="1170"/>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3F">
                  <w:pPr>
                    <w:spacing w:after="20" w:lineRule="auto"/>
                    <w:jc w:val="center"/>
                    <w:rPr>
                      <w:b w:val="1"/>
                      <w:bCs w:val="1"/>
                      <w:sz w:val="16"/>
                      <w:szCs w:val="16"/>
                    </w:rPr>
                  </w:pPr>
                  <w:r w:rsidDel="00000000" w:rsidR="00000000" w:rsidRPr="00000000">
                    <w:rPr>
                      <w:b w:val="1"/>
                      <w:bCs w:val="1"/>
                      <w:sz w:val="16"/>
                      <w:szCs w:val="16"/>
                      <w:rtl w:val="0"/>
                    </w:rPr>
                    <w:t xml:space="preserve">Actor</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40">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41">
                  <w:pPr>
                    <w:spacing w:after="20" w:lineRule="auto"/>
                    <w:jc w:val="center"/>
                    <w:rPr>
                      <w:b w:val="1"/>
                      <w:bCs w:val="1"/>
                      <w:sz w:val="16"/>
                      <w:szCs w:val="16"/>
                    </w:rPr>
                  </w:pPr>
                  <w:r w:rsidDel="00000000" w:rsidR="00000000" w:rsidRPr="00000000">
                    <w:rPr>
                      <w:b w:val="1"/>
                      <w:bCs w:val="1"/>
                      <w:sz w:val="16"/>
                      <w:szCs w:val="16"/>
                      <w:rtl w:val="0"/>
                    </w:rPr>
                    <w:t xml:space="preserve">Objetivo de la alianza</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42">
                  <w:pPr>
                    <w:spacing w:after="20" w:lineRule="auto"/>
                    <w:jc w:val="center"/>
                    <w:rPr>
                      <w:b w:val="1"/>
                      <w:bCs w:val="1"/>
                      <w:sz w:val="16"/>
                      <w:szCs w:val="16"/>
                    </w:rPr>
                  </w:pPr>
                  <w:r w:rsidDel="00000000" w:rsidR="00000000" w:rsidRPr="00000000">
                    <w:rPr>
                      <w:b w:val="1"/>
                      <w:bCs w:val="1"/>
                      <w:sz w:val="16"/>
                      <w:szCs w:val="16"/>
                      <w:rtl w:val="0"/>
                    </w:rPr>
                    <w:t xml:space="preserve">Proyectos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43">
                  <w:pPr>
                    <w:spacing w:after="20" w:lineRule="auto"/>
                    <w:jc w:val="center"/>
                    <w:rPr>
                      <w:b w:val="1"/>
                      <w:bCs w:val="1"/>
                      <w:sz w:val="16"/>
                      <w:szCs w:val="16"/>
                    </w:rPr>
                  </w:pPr>
                  <w:r w:rsidDel="00000000" w:rsidR="00000000" w:rsidRPr="00000000">
                    <w:rPr>
                      <w:b w:val="1"/>
                      <w:bCs w:val="1"/>
                      <w:sz w:val="16"/>
                      <w:szCs w:val="16"/>
                      <w:rtl w:val="0"/>
                    </w:rPr>
                    <w:t xml:space="preserve">Plazo</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4">
                  <w:pPr>
                    <w:spacing w:after="20" w:lineRule="auto"/>
                    <w:rPr>
                      <w:b w:val="1"/>
                      <w:bCs w:val="1"/>
                      <w:sz w:val="16"/>
                      <w:szCs w:val="16"/>
                    </w:rPr>
                  </w:pPr>
                  <w:r w:rsidDel="00000000" w:rsidR="00000000" w:rsidRPr="00000000">
                    <w:rPr>
                      <w:b w:val="1"/>
                      <w:bCs w:val="1"/>
                      <w:sz w:val="16"/>
                      <w:szCs w:val="16"/>
                      <w:rtl w:val="0"/>
                    </w:rPr>
                    <w:t xml:space="preserve">Cámara Chilena de la Construcción (Comisión de Innovación y CDT)</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5">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6">
                  <w:pPr>
                    <w:spacing w:after="20" w:lineRule="auto"/>
                    <w:rPr>
                      <w:sz w:val="16"/>
                      <w:szCs w:val="16"/>
                    </w:rPr>
                  </w:pPr>
                  <w:r w:rsidDel="00000000" w:rsidR="00000000" w:rsidRPr="00000000">
                    <w:rPr>
                      <w:sz w:val="16"/>
                      <w:szCs w:val="16"/>
                      <w:rtl w:val="0"/>
                    </w:rPr>
                    <w:t xml:space="preserve">Difusión en empresas socias, pilotos y articulación con grupos de trabajo sectoriales.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7">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8">
                  <w:pPr>
                    <w:spacing w:after="20" w:lineRule="auto"/>
                    <w:jc w:val="center"/>
                    <w:rPr>
                      <w:sz w:val="16"/>
                      <w:szCs w:val="16"/>
                    </w:rPr>
                  </w:pPr>
                  <w:r w:rsidDel="00000000" w:rsidR="00000000" w:rsidRPr="00000000">
                    <w:rPr>
                      <w:sz w:val="16"/>
                      <w:szCs w:val="16"/>
                      <w:rtl w:val="0"/>
                    </w:rPr>
                    <w:t xml:space="preserve">M6–M24</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9">
                  <w:pPr>
                    <w:spacing w:after="20" w:lineRule="auto"/>
                    <w:rPr>
                      <w:b w:val="1"/>
                      <w:bCs w:val="1"/>
                      <w:sz w:val="16"/>
                      <w:szCs w:val="16"/>
                    </w:rPr>
                  </w:pPr>
                  <w:r w:rsidDel="00000000" w:rsidR="00000000" w:rsidRPr="00000000">
                    <w:rPr>
                      <w:b w:val="1"/>
                      <w:bCs w:val="1"/>
                      <w:sz w:val="16"/>
                      <w:szCs w:val="16"/>
                      <w:rtl w:val="0"/>
                    </w:rPr>
                    <w:t xml:space="preserve">Colegio de Arquitectos de Chile y Asociación de Directores de Obras Municipales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A">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B">
                  <w:pPr>
                    <w:spacing w:after="20" w:lineRule="auto"/>
                    <w:rPr>
                      <w:sz w:val="16"/>
                      <w:szCs w:val="16"/>
                    </w:rPr>
                  </w:pPr>
                  <w:r w:rsidDel="00000000" w:rsidR="00000000" w:rsidRPr="00000000">
                    <w:rPr>
                      <w:sz w:val="16"/>
                      <w:szCs w:val="16"/>
                      <w:rtl w:val="0"/>
                    </w:rPr>
                    <w:t xml:space="preserve">Capacitación de profesionales y Direcciones de Obras; validación de criterios normativos y de datos de plazos de tramitación.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C">
                  <w:pPr>
                    <w:spacing w:after="20" w:lineRule="auto"/>
                    <w:jc w:val="center"/>
                    <w:rPr>
                      <w:sz w:val="16"/>
                      <w:szCs w:val="16"/>
                    </w:rPr>
                  </w:pPr>
                  <w:r w:rsidDel="00000000" w:rsidR="00000000" w:rsidRPr="00000000">
                    <w:rPr>
                      <w:sz w:val="16"/>
                      <w:szCs w:val="16"/>
                      <w:rtl w:val="0"/>
                    </w:rPr>
                    <w:t xml:space="preserve">P1–P2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D">
                  <w:pPr>
                    <w:spacing w:after="20" w:lineRule="auto"/>
                    <w:jc w:val="center"/>
                    <w:rPr>
                      <w:sz w:val="16"/>
                      <w:szCs w:val="16"/>
                    </w:rPr>
                  </w:pPr>
                  <w:r w:rsidDel="00000000" w:rsidR="00000000" w:rsidRPr="00000000">
                    <w:rPr>
                      <w:sz w:val="16"/>
                      <w:szCs w:val="16"/>
                      <w:rtl w:val="0"/>
                    </w:rPr>
                    <w:t xml:space="preserve">M6–M18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E">
                  <w:pPr>
                    <w:spacing w:after="20" w:lineRule="auto"/>
                    <w:rPr>
                      <w:b w:val="1"/>
                      <w:bCs w:val="1"/>
                      <w:sz w:val="16"/>
                      <w:szCs w:val="16"/>
                    </w:rPr>
                  </w:pPr>
                  <w:r w:rsidDel="00000000" w:rsidR="00000000" w:rsidRPr="00000000">
                    <w:rPr>
                      <w:b w:val="1"/>
                      <w:bCs w:val="1"/>
                      <w:sz w:val="16"/>
                      <w:szCs w:val="16"/>
                      <w:rtl w:val="0"/>
                    </w:rPr>
                    <w:t xml:space="preserve">MINVU (DDU, DOM en Línea), SEREMI y SERVIU</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4F">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0">
                  <w:pPr>
                    <w:spacing w:after="20" w:lineRule="auto"/>
                    <w:rPr>
                      <w:sz w:val="16"/>
                      <w:szCs w:val="16"/>
                    </w:rPr>
                  </w:pPr>
                  <w:r w:rsidDel="00000000" w:rsidR="00000000" w:rsidRPr="00000000">
                    <w:rPr>
                      <w:sz w:val="16"/>
                      <w:szCs w:val="16"/>
                      <w:rtl w:val="0"/>
                    </w:rPr>
                    <w:t xml:space="preserve">Acceso a capas normativas y datos de tramitación; interoperabilidad con sistemas públicos.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1">
                  <w:pPr>
                    <w:spacing w:after="20" w:lineRule="auto"/>
                    <w:jc w:val="center"/>
                    <w:rPr>
                      <w:sz w:val="16"/>
                      <w:szCs w:val="16"/>
                    </w:rPr>
                  </w:pPr>
                  <w:r w:rsidDel="00000000" w:rsidR="00000000" w:rsidRPr="00000000">
                    <w:rPr>
                      <w:sz w:val="16"/>
                      <w:szCs w:val="16"/>
                      <w:rtl w:val="0"/>
                    </w:rPr>
                    <w:t xml:space="preserve">P1–P3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2">
                  <w:pPr>
                    <w:spacing w:after="20" w:lineRule="auto"/>
                    <w:jc w:val="center"/>
                    <w:rPr>
                      <w:sz w:val="16"/>
                      <w:szCs w:val="16"/>
                    </w:rPr>
                  </w:pPr>
                  <w:r w:rsidDel="00000000" w:rsidR="00000000" w:rsidRPr="00000000">
                    <w:rPr>
                      <w:sz w:val="16"/>
                      <w:szCs w:val="16"/>
                      <w:rtl w:val="0"/>
                    </w:rPr>
                    <w:t xml:space="preserve">M3–M24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3">
                  <w:pPr>
                    <w:spacing w:after="20" w:lineRule="auto"/>
                    <w:rPr>
                      <w:b w:val="1"/>
                      <w:bCs w:val="1"/>
                      <w:sz w:val="16"/>
                      <w:szCs w:val="16"/>
                    </w:rPr>
                  </w:pPr>
                  <w:r w:rsidDel="00000000" w:rsidR="00000000" w:rsidRPr="00000000">
                    <w:rPr>
                      <w:b w:val="1"/>
                      <w:bCs w:val="1"/>
                      <w:sz w:val="16"/>
                      <w:szCs w:val="16"/>
                      <w:rtl w:val="0"/>
                    </w:rPr>
                    <w:t xml:space="preserve">Planbim, Corfo y MOP</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4">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5">
                  <w:pPr>
                    <w:spacing w:after="20" w:lineRule="auto"/>
                    <w:rPr>
                      <w:sz w:val="16"/>
                      <w:szCs w:val="16"/>
                    </w:rPr>
                  </w:pPr>
                  <w:r w:rsidDel="00000000" w:rsidR="00000000" w:rsidRPr="00000000">
                    <w:rPr>
                      <w:sz w:val="16"/>
                      <w:szCs w:val="16"/>
                      <w:rtl w:val="0"/>
                    </w:rPr>
                    <w:t xml:space="preserve">Alineamiento con estándares BIM públicos e interoperabilidad.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6">
                  <w:pPr>
                    <w:spacing w:after="20" w:lineRule="auto"/>
                    <w:jc w:val="center"/>
                    <w:rPr>
                      <w:sz w:val="16"/>
                      <w:szCs w:val="16"/>
                    </w:rPr>
                  </w:pPr>
                  <w:r w:rsidDel="00000000" w:rsidR="00000000" w:rsidRPr="00000000">
                    <w:rPr>
                      <w:sz w:val="16"/>
                      <w:szCs w:val="16"/>
                      <w:rtl w:val="0"/>
                    </w:rPr>
                    <w:t xml:space="preserve">P2–P4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7">
                  <w:pPr>
                    <w:spacing w:after="20" w:lineRule="auto"/>
                    <w:jc w:val="center"/>
                    <w:rPr>
                      <w:sz w:val="16"/>
                      <w:szCs w:val="16"/>
                    </w:rPr>
                  </w:pPr>
                  <w:r w:rsidDel="00000000" w:rsidR="00000000" w:rsidRPr="00000000">
                    <w:rPr>
                      <w:sz w:val="16"/>
                      <w:szCs w:val="16"/>
                      <w:rtl w:val="0"/>
                    </w:rPr>
                    <w:t xml:space="preserve">M6–M30</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8">
                  <w:pPr>
                    <w:spacing w:after="20" w:lineRule="auto"/>
                    <w:rPr>
                      <w:b w:val="1"/>
                      <w:bCs w:val="1"/>
                      <w:sz w:val="16"/>
                      <w:szCs w:val="16"/>
                    </w:rPr>
                  </w:pPr>
                  <w:r w:rsidDel="00000000" w:rsidR="00000000" w:rsidRPr="00000000">
                    <w:rPr>
                      <w:b w:val="1"/>
                      <w:bCs w:val="1"/>
                      <w:sz w:val="16"/>
                      <w:szCs w:val="16"/>
                      <w:rtl w:val="0"/>
                    </w:rPr>
                    <w:t xml:space="preserve">CENIA y centros de innovación universitarios (p. ej., Centro de Innovación UC)</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9">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A">
                  <w:pPr>
                    <w:spacing w:after="20" w:lineRule="auto"/>
                    <w:rPr>
                      <w:sz w:val="16"/>
                      <w:szCs w:val="16"/>
                    </w:rPr>
                  </w:pPr>
                  <w:r w:rsidDel="00000000" w:rsidR="00000000" w:rsidRPr="00000000">
                    <w:rPr>
                      <w:sz w:val="16"/>
                      <w:szCs w:val="16"/>
                      <w:rtl w:val="0"/>
                    </w:rPr>
                    <w:t xml:space="preserve">I+D aplicada en IA responsable, modelos de lenguaje en español (p. ej., LatamGPT) y formación.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B">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C">
                  <w:pPr>
                    <w:spacing w:after="20" w:lineRule="auto"/>
                    <w:jc w:val="center"/>
                    <w:rPr>
                      <w:sz w:val="16"/>
                      <w:szCs w:val="16"/>
                    </w:rPr>
                  </w:pPr>
                  <w:r w:rsidDel="00000000" w:rsidR="00000000" w:rsidRPr="00000000">
                    <w:rPr>
                      <w:sz w:val="16"/>
                      <w:szCs w:val="16"/>
                      <w:rtl w:val="0"/>
                    </w:rPr>
                    <w:t xml:space="preserve">M6–M36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D">
                  <w:pPr>
                    <w:spacing w:after="20" w:lineRule="auto"/>
                    <w:rPr>
                      <w:b w:val="1"/>
                      <w:bCs w:val="1"/>
                      <w:sz w:val="16"/>
                      <w:szCs w:val="16"/>
                    </w:rPr>
                  </w:pPr>
                  <w:r w:rsidDel="00000000" w:rsidR="00000000" w:rsidRPr="00000000">
                    <w:rPr>
                      <w:b w:val="1"/>
                      <w:bCs w:val="1"/>
                      <w:sz w:val="16"/>
                      <w:szCs w:val="16"/>
                      <w:rtl w:val="0"/>
                    </w:rPr>
                    <w:t xml:space="preserve">INN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E">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5F">
                  <w:pPr>
                    <w:spacing w:after="20" w:lineRule="auto"/>
                    <w:rPr>
                      <w:sz w:val="16"/>
                      <w:szCs w:val="16"/>
                    </w:rPr>
                  </w:pPr>
                  <w:r w:rsidDel="00000000" w:rsidR="00000000" w:rsidRPr="00000000">
                    <w:rPr>
                      <w:sz w:val="16"/>
                      <w:szCs w:val="16"/>
                      <w:rtl w:val="0"/>
                    </w:rPr>
                    <w:t xml:space="preserve">Normalización de la especificación abierta de datos del activo.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0">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1">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2">
                  <w:pPr>
                    <w:spacing w:after="20" w:lineRule="auto"/>
                    <w:rPr>
                      <w:b w:val="1"/>
                      <w:bCs w:val="1"/>
                      <w:sz w:val="16"/>
                      <w:szCs w:val="16"/>
                    </w:rPr>
                  </w:pPr>
                  <w:r w:rsidDel="00000000" w:rsidR="00000000" w:rsidRPr="00000000">
                    <w:rPr>
                      <w:b w:val="1"/>
                      <w:bCs w:val="1"/>
                      <w:sz w:val="16"/>
                      <w:szCs w:val="16"/>
                      <w:rtl w:val="0"/>
                    </w:rPr>
                    <w:t xml:space="preserve">Agencia de Sostenibilidad Energética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3">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4">
                  <w:pPr>
                    <w:spacing w:after="20" w:lineRule="auto"/>
                    <w:rPr>
                      <w:sz w:val="16"/>
                      <w:szCs w:val="16"/>
                    </w:rPr>
                  </w:pPr>
                  <w:r w:rsidDel="00000000" w:rsidR="00000000" w:rsidRPr="00000000">
                    <w:rPr>
                      <w:sz w:val="16"/>
                      <w:szCs w:val="16"/>
                      <w:rtl w:val="0"/>
                    </w:rPr>
                    <w:t xml:space="preserve">Metodologías y datos de eficiencia energética para diseño y operación.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5">
                  <w:pPr>
                    <w:spacing w:after="20" w:lineRule="auto"/>
                    <w:jc w:val="center"/>
                    <w:rPr>
                      <w:sz w:val="16"/>
                      <w:szCs w:val="16"/>
                    </w:rPr>
                  </w:pPr>
                  <w:r w:rsidDel="00000000" w:rsidR="00000000" w:rsidRPr="00000000">
                    <w:rPr>
                      <w:sz w:val="16"/>
                      <w:szCs w:val="16"/>
                      <w:rtl w:val="0"/>
                    </w:rPr>
                    <w:t xml:space="preserve">P2,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6">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7">
                  <w:pPr>
                    <w:spacing w:after="20" w:lineRule="auto"/>
                    <w:rPr>
                      <w:b w:val="1"/>
                      <w:bCs w:val="1"/>
                      <w:sz w:val="16"/>
                      <w:szCs w:val="16"/>
                    </w:rPr>
                  </w:pPr>
                  <w:r w:rsidDel="00000000" w:rsidR="00000000" w:rsidRPr="00000000">
                    <w:rPr>
                      <w:b w:val="1"/>
                      <w:bCs w:val="1"/>
                      <w:sz w:val="16"/>
                      <w:szCs w:val="16"/>
                      <w:rtl w:val="0"/>
                    </w:rPr>
                    <w:t xml:space="preserve">ChileCompra y Laboratorio de Gobierno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8">
                  <w:pPr>
                    <w:spacing w:after="20" w:lineRule="auto"/>
                    <w:rPr>
                      <w:sz w:val="16"/>
                      <w:szCs w:val="16"/>
                    </w:rPr>
                  </w:pPr>
                  <w:r w:rsidDel="00000000" w:rsidR="00000000" w:rsidRPr="00000000">
                    <w:rPr>
                      <w:sz w:val="16"/>
                      <w:szCs w:val="16"/>
                      <w:rtl w:val="0"/>
                    </w:rPr>
                    <w:t xml:space="preserve">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9">
                  <w:pPr>
                    <w:spacing w:after="20" w:lineRule="auto"/>
                    <w:rPr>
                      <w:sz w:val="16"/>
                      <w:szCs w:val="16"/>
                    </w:rPr>
                  </w:pPr>
                  <w:r w:rsidDel="00000000" w:rsidR="00000000" w:rsidRPr="00000000">
                    <w:rPr>
                      <w:sz w:val="16"/>
                      <w:szCs w:val="16"/>
                      <w:rtl w:val="0"/>
                    </w:rPr>
                    <w:t xml:space="preserve">Mecanismos de compra pública de innovación para mandantes públicos.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A">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B">
                  <w:pPr>
                    <w:spacing w:after="20" w:lineRule="auto"/>
                    <w:jc w:val="center"/>
                    <w:rPr>
                      <w:sz w:val="16"/>
                      <w:szCs w:val="16"/>
                    </w:rPr>
                  </w:pPr>
                  <w:r w:rsidDel="00000000" w:rsidR="00000000" w:rsidRPr="00000000">
                    <w:rPr>
                      <w:sz w:val="16"/>
                      <w:szCs w:val="16"/>
                      <w:rtl w:val="0"/>
                    </w:rPr>
                    <w:t xml:space="preserve">M18–M48</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C">
                  <w:pPr>
                    <w:spacing w:after="20" w:lineRule="auto"/>
                    <w:rPr>
                      <w:b w:val="1"/>
                      <w:bCs w:val="1"/>
                      <w:sz w:val="16"/>
                      <w:szCs w:val="16"/>
                    </w:rPr>
                  </w:pPr>
                  <w:r w:rsidDel="00000000" w:rsidR="00000000" w:rsidRPr="00000000">
                    <w:rPr>
                      <w:b w:val="1"/>
                      <w:bCs w:val="1"/>
                      <w:sz w:val="16"/>
                      <w:szCs w:val="16"/>
                      <w:rtl w:val="0"/>
                    </w:rPr>
                    <w:t xml:space="preserve">buildingSMART International y sus capítulos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D">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E">
                  <w:pPr>
                    <w:spacing w:after="20" w:lineRule="auto"/>
                    <w:rPr>
                      <w:sz w:val="16"/>
                      <w:szCs w:val="16"/>
                    </w:rPr>
                  </w:pPr>
                  <w:r w:rsidDel="00000000" w:rsidR="00000000" w:rsidRPr="00000000">
                    <w:rPr>
                      <w:sz w:val="16"/>
                      <w:szCs w:val="16"/>
                      <w:rtl w:val="0"/>
                    </w:rPr>
                    <w:t xml:space="preserve">Estándares openBIM (IFC, IDS y BCF) y visibilidad internacional.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6F">
                  <w:pPr>
                    <w:spacing w:after="20" w:lineRule="auto"/>
                    <w:jc w:val="center"/>
                    <w:rPr>
                      <w:sz w:val="16"/>
                      <w:szCs w:val="16"/>
                    </w:rPr>
                  </w:pPr>
                  <w:r w:rsidDel="00000000" w:rsidR="00000000" w:rsidRPr="00000000">
                    <w:rPr>
                      <w:sz w:val="16"/>
                      <w:szCs w:val="16"/>
                      <w:rtl w:val="0"/>
                    </w:rPr>
                    <w:t xml:space="preserve">P3,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0">
                  <w:pPr>
                    <w:spacing w:after="20" w:lineRule="auto"/>
                    <w:jc w:val="center"/>
                    <w:rPr>
                      <w:sz w:val="16"/>
                      <w:szCs w:val="16"/>
                    </w:rPr>
                  </w:pPr>
                  <w:r w:rsidDel="00000000" w:rsidR="00000000" w:rsidRPr="00000000">
                    <w:rPr>
                      <w:sz w:val="16"/>
                      <w:szCs w:val="16"/>
                      <w:rtl w:val="0"/>
                    </w:rPr>
                    <w:t xml:space="preserve">M12–M48</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1">
                  <w:pPr>
                    <w:spacing w:after="20" w:lineRule="auto"/>
                    <w:rPr>
                      <w:b w:val="1"/>
                      <w:bCs w:val="1"/>
                      <w:sz w:val="16"/>
                      <w:szCs w:val="16"/>
                    </w:rPr>
                  </w:pPr>
                  <w:r w:rsidDel="00000000" w:rsidR="00000000" w:rsidRPr="00000000">
                    <w:rPr>
                      <w:b w:val="1"/>
                      <w:bCs w:val="1"/>
                      <w:sz w:val="16"/>
                      <w:szCs w:val="16"/>
                      <w:rtl w:val="0"/>
                    </w:rPr>
                    <w:t xml:space="preserve">Karlsruhe Institute of Technology (KIT, Alemania)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2">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3">
                  <w:pPr>
                    <w:spacing w:after="20" w:lineRule="auto"/>
                    <w:rPr>
                      <w:sz w:val="16"/>
                      <w:szCs w:val="16"/>
                    </w:rPr>
                  </w:pPr>
                  <w:r w:rsidDel="00000000" w:rsidR="00000000" w:rsidRPr="00000000">
                    <w:rPr>
                      <w:sz w:val="16"/>
                      <w:szCs w:val="16"/>
                      <w:rtl w:val="0"/>
                    </w:rPr>
                    <w:t xml:space="preserve">Transferencia de la experiencia alemana de estandarización de datos entre software de construcción.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4">
                  <w:pPr>
                    <w:spacing w:after="20" w:lineRule="auto"/>
                    <w:jc w:val="center"/>
                    <w:rPr>
                      <w:sz w:val="16"/>
                      <w:szCs w:val="16"/>
                    </w:rPr>
                  </w:pPr>
                  <w:r w:rsidDel="00000000" w:rsidR="00000000" w:rsidRPr="00000000">
                    <w:rPr>
                      <w:sz w:val="16"/>
                      <w:szCs w:val="16"/>
                      <w:rtl w:val="0"/>
                    </w:rPr>
                    <w:t xml:space="preserve">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5">
                  <w:pPr>
                    <w:spacing w:after="20" w:lineRule="auto"/>
                    <w:jc w:val="center"/>
                    <w:rPr>
                      <w:sz w:val="16"/>
                      <w:szCs w:val="16"/>
                    </w:rPr>
                  </w:pPr>
                  <w:r w:rsidDel="00000000" w:rsidR="00000000" w:rsidRPr="00000000">
                    <w:rPr>
                      <w:sz w:val="16"/>
                      <w:szCs w:val="16"/>
                      <w:rtl w:val="0"/>
                    </w:rPr>
                    <w:t xml:space="preserve">M12–M36</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6">
                  <w:pPr>
                    <w:spacing w:after="20" w:lineRule="auto"/>
                    <w:rPr>
                      <w:b w:val="1"/>
                      <w:bCs w:val="1"/>
                      <w:sz w:val="16"/>
                      <w:szCs w:val="16"/>
                    </w:rPr>
                  </w:pPr>
                  <w:r w:rsidDel="00000000" w:rsidR="00000000" w:rsidRPr="00000000">
                    <w:rPr>
                      <w:b w:val="1"/>
                      <w:bCs w:val="1"/>
                      <w:sz w:val="16"/>
                      <w:szCs w:val="16"/>
                      <w:rtl w:val="0"/>
                    </w:rPr>
                    <w:t xml:space="preserve">Red BIM de Gobiernos Latinoamericanos y BID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7">
                  <w:pPr>
                    <w:spacing w:after="20" w:lineRule="auto"/>
                    <w:rPr>
                      <w:sz w:val="16"/>
                      <w:szCs w:val="16"/>
                    </w:rPr>
                  </w:pPr>
                  <w:r w:rsidDel="00000000" w:rsidR="00000000" w:rsidRPr="00000000">
                    <w:rPr>
                      <w:sz w:val="16"/>
                      <w:szCs w:val="16"/>
                      <w:rtl w:val="0"/>
                    </w:rPr>
                    <w:t xml:space="preserve">Internacional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8">
                  <w:pPr>
                    <w:spacing w:after="20" w:lineRule="auto"/>
                    <w:rPr>
                      <w:sz w:val="16"/>
                      <w:szCs w:val="16"/>
                    </w:rPr>
                  </w:pPr>
                  <w:r w:rsidDel="00000000" w:rsidR="00000000" w:rsidRPr="00000000">
                    <w:rPr>
                      <w:sz w:val="16"/>
                      <w:szCs w:val="16"/>
                      <w:rtl w:val="0"/>
                    </w:rPr>
                    <w:t xml:space="preserve">Escalamiento regional y cooperación con mandantes públicos de la región.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9">
                  <w:pPr>
                    <w:spacing w:after="20" w:lineRule="auto"/>
                    <w:jc w:val="center"/>
                    <w:rPr>
                      <w:sz w:val="16"/>
                      <w:szCs w:val="16"/>
                    </w:rPr>
                  </w:pPr>
                  <w:r w:rsidDel="00000000" w:rsidR="00000000" w:rsidRPr="00000000">
                    <w:rPr>
                      <w:sz w:val="16"/>
                      <w:szCs w:val="16"/>
                      <w:rtl w:val="0"/>
                    </w:rPr>
                    <w:t xml:space="preserve">P1–P4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7A">
                  <w:pPr>
                    <w:spacing w:after="20" w:lineRule="auto"/>
                    <w:jc w:val="center"/>
                    <w:rPr>
                      <w:sz w:val="16"/>
                      <w:szCs w:val="16"/>
                    </w:rPr>
                  </w:pPr>
                  <w:r w:rsidDel="00000000" w:rsidR="00000000" w:rsidRPr="00000000">
                    <w:rPr>
                      <w:sz w:val="16"/>
                      <w:szCs w:val="16"/>
                      <w:rtl w:val="0"/>
                    </w:rPr>
                    <w:t xml:space="preserve">M36–M60</w:t>
                  </w:r>
                </w:p>
              </w:tc>
            </w:tr>
          </w:tbl>
          <w:p w:rsidR="00000000" w:rsidDel="00000000" w:rsidP="00000000" w:rsidRDefault="00000000" w:rsidRPr="00000000" w14:paraId="00000B7B">
            <w:pPr>
              <w:spacing w:after="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B7C">
            <w:pPr>
              <w:spacing w:after="80" w:before="40" w:lineRule="auto"/>
              <w:jc w:val="both"/>
              <w:rPr>
                <w:sz w:val="20"/>
                <w:szCs w:val="20"/>
              </w:rPr>
            </w:pPr>
            <w:r w:rsidDel="00000000" w:rsidR="00000000" w:rsidRPr="00000000">
              <w:rPr>
                <w:sz w:val="20"/>
                <w:szCs w:val="20"/>
                <w:rtl w:val="0"/>
              </w:rPr>
              <w:t xml:space="preserve">Cada alianza se formalizará mediante carta de intención, convenio o memorando de entendimiento, y el Consejo Estratégico revisará semestralmente su avance. .</w:t>
            </w:r>
          </w:p>
          <w:p w:rsidR="00000000" w:rsidDel="00000000" w:rsidP="00000000" w:rsidRDefault="00000000" w:rsidRPr="00000000" w14:paraId="00000B7D">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Alianzas con proveedores locales y transferencia de capacidades</w:t>
            </w:r>
          </w:p>
          <w:p w:rsidR="00000000" w:rsidDel="00000000" w:rsidP="00000000" w:rsidRDefault="00000000" w:rsidRPr="00000000" w14:paraId="00000B7E">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Programa de partners integradores:</w:t>
            </w:r>
            <w:r w:rsidDel="00000000" w:rsidR="00000000" w:rsidRPr="00000000">
              <w:rPr>
                <w:sz w:val="19"/>
                <w:szCs w:val="19"/>
                <w:rtl w:val="0"/>
              </w:rPr>
              <w:t xml:space="preserve"> proveedores locales de software de construcción, consultoras BIM e integradores IoT acceden a API, kit de conectores, documentación y capacitación; se certifican como integradores y co-venden las soluciones. </w:t>
            </w:r>
          </w:p>
          <w:p w:rsidR="00000000" w:rsidDel="00000000" w:rsidP="00000000" w:rsidRDefault="00000000" w:rsidRPr="00000000" w14:paraId="00000B7F">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Acuerdos de integración</w:t>
            </w:r>
            <w:r w:rsidDel="00000000" w:rsidR="00000000" w:rsidRPr="00000000">
              <w:rPr>
                <w:sz w:val="19"/>
                <w:szCs w:val="19"/>
                <w:rtl w:val="0"/>
              </w:rPr>
              <w:t xml:space="preserve"> con proveedores de software de obra y de mantenimiento para intercambiar datos mediante la especificación abierta de P3.</w:t>
            </w:r>
          </w:p>
          <w:p w:rsidR="00000000" w:rsidDel="00000000" w:rsidP="00000000" w:rsidRDefault="00000000" w:rsidRPr="00000000" w14:paraId="00000B80">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Formación de formadores</w:t>
            </w:r>
            <w:r w:rsidDel="00000000" w:rsidR="00000000" w:rsidRPr="00000000">
              <w:rPr>
                <w:sz w:val="19"/>
                <w:szCs w:val="19"/>
                <w:rtl w:val="0"/>
              </w:rPr>
              <w:t xml:space="preserve"> en asociados y gremios (ANRI, CChC y Colegio de Arquitectos) para multiplicar la capacitación en regiones.</w:t>
            </w:r>
          </w:p>
          <w:p w:rsidR="00000000" w:rsidDel="00000000" w:rsidP="00000000" w:rsidRDefault="00000000" w:rsidRPr="00000000" w14:paraId="00000B81">
            <w:pPr>
              <w:spacing w:after="60" w:before="160" w:lineRule="auto"/>
              <w:rPr>
                <w:b w:val="1"/>
                <w:bCs w:val="1"/>
                <w:color w:val="1f3864"/>
                <w:sz w:val="21"/>
                <w:szCs w:val="21"/>
              </w:rPr>
            </w:pPr>
            <w:r w:rsidDel="00000000" w:rsidR="00000000" w:rsidRPr="00000000">
              <w:rPr>
                <w:b w:val="1"/>
                <w:bCs w:val="1"/>
                <w:color w:val="1f3864"/>
                <w:sz w:val="21"/>
                <w:szCs w:val="21"/>
                <w:rtl w:val="0"/>
              </w:rPr>
              <w:t xml:space="preserve">Capacidades internas y capital humano especializado</w:t>
            </w:r>
          </w:p>
          <w:p w:rsidR="00000000" w:rsidDel="00000000" w:rsidP="00000000" w:rsidRDefault="00000000" w:rsidRPr="00000000" w14:paraId="00000B82">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Equipo especializado:</w:t>
            </w:r>
            <w:r w:rsidDel="00000000" w:rsidR="00000000" w:rsidRPr="00000000">
              <w:rPr>
                <w:sz w:val="19"/>
                <w:szCs w:val="19"/>
                <w:rtl w:val="0"/>
              </w:rPr>
              <w:t xml:space="preserve"> incorporación de científicos/as de datos, ingenieros/as de aprendizaje automático y de datos, desarrolladores/as, especialistas normativos y BIM, gestión de producto y éxito de clientes. </w:t>
            </w:r>
          </w:p>
          <w:p w:rsidR="00000000" w:rsidDel="00000000" w:rsidP="00000000" w:rsidRDefault="00000000" w:rsidRPr="00000000" w14:paraId="00000B83">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Infraestructura digital y MLOps:</w:t>
            </w:r>
            <w:r w:rsidDel="00000000" w:rsidR="00000000" w:rsidRPr="00000000">
              <w:rPr>
                <w:sz w:val="19"/>
                <w:szCs w:val="19"/>
                <w:rtl w:val="0"/>
              </w:rPr>
              <w:t xml:space="preserve"> plataforma en la nube con canalizaciones de datos, registro y versionado de modelos, monitoreo de deriva y entornos de prueba reproducibles.</w:t>
            </w:r>
          </w:p>
          <w:p w:rsidR="00000000" w:rsidDel="00000000" w:rsidP="00000000" w:rsidRDefault="00000000" w:rsidRPr="00000000" w14:paraId="00000B84">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Gestión del conocimiento:</w:t>
            </w:r>
            <w:r w:rsidDel="00000000" w:rsidR="00000000" w:rsidRPr="00000000">
              <w:rPr>
                <w:sz w:val="19"/>
                <w:szCs w:val="19"/>
                <w:rtl w:val="0"/>
              </w:rPr>
              <w:t xml:space="preserve"> documentación técnica, manuales operativos y repositorio de lecciones aprendidas que aseguran la continuidad ante rotación de personal.</w:t>
            </w:r>
          </w:p>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8">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15.- MATRIZ DE RIESGO </w:t>
      </w:r>
      <w:r w:rsidDel="00000000" w:rsidR="00000000" w:rsidRPr="00000000">
        <w:rPr>
          <w:rtl w:val="0"/>
        </w:rPr>
      </w:r>
    </w:p>
    <w:tbl>
      <w:tblPr>
        <w:tblStyle w:val="Table5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rsidR="00000000" w:rsidDel="00000000" w:rsidP="00000000" w:rsidRDefault="00000000" w:rsidRPr="00000000" w14:paraId="00000B89">
            <w:pPr>
              <w:spacing w:after="0" w:lineRule="auto"/>
              <w:jc w:val="both"/>
              <w:rPr>
                <w:i w:val="0"/>
                <w:iCs w:val="0"/>
                <w:sz w:val="20"/>
                <w:szCs w:val="20"/>
                <w:vertAlign w:val="baseline"/>
              </w:rPr>
            </w:pPr>
            <w:r w:rsidDel="00000000" w:rsidR="00000000" w:rsidRPr="00000000">
              <w:rPr>
                <w:i w:val="1"/>
                <w:iCs w:val="1"/>
                <w:sz w:val="20"/>
                <w:szCs w:val="20"/>
                <w:vertAlign w:val="baseline"/>
                <w:rtl w:val="0"/>
              </w:rPr>
              <w:t xml:space="preserve">Desarrollo de una matriz de riesgo en la obtención de los resultados y/o actividades (vinculados a objetivos y resultados), riesgos identificados, probabilidad de ocurrencia, impacto en el programa, mecanismo de control y periodicidad, acciones de mitigación, entre otros. </w:t>
            </w:r>
            <w:r w:rsidDel="00000000" w:rsidR="00000000" w:rsidRPr="00000000">
              <w:rPr>
                <w:rtl w:val="0"/>
              </w:rPr>
            </w:r>
          </w:p>
          <w:p w:rsidR="00000000" w:rsidDel="00000000" w:rsidP="00000000" w:rsidRDefault="00000000" w:rsidRPr="00000000" w14:paraId="00000B8A">
            <w:pPr>
              <w:spacing w:after="0" w:lineRule="auto"/>
              <w:jc w:val="both"/>
              <w:rPr>
                <w:vertAlign w:val="baseline"/>
              </w:rPr>
            </w:pPr>
            <w:r w:rsidDel="00000000" w:rsidR="00000000" w:rsidRPr="00000000">
              <w:rPr>
                <w:rtl w:val="0"/>
              </w:rPr>
            </w:r>
          </w:p>
          <w:p w:rsidR="00000000" w:rsidDel="00000000" w:rsidP="00000000" w:rsidRDefault="00000000" w:rsidRPr="00000000" w14:paraId="00000B8B">
            <w:pPr>
              <w:spacing w:after="0" w:lineRule="auto"/>
              <w:jc w:val="both"/>
              <w:rPr>
                <w:vertAlign w:val="baseline"/>
              </w:rPr>
            </w:pPr>
            <w:r w:rsidDel="00000000" w:rsidR="00000000" w:rsidRPr="00000000">
              <w:rPr>
                <w:rtl w:val="0"/>
              </w:rPr>
            </w:r>
          </w:p>
          <w:p w:rsidR="00000000" w:rsidDel="00000000" w:rsidP="00000000" w:rsidRDefault="00000000" w:rsidRPr="00000000" w14:paraId="00000B8C">
            <w:pPr>
              <w:spacing w:after="80" w:before="80" w:lineRule="auto"/>
              <w:jc w:val="both"/>
              <w:rPr>
                <w:sz w:val="20"/>
                <w:szCs w:val="20"/>
              </w:rPr>
            </w:pPr>
            <w:r w:rsidDel="00000000" w:rsidR="00000000" w:rsidRPr="00000000">
              <w:rPr>
                <w:b w:val="1"/>
                <w:bCs w:val="1"/>
                <w:sz w:val="20"/>
                <w:szCs w:val="20"/>
                <w:rtl w:val="0"/>
              </w:rPr>
              <w:t xml:space="preserve">Escala:</w:t>
            </w:r>
            <w:r w:rsidDel="00000000" w:rsidR="00000000" w:rsidRPr="00000000">
              <w:rPr>
                <w:sz w:val="20"/>
                <w:szCs w:val="20"/>
                <w:rtl w:val="0"/>
              </w:rPr>
              <w:t xml:space="preserve"> probabilidad (P) e impacto (I): 1 = bajo, 2 = medio, 3 = alto. Nivel = P × I (1–2 bajo; 3–4 medio; 6–9 alto). La matriz se revisa mensualmente en el comité ejecutivo, trimestralmente en el Consejo Técnico y semestralmente en el Consejo Estratégico; los riesgos de nivel alto tienen plan de mitigación activo desde el inicio del Programa.</w:t>
            </w:r>
          </w:p>
          <w:tbl>
            <w:tblPr>
              <w:tblStyle w:val="Table57"/>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815"/>
              <w:gridCol w:w="390"/>
              <w:gridCol w:w="375"/>
              <w:gridCol w:w="675"/>
              <w:gridCol w:w="2025"/>
              <w:gridCol w:w="2445"/>
              <w:gridCol w:w="1320"/>
              <w:tblGridChange w:id="0">
                <w:tblGrid>
                  <w:gridCol w:w="450"/>
                  <w:gridCol w:w="1815"/>
                  <w:gridCol w:w="390"/>
                  <w:gridCol w:w="375"/>
                  <w:gridCol w:w="675"/>
                  <w:gridCol w:w="2025"/>
                  <w:gridCol w:w="2445"/>
                  <w:gridCol w:w="1320"/>
                </w:tblGrid>
              </w:tblGridChange>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8D">
                  <w:pPr>
                    <w:spacing w:after="20" w:lineRule="auto"/>
                    <w:jc w:val="center"/>
                    <w:rPr>
                      <w:b w:val="1"/>
                      <w:bCs w:val="1"/>
                      <w:sz w:val="15"/>
                      <w:szCs w:val="15"/>
                    </w:rPr>
                  </w:pPr>
                  <w:r w:rsidDel="00000000" w:rsidR="00000000" w:rsidRPr="00000000">
                    <w:rPr>
                      <w:b w:val="1"/>
                      <w:bCs w:val="1"/>
                      <w:sz w:val="15"/>
                      <w:szCs w:val="15"/>
                      <w:rtl w:val="0"/>
                    </w:rPr>
                    <w:t xml:space="preserve">N°</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8E">
                  <w:pPr>
                    <w:spacing w:after="20" w:lineRule="auto"/>
                    <w:jc w:val="center"/>
                    <w:rPr>
                      <w:b w:val="1"/>
                      <w:bCs w:val="1"/>
                      <w:sz w:val="15"/>
                      <w:szCs w:val="15"/>
                    </w:rPr>
                  </w:pPr>
                  <w:r w:rsidDel="00000000" w:rsidR="00000000" w:rsidRPr="00000000">
                    <w:rPr>
                      <w:b w:val="1"/>
                      <w:bCs w:val="1"/>
                      <w:sz w:val="15"/>
                      <w:szCs w:val="15"/>
                      <w:rtl w:val="0"/>
                    </w:rPr>
                    <w:t xml:space="preserve">Riesgo y resultado afectado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8F">
                  <w:pPr>
                    <w:spacing w:after="20" w:lineRule="auto"/>
                    <w:jc w:val="center"/>
                    <w:rPr>
                      <w:b w:val="1"/>
                      <w:bCs w:val="1"/>
                      <w:sz w:val="15"/>
                      <w:szCs w:val="15"/>
                    </w:rPr>
                  </w:pPr>
                  <w:r w:rsidDel="00000000" w:rsidR="00000000" w:rsidRPr="00000000">
                    <w:rPr>
                      <w:b w:val="1"/>
                      <w:bCs w:val="1"/>
                      <w:sz w:val="15"/>
                      <w:szCs w:val="15"/>
                      <w:rtl w:val="0"/>
                    </w:rPr>
                    <w:t xml:space="preserve">P</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90">
                  <w:pPr>
                    <w:spacing w:after="20" w:lineRule="auto"/>
                    <w:jc w:val="center"/>
                    <w:rPr>
                      <w:b w:val="1"/>
                      <w:bCs w:val="1"/>
                      <w:sz w:val="15"/>
                      <w:szCs w:val="15"/>
                    </w:rPr>
                  </w:pPr>
                  <w:r w:rsidDel="00000000" w:rsidR="00000000" w:rsidRPr="00000000">
                    <w:rPr>
                      <w:b w:val="1"/>
                      <w:bCs w:val="1"/>
                      <w:sz w:val="15"/>
                      <w:szCs w:val="15"/>
                      <w:rtl w:val="0"/>
                    </w:rPr>
                    <w:t xml:space="preserve">I</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91">
                  <w:pPr>
                    <w:spacing w:after="20" w:lineRule="auto"/>
                    <w:jc w:val="center"/>
                    <w:rPr>
                      <w:b w:val="1"/>
                      <w:bCs w:val="1"/>
                      <w:sz w:val="15"/>
                      <w:szCs w:val="15"/>
                    </w:rPr>
                  </w:pPr>
                  <w:r w:rsidDel="00000000" w:rsidR="00000000" w:rsidRPr="00000000">
                    <w:rPr>
                      <w:b w:val="1"/>
                      <w:bCs w:val="1"/>
                      <w:sz w:val="15"/>
                      <w:szCs w:val="15"/>
                      <w:rtl w:val="0"/>
                    </w:rPr>
                    <w:t xml:space="preserve">Nivel</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92">
                  <w:pPr>
                    <w:spacing w:after="20" w:lineRule="auto"/>
                    <w:jc w:val="center"/>
                    <w:rPr>
                      <w:b w:val="1"/>
                      <w:bCs w:val="1"/>
                      <w:sz w:val="15"/>
                      <w:szCs w:val="15"/>
                    </w:rPr>
                  </w:pPr>
                  <w:r w:rsidDel="00000000" w:rsidR="00000000" w:rsidRPr="00000000">
                    <w:rPr>
                      <w:b w:val="1"/>
                      <w:bCs w:val="1"/>
                      <w:sz w:val="15"/>
                      <w:szCs w:val="15"/>
                      <w:rtl w:val="0"/>
                    </w:rPr>
                    <w:t xml:space="preserve">Control y periodicidad</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93">
                  <w:pPr>
                    <w:spacing w:after="20" w:lineRule="auto"/>
                    <w:jc w:val="center"/>
                    <w:rPr>
                      <w:b w:val="1"/>
                      <w:bCs w:val="1"/>
                      <w:sz w:val="15"/>
                      <w:szCs w:val="15"/>
                    </w:rPr>
                  </w:pPr>
                  <w:r w:rsidDel="00000000" w:rsidR="00000000" w:rsidRPr="00000000">
                    <w:rPr>
                      <w:b w:val="1"/>
                      <w:bCs w:val="1"/>
                      <w:sz w:val="15"/>
                      <w:szCs w:val="15"/>
                      <w:rtl w:val="0"/>
                    </w:rPr>
                    <w:t xml:space="preserve">Acciones de mitigación</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B94">
                  <w:pPr>
                    <w:spacing w:after="20" w:lineRule="auto"/>
                    <w:jc w:val="center"/>
                    <w:rPr>
                      <w:b w:val="1"/>
                      <w:bCs w:val="1"/>
                      <w:sz w:val="15"/>
                      <w:szCs w:val="15"/>
                    </w:rPr>
                  </w:pPr>
                  <w:r w:rsidDel="00000000" w:rsidR="00000000" w:rsidRPr="00000000">
                    <w:rPr>
                      <w:b w:val="1"/>
                      <w:bCs w:val="1"/>
                      <w:sz w:val="15"/>
                      <w:szCs w:val="15"/>
                      <w:rtl w:val="0"/>
                    </w:rPr>
                    <w:t xml:space="preserve">Responsable</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5">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6">
                  <w:pPr>
                    <w:spacing w:after="20" w:lineRule="auto"/>
                    <w:jc w:val="both"/>
                    <w:rPr>
                      <w:sz w:val="15"/>
                      <w:szCs w:val="15"/>
                    </w:rPr>
                  </w:pPr>
                  <w:r w:rsidDel="00000000" w:rsidR="00000000" w:rsidRPr="00000000">
                    <w:rPr>
                      <w:sz w:val="15"/>
                      <w:szCs w:val="15"/>
                      <w:rtl w:val="0"/>
                    </w:rPr>
                    <w:t xml:space="preserve">Normativa urbana incompleta, no digitalizada o desactualizada (PRC, PRI y ordenanzas). Afecta cobertura y precisión de P1 y 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7">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8">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9">
                  <w:pPr>
                    <w:spacing w:after="20" w:lineRule="auto"/>
                    <w:jc w:val="center"/>
                    <w:rPr>
                      <w:sz w:val="15"/>
                      <w:szCs w:val="15"/>
                    </w:rPr>
                  </w:pPr>
                  <w:r w:rsidDel="00000000" w:rsidR="00000000" w:rsidRPr="00000000">
                    <w:rPr>
                      <w:sz w:val="15"/>
                      <w:szCs w:val="15"/>
                      <w:rtl w:val="0"/>
                    </w:rPr>
                    <w:t xml:space="preserve">9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A">
                  <w:pPr>
                    <w:spacing w:after="20" w:lineRule="auto"/>
                    <w:jc w:val="both"/>
                    <w:rPr>
                      <w:sz w:val="15"/>
                      <w:szCs w:val="15"/>
                    </w:rPr>
                  </w:pPr>
                  <w:r w:rsidDel="00000000" w:rsidR="00000000" w:rsidRPr="00000000">
                    <w:rPr>
                      <w:sz w:val="15"/>
                      <w:szCs w:val="15"/>
                      <w:rtl w:val="0"/>
                    </w:rPr>
                    <w:t xml:space="preserve">Indicador de cobertura y vigencia de capas normativas; revisión mensual (equipo P1) y trimestral (CT).</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B">
                  <w:pPr>
                    <w:spacing w:after="20" w:lineRule="auto"/>
                    <w:jc w:val="both"/>
                    <w:rPr>
                      <w:sz w:val="15"/>
                      <w:szCs w:val="15"/>
                    </w:rPr>
                  </w:pPr>
                  <w:r w:rsidDel="00000000" w:rsidR="00000000" w:rsidRPr="00000000">
                    <w:rPr>
                      <w:sz w:val="15"/>
                      <w:szCs w:val="15"/>
                      <w:rtl w:val="0"/>
                    </w:rPr>
                    <w:t xml:space="preserve">Priorizar comunas según demanda; carga asistida por IA con revisión humana y fuente citada; convenios con MINVU/SEREMI y municipios; alertas del agente de vigilancia normativa.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C">
                  <w:pPr>
                    <w:spacing w:after="20" w:lineRule="auto"/>
                    <w:jc w:val="both"/>
                    <w:rPr>
                      <w:sz w:val="15"/>
                      <w:szCs w:val="15"/>
                    </w:rPr>
                  </w:pPr>
                  <w:r w:rsidDel="00000000" w:rsidR="00000000" w:rsidRPr="00000000">
                    <w:rPr>
                      <w:sz w:val="15"/>
                      <w:szCs w:val="15"/>
                      <w:rtl w:val="0"/>
                    </w:rPr>
                    <w:t xml:space="preserve">Líder P1</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D">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E">
                  <w:pPr>
                    <w:spacing w:after="20" w:lineRule="auto"/>
                    <w:jc w:val="both"/>
                    <w:rPr>
                      <w:sz w:val="15"/>
                      <w:szCs w:val="15"/>
                    </w:rPr>
                  </w:pPr>
                  <w:r w:rsidDel="00000000" w:rsidR="00000000" w:rsidRPr="00000000">
                    <w:rPr>
                      <w:sz w:val="15"/>
                      <w:szCs w:val="15"/>
                      <w:rtl w:val="0"/>
                    </w:rPr>
                    <w:t xml:space="preserve">Acceso restringido o sin base legal a datos de terceros (portales, permisos y software de obra). Afecta P1 y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9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1">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2">
                  <w:pPr>
                    <w:spacing w:after="20" w:lineRule="auto"/>
                    <w:jc w:val="both"/>
                    <w:rPr>
                      <w:sz w:val="15"/>
                      <w:szCs w:val="15"/>
                    </w:rPr>
                  </w:pPr>
                  <w:r w:rsidDel="00000000" w:rsidR="00000000" w:rsidRPr="00000000">
                    <w:rPr>
                      <w:sz w:val="15"/>
                      <w:szCs w:val="15"/>
                      <w:rtl w:val="0"/>
                    </w:rPr>
                    <w:t xml:space="preserve">Estado de convenios de datos, mensual; revisión trimestral del Comité de Ética y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3">
                  <w:pPr>
                    <w:spacing w:after="20" w:lineRule="auto"/>
                    <w:jc w:val="both"/>
                    <w:rPr>
                      <w:sz w:val="15"/>
                      <w:szCs w:val="15"/>
                    </w:rPr>
                  </w:pPr>
                  <w:r w:rsidDel="00000000" w:rsidR="00000000" w:rsidRPr="00000000">
                    <w:rPr>
                      <w:sz w:val="15"/>
                      <w:szCs w:val="15"/>
                      <w:rtl w:val="0"/>
                    </w:rPr>
                    <w:t xml:space="preserve">Convenios formales con Toc-Toc, Portal Inmobiliario e In-Data antes del M6; solicitudes vía Ley 20.285; fuentes alternativas; cese de toda captura sin autorización.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4">
                  <w:pPr>
                    <w:spacing w:after="20" w:lineRule="auto"/>
                    <w:jc w:val="both"/>
                    <w:rPr>
                      <w:sz w:val="15"/>
                      <w:szCs w:val="15"/>
                    </w:rPr>
                  </w:pPr>
                  <w:r w:rsidDel="00000000" w:rsidR="00000000" w:rsidRPr="00000000">
                    <w:rPr>
                      <w:sz w:val="15"/>
                      <w:szCs w:val="15"/>
                      <w:rtl w:val="0"/>
                    </w:rPr>
                    <w:t xml:space="preserve">Dirección y Gerente/a TT-PI</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5">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6">
                  <w:pPr>
                    <w:spacing w:after="20" w:lineRule="auto"/>
                    <w:jc w:val="both"/>
                    <w:rPr>
                      <w:sz w:val="15"/>
                      <w:szCs w:val="15"/>
                    </w:rPr>
                  </w:pPr>
                  <w:r w:rsidDel="00000000" w:rsidR="00000000" w:rsidRPr="00000000">
                    <w:rPr>
                      <w:sz w:val="15"/>
                      <w:szCs w:val="15"/>
                      <w:rtl w:val="0"/>
                    </w:rPr>
                    <w:t xml:space="preserve">Datos históricos insuficientes para entrenar modelos predictivos (plazos, costos y fallas). Afecta P1 y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8">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9">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A">
                  <w:pPr>
                    <w:spacing w:after="20" w:lineRule="auto"/>
                    <w:jc w:val="both"/>
                    <w:rPr>
                      <w:sz w:val="15"/>
                      <w:szCs w:val="15"/>
                    </w:rPr>
                  </w:pPr>
                  <w:r w:rsidDel="00000000" w:rsidR="00000000" w:rsidRPr="00000000">
                    <w:rPr>
                      <w:sz w:val="15"/>
                      <w:szCs w:val="15"/>
                      <w:rtl w:val="0"/>
                    </w:rPr>
                    <w:t xml:space="preserve">Métricas de desempeño (MAPE y precisión) por iteración; revisión trimestral del CT.</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B">
                  <w:pPr>
                    <w:spacing w:after="20" w:lineRule="auto"/>
                    <w:jc w:val="both"/>
                    <w:rPr>
                      <w:sz w:val="15"/>
                      <w:szCs w:val="15"/>
                    </w:rPr>
                  </w:pPr>
                  <w:r w:rsidDel="00000000" w:rsidR="00000000" w:rsidRPr="00000000">
                    <w:rPr>
                      <w:sz w:val="15"/>
                      <w:szCs w:val="15"/>
                      <w:rtl w:val="0"/>
                    </w:rPr>
                    <w:t xml:space="preserve">Enfoque híbrido de reglas y aprendizaje automático; captura estructurada de datos en pilotos (DTE, GRUPO CREAR y CANOSER); datos de In-Data; umbrales mínimos antes de liberar predicciones.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C">
                  <w:pPr>
                    <w:spacing w:after="20" w:lineRule="auto"/>
                    <w:jc w:val="both"/>
                    <w:rPr>
                      <w:sz w:val="15"/>
                      <w:szCs w:val="15"/>
                    </w:rPr>
                  </w:pPr>
                  <w:r w:rsidDel="00000000" w:rsidR="00000000" w:rsidRPr="00000000">
                    <w:rPr>
                      <w:sz w:val="15"/>
                      <w:szCs w:val="15"/>
                      <w:rtl w:val="0"/>
                    </w:rPr>
                    <w:t xml:space="preserve">Líder de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D">
                  <w:pPr>
                    <w:spacing w:after="20" w:lineRule="auto"/>
                    <w:jc w:val="center"/>
                    <w:rPr>
                      <w:sz w:val="15"/>
                      <w:szCs w:val="15"/>
                    </w:rPr>
                  </w:pPr>
                  <w:r w:rsidDel="00000000" w:rsidR="00000000" w:rsidRPr="00000000">
                    <w:rPr>
                      <w:sz w:val="15"/>
                      <w:szCs w:val="15"/>
                      <w:rtl w:val="0"/>
                    </w:rPr>
                    <w:t xml:space="preserve">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E">
                  <w:pPr>
                    <w:spacing w:after="20" w:lineRule="auto"/>
                    <w:jc w:val="both"/>
                    <w:rPr>
                      <w:sz w:val="15"/>
                      <w:szCs w:val="15"/>
                    </w:rPr>
                  </w:pPr>
                  <w:r w:rsidDel="00000000" w:rsidR="00000000" w:rsidRPr="00000000">
                    <w:rPr>
                      <w:sz w:val="15"/>
                      <w:szCs w:val="15"/>
                      <w:rtl w:val="0"/>
                    </w:rPr>
                    <w:t xml:space="preserve">Precisión insuficiente, sesgos o errores de la IA que induzcan malas decisiones de inversión. Afecta confianza y adopción.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A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1">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2">
                  <w:pPr>
                    <w:spacing w:after="20" w:lineRule="auto"/>
                    <w:jc w:val="both"/>
                    <w:rPr>
                      <w:sz w:val="15"/>
                      <w:szCs w:val="15"/>
                    </w:rPr>
                  </w:pPr>
                  <w:r w:rsidDel="00000000" w:rsidR="00000000" w:rsidRPr="00000000">
                    <w:rPr>
                      <w:sz w:val="15"/>
                      <w:szCs w:val="15"/>
                      <w:rtl w:val="0"/>
                    </w:rPr>
                    <w:t xml:space="preserve">Validación experta (ANRI y Molina Matta) antes de cada lanzamiento; monitoreo mensual de deriva e incidentes.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3">
                  <w:pPr>
                    <w:spacing w:after="20" w:lineRule="auto"/>
                    <w:jc w:val="both"/>
                    <w:rPr>
                      <w:sz w:val="15"/>
                      <w:szCs w:val="15"/>
                    </w:rPr>
                  </w:pPr>
                  <w:r w:rsidDel="00000000" w:rsidR="00000000" w:rsidRPr="00000000">
                    <w:rPr>
                      <w:sz w:val="15"/>
                      <w:szCs w:val="15"/>
                      <w:rtl w:val="0"/>
                    </w:rPr>
                    <w:t xml:space="preserve">Fuente normativa citada en cada resultado; explicabilidad; revisión humana obligatoria en recomendaciones críticas; pruebas de sesgo territorial; uso declarado como apoyo a la decisión.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4">
                  <w:pPr>
                    <w:spacing w:after="20" w:lineRule="auto"/>
                    <w:jc w:val="both"/>
                    <w:rPr>
                      <w:sz w:val="15"/>
                      <w:szCs w:val="15"/>
                    </w:rPr>
                  </w:pPr>
                  <w:r w:rsidDel="00000000" w:rsidR="00000000" w:rsidRPr="00000000">
                    <w:rPr>
                      <w:sz w:val="15"/>
                      <w:szCs w:val="15"/>
                      <w:rtl w:val="0"/>
                    </w:rPr>
                    <w:t xml:space="preserve">Comité de Ética de IA y Datos</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5">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6">
                  <w:pPr>
                    <w:spacing w:after="20" w:lineRule="auto"/>
                    <w:jc w:val="both"/>
                    <w:rPr>
                      <w:sz w:val="15"/>
                      <w:szCs w:val="15"/>
                    </w:rPr>
                  </w:pPr>
                  <w:r w:rsidDel="00000000" w:rsidR="00000000" w:rsidRPr="00000000">
                    <w:rPr>
                      <w:sz w:val="15"/>
                      <w:szCs w:val="15"/>
                      <w:rtl w:val="0"/>
                    </w:rPr>
                    <w:t xml:space="preserve">Resistencia de proveedores de software a abrir datos o API. Afecta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8">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9">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A">
                  <w:pPr>
                    <w:spacing w:after="20" w:lineRule="auto"/>
                    <w:jc w:val="both"/>
                    <w:rPr>
                      <w:sz w:val="15"/>
                      <w:szCs w:val="15"/>
                    </w:rPr>
                  </w:pPr>
                  <w:r w:rsidDel="00000000" w:rsidR="00000000" w:rsidRPr="00000000">
                    <w:rPr>
                      <w:sz w:val="15"/>
                      <w:szCs w:val="15"/>
                      <w:rtl w:val="0"/>
                    </w:rPr>
                    <w:t xml:space="preserve">Embudo de integraciones y acuerdos, bimestral.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B">
                  <w:pPr>
                    <w:spacing w:after="20" w:lineRule="auto"/>
                    <w:jc w:val="both"/>
                    <w:rPr>
                      <w:sz w:val="15"/>
                      <w:szCs w:val="15"/>
                    </w:rPr>
                  </w:pPr>
                  <w:r w:rsidDel="00000000" w:rsidR="00000000" w:rsidRPr="00000000">
                    <w:rPr>
                      <w:sz w:val="15"/>
                      <w:szCs w:val="15"/>
                      <w:rtl w:val="0"/>
                    </w:rPr>
                    <w:t xml:space="preserve">Estándares abiertos (IFC, BCF e IDS) y exportaciones existentes; programa de partners con beneficios; normalización con INN; conectores por lectura de documentos como alternativa.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C">
                  <w:pPr>
                    <w:spacing w:after="20" w:lineRule="auto"/>
                    <w:jc w:val="both"/>
                    <w:rPr>
                      <w:sz w:val="15"/>
                      <w:szCs w:val="15"/>
                    </w:rPr>
                  </w:pPr>
                  <w:r w:rsidDel="00000000" w:rsidR="00000000" w:rsidRPr="00000000">
                    <w:rPr>
                      <w:sz w:val="15"/>
                      <w:szCs w:val="15"/>
                      <w:rtl w:val="0"/>
                    </w:rPr>
                    <w:t xml:space="preserve">Líder P3</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D">
                  <w:pPr>
                    <w:spacing w:after="20" w:lineRule="auto"/>
                    <w:jc w:val="center"/>
                    <w:rPr>
                      <w:sz w:val="15"/>
                      <w:szCs w:val="15"/>
                    </w:rPr>
                  </w:pPr>
                  <w:r w:rsidDel="00000000" w:rsidR="00000000" w:rsidRPr="00000000">
                    <w:rPr>
                      <w:sz w:val="15"/>
                      <w:szCs w:val="15"/>
                      <w:rtl w:val="0"/>
                    </w:rPr>
                    <w:t xml:space="preserve">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E">
                  <w:pPr>
                    <w:spacing w:after="20" w:lineRule="auto"/>
                    <w:jc w:val="both"/>
                    <w:rPr>
                      <w:sz w:val="15"/>
                      <w:szCs w:val="15"/>
                    </w:rPr>
                  </w:pPr>
                  <w:r w:rsidDel="00000000" w:rsidR="00000000" w:rsidRPr="00000000">
                    <w:rPr>
                      <w:sz w:val="15"/>
                      <w:szCs w:val="15"/>
                      <w:rtl w:val="0"/>
                    </w:rPr>
                    <w:t xml:space="preserve">Baja adopción por cultura del sector, baja madurez digital y predominio de pymes. Afecta resultados comerciales.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B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1">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2">
                  <w:pPr>
                    <w:spacing w:after="20" w:lineRule="auto"/>
                    <w:jc w:val="both"/>
                    <w:rPr>
                      <w:sz w:val="15"/>
                      <w:szCs w:val="15"/>
                    </w:rPr>
                  </w:pPr>
                  <w:r w:rsidDel="00000000" w:rsidR="00000000" w:rsidRPr="00000000">
                    <w:rPr>
                      <w:sz w:val="15"/>
                      <w:szCs w:val="15"/>
                      <w:rtl w:val="0"/>
                    </w:rPr>
                    <w:t xml:space="preserve">Embudo de adopción (usuarios activos y conversión de piloto a pago), mensual; revisión semestral del CE.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3">
                  <w:pPr>
                    <w:spacing w:after="20" w:lineRule="auto"/>
                    <w:jc w:val="both"/>
                    <w:rPr>
                      <w:sz w:val="15"/>
                      <w:szCs w:val="15"/>
                    </w:rPr>
                  </w:pPr>
                  <w:r w:rsidDel="00000000" w:rsidR="00000000" w:rsidRPr="00000000">
                    <w:rPr>
                      <w:sz w:val="15"/>
                      <w:szCs w:val="15"/>
                      <w:rtl w:val="0"/>
                    </w:rPr>
                    <w:t xml:space="preserve">Co-diseño con la Mesa de Usuarios; experiencia de uso simple; pilotos acompañados; casos de negocio con ahorros medidos; capacitación; canales vía asociados y gremios; precios escalonados para pymes.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4">
                  <w:pPr>
                    <w:spacing w:after="20" w:lineRule="auto"/>
                    <w:jc w:val="both"/>
                    <w:rPr>
                      <w:sz w:val="15"/>
                      <w:szCs w:val="15"/>
                    </w:rPr>
                  </w:pPr>
                  <w:r w:rsidDel="00000000" w:rsidR="00000000" w:rsidRPr="00000000">
                    <w:rPr>
                      <w:sz w:val="15"/>
                      <w:szCs w:val="15"/>
                      <w:rtl w:val="0"/>
                    </w:rPr>
                    <w:t xml:space="preserve">Gerente/a TT-PI</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5">
                  <w:pPr>
                    <w:spacing w:after="20" w:lineRule="auto"/>
                    <w:jc w:val="center"/>
                    <w:rPr>
                      <w:sz w:val="15"/>
                      <w:szCs w:val="15"/>
                    </w:rPr>
                  </w:pPr>
                  <w:r w:rsidDel="00000000" w:rsidR="00000000" w:rsidRPr="00000000">
                    <w:rPr>
                      <w:sz w:val="15"/>
                      <w:szCs w:val="15"/>
                      <w:rtl w:val="0"/>
                    </w:rPr>
                    <w:t xml:space="preserve">7</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6">
                  <w:pPr>
                    <w:spacing w:after="20" w:lineRule="auto"/>
                    <w:jc w:val="both"/>
                    <w:rPr>
                      <w:sz w:val="15"/>
                      <w:szCs w:val="15"/>
                    </w:rPr>
                  </w:pPr>
                  <w:r w:rsidDel="00000000" w:rsidR="00000000" w:rsidRPr="00000000">
                    <w:rPr>
                      <w:sz w:val="15"/>
                      <w:szCs w:val="15"/>
                      <w:rtl w:val="0"/>
                    </w:rPr>
                    <w:t xml:space="preserve">Cambios regulatorios (OGUC, DS49, regulación de IA y protección de datos). Afecta reglas y obligaciones.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7">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8">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9">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A">
                  <w:pPr>
                    <w:spacing w:after="20" w:lineRule="auto"/>
                    <w:jc w:val="both"/>
                    <w:rPr>
                      <w:sz w:val="15"/>
                      <w:szCs w:val="15"/>
                    </w:rPr>
                  </w:pPr>
                  <w:r w:rsidDel="00000000" w:rsidR="00000000" w:rsidRPr="00000000">
                    <w:rPr>
                      <w:sz w:val="15"/>
                      <w:szCs w:val="15"/>
                      <w:rtl w:val="0"/>
                    </w:rPr>
                    <w:t xml:space="preserve">Vigilancia normativa (boletín trimestral y alertas); Comité de Ética y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B">
                  <w:pPr>
                    <w:spacing w:after="20" w:lineRule="auto"/>
                    <w:jc w:val="both"/>
                    <w:rPr>
                      <w:sz w:val="15"/>
                      <w:szCs w:val="15"/>
                    </w:rPr>
                  </w:pPr>
                  <w:r w:rsidDel="00000000" w:rsidR="00000000" w:rsidRPr="00000000">
                    <w:rPr>
                      <w:sz w:val="15"/>
                      <w:szCs w:val="15"/>
                      <w:rtl w:val="0"/>
                    </w:rPr>
                    <w:t xml:space="preserve">Motor normativo versionado; cumplimiento anticipado (ISO/IEC 42001 y evaluaciones de impacto); participación en consultas públicas; asesoría legal de asociados.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C">
                  <w:pPr>
                    <w:spacing w:after="20" w:lineRule="auto"/>
                    <w:jc w:val="both"/>
                    <w:rPr>
                      <w:sz w:val="15"/>
                      <w:szCs w:val="15"/>
                    </w:rPr>
                  </w:pPr>
                  <w:r w:rsidDel="00000000" w:rsidR="00000000" w:rsidRPr="00000000">
                    <w:rPr>
                      <w:sz w:val="15"/>
                      <w:szCs w:val="15"/>
                      <w:rtl w:val="0"/>
                    </w:rPr>
                    <w:t xml:space="preserve">Líder P1 y asesor legal</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D">
                  <w:pPr>
                    <w:spacing w:after="20" w:lineRule="auto"/>
                    <w:jc w:val="center"/>
                    <w:rPr>
                      <w:sz w:val="15"/>
                      <w:szCs w:val="15"/>
                    </w:rPr>
                  </w:pPr>
                  <w:r w:rsidDel="00000000" w:rsidR="00000000" w:rsidRPr="00000000">
                    <w:rPr>
                      <w:sz w:val="15"/>
                      <w:szCs w:val="15"/>
                      <w:rtl w:val="0"/>
                    </w:rPr>
                    <w:t xml:space="preserve">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E">
                  <w:pPr>
                    <w:spacing w:after="20" w:lineRule="auto"/>
                    <w:jc w:val="both"/>
                    <w:rPr>
                      <w:sz w:val="15"/>
                      <w:szCs w:val="15"/>
                    </w:rPr>
                  </w:pPr>
                  <w:r w:rsidDel="00000000" w:rsidR="00000000" w:rsidRPr="00000000">
                    <w:rPr>
                      <w:sz w:val="15"/>
                      <w:szCs w:val="15"/>
                      <w:rtl w:val="0"/>
                    </w:rPr>
                    <w:t xml:space="preserve">Conflictos de PI o de interés entre participantes (p. ej., cotitularidad DTE–Urbanamente). Afecta la comercialización.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C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1">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2">
                  <w:pPr>
                    <w:spacing w:after="20" w:lineRule="auto"/>
                    <w:jc w:val="both"/>
                    <w:rPr>
                      <w:sz w:val="15"/>
                      <w:szCs w:val="15"/>
                    </w:rPr>
                  </w:pPr>
                  <w:r w:rsidDel="00000000" w:rsidR="00000000" w:rsidRPr="00000000">
                    <w:rPr>
                      <w:sz w:val="15"/>
                      <w:szCs w:val="15"/>
                      <w:rtl w:val="0"/>
                    </w:rPr>
                    <w:t xml:space="preserve">Comité de PI bimestral; registro de activos intangibles.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3">
                  <w:pPr>
                    <w:spacing w:after="20" w:lineRule="auto"/>
                    <w:jc w:val="both"/>
                    <w:rPr>
                      <w:sz w:val="15"/>
                      <w:szCs w:val="15"/>
                    </w:rPr>
                  </w:pPr>
                  <w:r w:rsidDel="00000000" w:rsidR="00000000" w:rsidRPr="00000000">
                    <w:rPr>
                      <w:sz w:val="15"/>
                      <w:szCs w:val="15"/>
                      <w:rtl w:val="0"/>
                    </w:rPr>
                    <w:t xml:space="preserve">Acuerdo de PI firmado antes del M3; mandato exclusivo de comercialización; declaraciones de interés; mediación y arbitraje.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4">
                  <w:pPr>
                    <w:spacing w:after="20" w:lineRule="auto"/>
                    <w:jc w:val="both"/>
                    <w:rPr>
                      <w:sz w:val="15"/>
                      <w:szCs w:val="15"/>
                    </w:rPr>
                  </w:pPr>
                  <w:r w:rsidDel="00000000" w:rsidR="00000000" w:rsidRPr="00000000">
                    <w:rPr>
                      <w:sz w:val="15"/>
                      <w:szCs w:val="15"/>
                      <w:rtl w:val="0"/>
                    </w:rPr>
                    <w:t xml:space="preserve">Gerente/a TT-PI</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5">
                  <w:pPr>
                    <w:spacing w:after="20" w:lineRule="auto"/>
                    <w:jc w:val="center"/>
                    <w:rPr>
                      <w:sz w:val="15"/>
                      <w:szCs w:val="15"/>
                    </w:rPr>
                  </w:pPr>
                  <w:r w:rsidDel="00000000" w:rsidR="00000000" w:rsidRPr="00000000">
                    <w:rPr>
                      <w:sz w:val="15"/>
                      <w:szCs w:val="15"/>
                      <w:rtl w:val="0"/>
                    </w:rPr>
                    <w:t xml:space="preserve">9</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6">
                  <w:pPr>
                    <w:spacing w:after="20" w:lineRule="auto"/>
                    <w:jc w:val="both"/>
                    <w:rPr>
                      <w:sz w:val="15"/>
                      <w:szCs w:val="15"/>
                    </w:rPr>
                  </w:pPr>
                  <w:r w:rsidDel="00000000" w:rsidR="00000000" w:rsidRPr="00000000">
                    <w:rPr>
                      <w:sz w:val="15"/>
                      <w:szCs w:val="15"/>
                      <w:rtl w:val="0"/>
                    </w:rPr>
                    <w:t xml:space="preserve">Falta de obras o activos disponibles para pilotos en entorno real. Afecta la validación y el avance IRL.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8">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9">
                  <w:pPr>
                    <w:spacing w:after="20" w:lineRule="auto"/>
                    <w:jc w:val="center"/>
                    <w:rPr>
                      <w:sz w:val="15"/>
                      <w:szCs w:val="15"/>
                    </w:rPr>
                  </w:pPr>
                  <w:r w:rsidDel="00000000" w:rsidR="00000000" w:rsidRPr="00000000">
                    <w:rPr>
                      <w:sz w:val="15"/>
                      <w:szCs w:val="15"/>
                      <w:rtl w:val="0"/>
                    </w:rPr>
                    <w:t xml:space="preserve">6 Alto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A">
                  <w:pPr>
                    <w:spacing w:after="20" w:lineRule="auto"/>
                    <w:jc w:val="both"/>
                    <w:rPr>
                      <w:sz w:val="15"/>
                      <w:szCs w:val="15"/>
                    </w:rPr>
                  </w:pPr>
                  <w:r w:rsidDel="00000000" w:rsidR="00000000" w:rsidRPr="00000000">
                    <w:rPr>
                      <w:sz w:val="15"/>
                      <w:szCs w:val="15"/>
                      <w:rtl w:val="0"/>
                    </w:rPr>
                    <w:t xml:space="preserve">Cartera de pilotos con al menos 2 alternativas por proyecto; revisión trimestral.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B">
                  <w:pPr>
                    <w:spacing w:after="20" w:lineRule="auto"/>
                    <w:jc w:val="both"/>
                    <w:rPr>
                      <w:sz w:val="15"/>
                      <w:szCs w:val="15"/>
                    </w:rPr>
                  </w:pPr>
                  <w:r w:rsidDel="00000000" w:rsidR="00000000" w:rsidRPr="00000000">
                    <w:rPr>
                      <w:sz w:val="15"/>
                      <w:szCs w:val="15"/>
                      <w:rtl w:val="0"/>
                    </w:rPr>
                    <w:t xml:space="preserve">Acuerdos tempranos con GRUPO CREAR, CANOSER e interesados; proyectos propios de DTE; pilotos en distintas regiones.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C">
                  <w:pPr>
                    <w:spacing w:after="20" w:lineRule="auto"/>
                    <w:jc w:val="both"/>
                    <w:rPr>
                      <w:sz w:val="15"/>
                      <w:szCs w:val="15"/>
                    </w:rPr>
                  </w:pPr>
                  <w:r w:rsidDel="00000000" w:rsidR="00000000" w:rsidRPr="00000000">
                    <w:rPr>
                      <w:sz w:val="15"/>
                      <w:szCs w:val="15"/>
                      <w:rtl w:val="0"/>
                    </w:rPr>
                    <w:t xml:space="preserve">Líderes de proyecto</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D">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E">
                  <w:pPr>
                    <w:spacing w:after="20" w:lineRule="auto"/>
                    <w:jc w:val="both"/>
                    <w:rPr>
                      <w:sz w:val="15"/>
                      <w:szCs w:val="15"/>
                    </w:rPr>
                  </w:pPr>
                  <w:r w:rsidDel="00000000" w:rsidR="00000000" w:rsidRPr="00000000">
                    <w:rPr>
                      <w:sz w:val="15"/>
                      <w:szCs w:val="15"/>
                      <w:rtl w:val="0"/>
                    </w:rPr>
                    <w:t xml:space="preserve">Incidente de ciberseguridad o de protección de datos personales. Afecta cumplimiento y reputación.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DF">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1">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2">
                  <w:pPr>
                    <w:spacing w:after="20" w:lineRule="auto"/>
                    <w:jc w:val="both"/>
                    <w:rPr>
                      <w:sz w:val="15"/>
                      <w:szCs w:val="15"/>
                    </w:rPr>
                  </w:pPr>
                  <w:r w:rsidDel="00000000" w:rsidR="00000000" w:rsidRPr="00000000">
                    <w:rPr>
                      <w:sz w:val="15"/>
                      <w:szCs w:val="15"/>
                      <w:rtl w:val="0"/>
                    </w:rPr>
                    <w:t xml:space="preserve">Auditoría de seguridad semestral y prueba de penetración anual; registro de incidentes.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3">
                  <w:pPr>
                    <w:spacing w:after="20" w:lineRule="auto"/>
                    <w:jc w:val="both"/>
                    <w:rPr>
                      <w:sz w:val="15"/>
                      <w:szCs w:val="15"/>
                    </w:rPr>
                  </w:pPr>
                  <w:r w:rsidDel="00000000" w:rsidR="00000000" w:rsidRPr="00000000">
                    <w:rPr>
                      <w:sz w:val="15"/>
                      <w:szCs w:val="15"/>
                      <w:rtl w:val="0"/>
                    </w:rPr>
                    <w:t xml:space="preserve">Privacidad desde el diseño; controles ISO/IEC 27001; cifrado y control de acceso; anonimización; plan de respuesta a incidentes; delegado de protección de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4">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5">
                  <w:pPr>
                    <w:spacing w:after="20" w:lineRule="auto"/>
                    <w:jc w:val="center"/>
                    <w:rPr>
                      <w:sz w:val="15"/>
                      <w:szCs w:val="15"/>
                    </w:rPr>
                  </w:pPr>
                  <w:r w:rsidDel="00000000" w:rsidR="00000000" w:rsidRPr="00000000">
                    <w:rPr>
                      <w:sz w:val="15"/>
                      <w:szCs w:val="15"/>
                      <w:rtl w:val="0"/>
                    </w:rPr>
                    <w:t xml:space="preserve">11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6">
                  <w:pPr>
                    <w:spacing w:after="20" w:lineRule="auto"/>
                    <w:jc w:val="both"/>
                    <w:rPr>
                      <w:sz w:val="15"/>
                      <w:szCs w:val="15"/>
                    </w:rPr>
                  </w:pPr>
                  <w:r w:rsidDel="00000000" w:rsidR="00000000" w:rsidRPr="00000000">
                    <w:rPr>
                      <w:sz w:val="15"/>
                      <w:szCs w:val="15"/>
                      <w:rtl w:val="0"/>
                    </w:rPr>
                    <w:t xml:space="preserve">Rotación o escasez de talento especializado en IA y datos. Afecta plazos.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8">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9">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A">
                  <w:pPr>
                    <w:spacing w:after="20" w:lineRule="auto"/>
                    <w:jc w:val="both"/>
                    <w:rPr>
                      <w:sz w:val="15"/>
                      <w:szCs w:val="15"/>
                    </w:rPr>
                  </w:pPr>
                  <w:r w:rsidDel="00000000" w:rsidR="00000000" w:rsidRPr="00000000">
                    <w:rPr>
                      <w:sz w:val="15"/>
                      <w:szCs w:val="15"/>
                      <w:rtl w:val="0"/>
                    </w:rPr>
                    <w:t xml:space="preserve">Dotación y rotación, trimestral.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B">
                  <w:pPr>
                    <w:spacing w:after="20" w:lineRule="auto"/>
                    <w:jc w:val="both"/>
                    <w:rPr>
                      <w:sz w:val="15"/>
                      <w:szCs w:val="15"/>
                    </w:rPr>
                  </w:pPr>
                  <w:r w:rsidDel="00000000" w:rsidR="00000000" w:rsidRPr="00000000">
                    <w:rPr>
                      <w:sz w:val="15"/>
                      <w:szCs w:val="15"/>
                      <w:rtl w:val="0"/>
                    </w:rPr>
                    <w:t xml:space="preserve">Condiciones competitivas y flexibles; documentación y pares técnicos; alianzas con universidades para prácticas y tesis; apoyo de equipos de coejecutores.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C">
                  <w:pPr>
                    <w:spacing w:after="20" w:lineRule="auto"/>
                    <w:jc w:val="both"/>
                    <w:rPr>
                      <w:sz w:val="15"/>
                      <w:szCs w:val="15"/>
                    </w:rPr>
                  </w:pPr>
                  <w:r w:rsidDel="00000000" w:rsidR="00000000" w:rsidRPr="00000000">
                    <w:rPr>
                      <w:sz w:val="15"/>
                      <w:szCs w:val="15"/>
                      <w:rtl w:val="0"/>
                    </w:rPr>
                    <w:t xml:space="preserve">Dirección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D">
                  <w:pPr>
                    <w:spacing w:after="20" w:lineRule="auto"/>
                    <w:jc w:val="center"/>
                    <w:rPr>
                      <w:sz w:val="15"/>
                      <w:szCs w:val="15"/>
                    </w:rPr>
                  </w:pPr>
                  <w:r w:rsidDel="00000000" w:rsidR="00000000" w:rsidRPr="00000000">
                    <w:rPr>
                      <w:sz w:val="15"/>
                      <w:szCs w:val="15"/>
                      <w:rtl w:val="0"/>
                    </w:rPr>
                    <w:t xml:space="preserve">12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E">
                  <w:pPr>
                    <w:spacing w:after="20" w:lineRule="auto"/>
                    <w:jc w:val="both"/>
                    <w:rPr>
                      <w:sz w:val="15"/>
                      <w:szCs w:val="15"/>
                    </w:rPr>
                  </w:pPr>
                  <w:r w:rsidDel="00000000" w:rsidR="00000000" w:rsidRPr="00000000">
                    <w:rPr>
                      <w:sz w:val="15"/>
                      <w:szCs w:val="15"/>
                      <w:rtl w:val="0"/>
                    </w:rPr>
                    <w:t xml:space="preserve">Retrasos en hitos o desviaciones presupuestarias. Afecta el cumplimiento del plan.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E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0">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1">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2">
                  <w:pPr>
                    <w:spacing w:after="20" w:lineRule="auto"/>
                    <w:jc w:val="both"/>
                    <w:rPr>
                      <w:sz w:val="15"/>
                      <w:szCs w:val="15"/>
                    </w:rPr>
                  </w:pPr>
                  <w:r w:rsidDel="00000000" w:rsidR="00000000" w:rsidRPr="00000000">
                    <w:rPr>
                      <w:sz w:val="15"/>
                      <w:szCs w:val="15"/>
                      <w:rtl w:val="0"/>
                    </w:rPr>
                    <w:t xml:space="preserve">PMO con gestión por hitos y valor ganado; comité semanal; reporte trimestral a CT y CE.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3">
                  <w:pPr>
                    <w:spacing w:after="20" w:lineRule="auto"/>
                    <w:jc w:val="both"/>
                    <w:rPr>
                      <w:sz w:val="15"/>
                      <w:szCs w:val="15"/>
                    </w:rPr>
                  </w:pPr>
                  <w:r w:rsidDel="00000000" w:rsidR="00000000" w:rsidRPr="00000000">
                    <w:rPr>
                      <w:sz w:val="15"/>
                      <w:szCs w:val="15"/>
                      <w:rtl w:val="0"/>
                    </w:rPr>
                    <w:t xml:space="preserve">Planificación ágil incremental; holguras en la ruta crítica; reprogramaciones aprobadas por CT/CE y Corfo; priorización stage-gate.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4">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5">
                  <w:pPr>
                    <w:spacing w:after="20" w:lineRule="auto"/>
                    <w:jc w:val="center"/>
                    <w:rPr>
                      <w:sz w:val="15"/>
                      <w:szCs w:val="15"/>
                    </w:rPr>
                  </w:pPr>
                  <w:r w:rsidDel="00000000" w:rsidR="00000000" w:rsidRPr="00000000">
                    <w:rPr>
                      <w:sz w:val="15"/>
                      <w:szCs w:val="15"/>
                      <w:rtl w:val="0"/>
                    </w:rPr>
                    <w:t xml:space="preserve">13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6">
                  <w:pPr>
                    <w:spacing w:after="20" w:lineRule="auto"/>
                    <w:jc w:val="both"/>
                    <w:rPr>
                      <w:sz w:val="15"/>
                      <w:szCs w:val="15"/>
                    </w:rPr>
                  </w:pPr>
                  <w:r w:rsidDel="00000000" w:rsidR="00000000" w:rsidRPr="00000000">
                    <w:rPr>
                      <w:sz w:val="15"/>
                      <w:szCs w:val="15"/>
                      <w:rtl w:val="0"/>
                    </w:rPr>
                    <w:t xml:space="preserve">Incumplimiento de aportes comprometidos por participantes. Afecta el cofinanciamiento.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8">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9">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A">
                  <w:pPr>
                    <w:spacing w:after="20" w:lineRule="auto"/>
                    <w:jc w:val="both"/>
                    <w:rPr>
                      <w:sz w:val="15"/>
                      <w:szCs w:val="15"/>
                    </w:rPr>
                  </w:pPr>
                  <w:r w:rsidDel="00000000" w:rsidR="00000000" w:rsidRPr="00000000">
                    <w:rPr>
                      <w:sz w:val="15"/>
                      <w:szCs w:val="15"/>
                      <w:rtl w:val="0"/>
                    </w:rPr>
                    <w:t xml:space="preserve">Conciliación trimestral de aportes por participante.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B">
                  <w:pPr>
                    <w:spacing w:after="20" w:lineRule="auto"/>
                    <w:jc w:val="both"/>
                    <w:rPr>
                      <w:sz w:val="15"/>
                      <w:szCs w:val="15"/>
                    </w:rPr>
                  </w:pPr>
                  <w:r w:rsidDel="00000000" w:rsidR="00000000" w:rsidRPr="00000000">
                    <w:rPr>
                      <w:sz w:val="15"/>
                      <w:szCs w:val="15"/>
                      <w:rtl w:val="0"/>
                    </w:rPr>
                    <w:t xml:space="preserve">Cartas y convenios con montos y calendario; aportes pecuniarios del beneficiario respaldados por su accionista; sustitución de participantes con autorización de Corfo.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C">
                  <w:pPr>
                    <w:spacing w:after="20" w:lineRule="auto"/>
                    <w:jc w:val="both"/>
                    <w:rPr>
                      <w:sz w:val="15"/>
                      <w:szCs w:val="15"/>
                    </w:rPr>
                  </w:pPr>
                  <w:r w:rsidDel="00000000" w:rsidR="00000000" w:rsidRPr="00000000">
                    <w:rPr>
                      <w:sz w:val="15"/>
                      <w:szCs w:val="15"/>
                      <w:rtl w:val="0"/>
                    </w:rPr>
                    <w:t xml:space="preserve">Coordinador/a de gestión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D">
                  <w:pPr>
                    <w:spacing w:after="20" w:lineRule="auto"/>
                    <w:jc w:val="center"/>
                    <w:rPr>
                      <w:sz w:val="15"/>
                      <w:szCs w:val="15"/>
                    </w:rPr>
                  </w:pPr>
                  <w:r w:rsidDel="00000000" w:rsidR="00000000" w:rsidRPr="00000000">
                    <w:rPr>
                      <w:sz w:val="15"/>
                      <w:szCs w:val="15"/>
                      <w:rtl w:val="0"/>
                    </w:rPr>
                    <w:t xml:space="preserve">14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E">
                  <w:pPr>
                    <w:spacing w:after="20" w:lineRule="auto"/>
                    <w:jc w:val="both"/>
                    <w:rPr>
                      <w:sz w:val="15"/>
                      <w:szCs w:val="15"/>
                    </w:rPr>
                  </w:pPr>
                  <w:r w:rsidDel="00000000" w:rsidR="00000000" w:rsidRPr="00000000">
                    <w:rPr>
                      <w:sz w:val="15"/>
                      <w:szCs w:val="15"/>
                      <w:rtl w:val="0"/>
                    </w:rPr>
                    <w:t xml:space="preserve">Entrada de competidores con soluciones similares. Afecta la participación de mercado.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BFF">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0">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1">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2">
                  <w:pPr>
                    <w:spacing w:after="20" w:lineRule="auto"/>
                    <w:jc w:val="both"/>
                    <w:rPr>
                      <w:sz w:val="15"/>
                      <w:szCs w:val="15"/>
                    </w:rPr>
                  </w:pPr>
                  <w:r w:rsidDel="00000000" w:rsidR="00000000" w:rsidRPr="00000000">
                    <w:rPr>
                      <w:sz w:val="15"/>
                      <w:szCs w:val="15"/>
                      <w:rtl w:val="0"/>
                    </w:rPr>
                    <w:t xml:space="preserve">Vigilancia competitiva trimestral.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3">
                  <w:pPr>
                    <w:spacing w:after="20" w:lineRule="auto"/>
                    <w:jc w:val="both"/>
                    <w:rPr>
                      <w:sz w:val="15"/>
                      <w:szCs w:val="15"/>
                    </w:rPr>
                  </w:pPr>
                  <w:r w:rsidDel="00000000" w:rsidR="00000000" w:rsidRPr="00000000">
                    <w:rPr>
                      <w:sz w:val="15"/>
                      <w:szCs w:val="15"/>
                      <w:rtl w:val="0"/>
                    </w:rPr>
                    <w:t xml:space="preserve">Diferenciación en normativa chilena y predicción de plazos; integración de todo el ciclo de vida; alianzas de canal; protección de PI; salida temprana al mercado (P1 en M18).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4">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5">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6">
                  <w:pPr>
                    <w:spacing w:after="20" w:lineRule="auto"/>
                    <w:jc w:val="both"/>
                    <w:rPr>
                      <w:sz w:val="15"/>
                      <w:szCs w:val="15"/>
                    </w:rPr>
                  </w:pPr>
                  <w:r w:rsidDel="00000000" w:rsidR="00000000" w:rsidRPr="00000000">
                    <w:rPr>
                      <w:sz w:val="15"/>
                      <w:szCs w:val="15"/>
                      <w:rtl w:val="0"/>
                    </w:rPr>
                    <w:t xml:space="preserve">Dependencia de proveedores de nube o de modelos fundacionales (costos y cambios de API). Afecta continuidad y costos.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8">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9">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A">
                  <w:pPr>
                    <w:spacing w:after="20" w:lineRule="auto"/>
                    <w:jc w:val="both"/>
                    <w:rPr>
                      <w:sz w:val="15"/>
                      <w:szCs w:val="15"/>
                    </w:rPr>
                  </w:pPr>
                  <w:r w:rsidDel="00000000" w:rsidR="00000000" w:rsidRPr="00000000">
                    <w:rPr>
                      <w:sz w:val="15"/>
                      <w:szCs w:val="15"/>
                      <w:rtl w:val="0"/>
                    </w:rPr>
                    <w:t xml:space="preserve">Monitoreo mensual de costos y niveles de servicio.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B">
                  <w:pPr>
                    <w:spacing w:after="20" w:lineRule="auto"/>
                    <w:jc w:val="both"/>
                    <w:rPr>
                      <w:sz w:val="15"/>
                      <w:szCs w:val="15"/>
                    </w:rPr>
                  </w:pPr>
                  <w:r w:rsidDel="00000000" w:rsidR="00000000" w:rsidRPr="00000000">
                    <w:rPr>
                      <w:sz w:val="15"/>
                      <w:szCs w:val="15"/>
                      <w:rtl w:val="0"/>
                    </w:rPr>
                    <w:t xml:space="preserve">Arquitectura portable (contenedores); modelos alternativos de pesos abiertos; optimización de cómputo; cláusulas contractuales.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C">
                  <w:pPr>
                    <w:spacing w:after="20" w:lineRule="auto"/>
                    <w:jc w:val="both"/>
                    <w:rPr>
                      <w:sz w:val="15"/>
                      <w:szCs w:val="15"/>
                    </w:rPr>
                  </w:pPr>
                  <w:r w:rsidDel="00000000" w:rsidR="00000000" w:rsidRPr="00000000">
                    <w:rPr>
                      <w:sz w:val="15"/>
                      <w:szCs w:val="15"/>
                      <w:rtl w:val="0"/>
                    </w:rPr>
                    <w:t xml:space="preserve">Líder técnico</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D">
                  <w:pPr>
                    <w:spacing w:after="20" w:lineRule="auto"/>
                    <w:jc w:val="center"/>
                    <w:rPr>
                      <w:sz w:val="15"/>
                      <w:szCs w:val="15"/>
                    </w:rPr>
                  </w:pPr>
                  <w:r w:rsidDel="00000000" w:rsidR="00000000" w:rsidRPr="00000000">
                    <w:rPr>
                      <w:sz w:val="15"/>
                      <w:szCs w:val="15"/>
                      <w:rtl w:val="0"/>
                    </w:rPr>
                    <w:t xml:space="preserve">16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E">
                  <w:pPr>
                    <w:spacing w:after="20" w:lineRule="auto"/>
                    <w:jc w:val="both"/>
                    <w:rPr>
                      <w:sz w:val="15"/>
                      <w:szCs w:val="15"/>
                    </w:rPr>
                  </w:pPr>
                  <w:r w:rsidDel="00000000" w:rsidR="00000000" w:rsidRPr="00000000">
                    <w:rPr>
                      <w:sz w:val="15"/>
                      <w:szCs w:val="15"/>
                      <w:rtl w:val="0"/>
                    </w:rPr>
                    <w:t xml:space="preserve">Cambios en la estructura societaria u organizacional de un participante. Afecta la continuidad.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0F">
                  <w:pPr>
                    <w:spacing w:after="20" w:lineRule="auto"/>
                    <w:jc w:val="center"/>
                    <w:rPr>
                      <w:sz w:val="15"/>
                      <w:szCs w:val="15"/>
                    </w:rPr>
                  </w:pPr>
                  <w:r w:rsidDel="00000000" w:rsidR="00000000" w:rsidRPr="00000000">
                    <w:rPr>
                      <w:sz w:val="15"/>
                      <w:szCs w:val="15"/>
                      <w:rtl w:val="0"/>
                    </w:rPr>
                    <w:t xml:space="preserve">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0">
                  <w:pPr>
                    <w:spacing w:after="20" w:lineRule="auto"/>
                    <w:jc w:val="center"/>
                    <w:rPr>
                      <w:sz w:val="15"/>
                      <w:szCs w:val="15"/>
                    </w:rPr>
                  </w:pPr>
                  <w:r w:rsidDel="00000000" w:rsidR="00000000" w:rsidRPr="00000000">
                    <w:rPr>
                      <w:sz w:val="15"/>
                      <w:szCs w:val="15"/>
                      <w:rtl w:val="0"/>
                    </w:rPr>
                    <w:t xml:space="preserve">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1">
                  <w:pPr>
                    <w:spacing w:after="20" w:lineRule="auto"/>
                    <w:jc w:val="center"/>
                    <w:rPr>
                      <w:sz w:val="15"/>
                      <w:szCs w:val="15"/>
                    </w:rPr>
                  </w:pPr>
                  <w:r w:rsidDel="00000000" w:rsidR="00000000" w:rsidRPr="00000000">
                    <w:rPr>
                      <w:sz w:val="15"/>
                      <w:szCs w:val="15"/>
                      <w:rtl w:val="0"/>
                    </w:rPr>
                    <w:t xml:space="preserve">3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2">
                  <w:pPr>
                    <w:spacing w:after="20" w:lineRule="auto"/>
                    <w:jc w:val="both"/>
                    <w:rPr>
                      <w:sz w:val="15"/>
                      <w:szCs w:val="15"/>
                    </w:rPr>
                  </w:pPr>
                  <w:r w:rsidDel="00000000" w:rsidR="00000000" w:rsidRPr="00000000">
                    <w:rPr>
                      <w:sz w:val="15"/>
                      <w:szCs w:val="15"/>
                      <w:rtl w:val="0"/>
                    </w:rPr>
                    <w:t xml:space="preserve">Obligación de informar cambios; reporte semestral al CE.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3">
                  <w:pPr>
                    <w:spacing w:after="20" w:lineRule="auto"/>
                    <w:jc w:val="both"/>
                    <w:rPr>
                      <w:sz w:val="15"/>
                      <w:szCs w:val="15"/>
                    </w:rPr>
                  </w:pPr>
                  <w:r w:rsidDel="00000000" w:rsidR="00000000" w:rsidRPr="00000000">
                    <w:rPr>
                      <w:sz w:val="15"/>
                      <w:szCs w:val="15"/>
                      <w:rtl w:val="0"/>
                    </w:rPr>
                    <w:t xml:space="preserve">Mecanismos de los numerales 4.1.1 y 4.1.2 de las bases técnicas y de los convenios; capacidades documentadas; continuidad del equipo clave.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4">
                  <w:pPr>
                    <w:spacing w:after="20" w:lineRule="auto"/>
                    <w:jc w:val="both"/>
                    <w:rPr>
                      <w:sz w:val="15"/>
                      <w:szCs w:val="15"/>
                    </w:rPr>
                  </w:pPr>
                  <w:r w:rsidDel="00000000" w:rsidR="00000000" w:rsidRPr="00000000">
                    <w:rPr>
                      <w:sz w:val="15"/>
                      <w:szCs w:val="15"/>
                      <w:rtl w:val="0"/>
                    </w:rPr>
                    <w:t xml:space="preserve">Dirección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5">
                  <w:pPr>
                    <w:spacing w:after="20" w:lineRule="auto"/>
                    <w:jc w:val="center"/>
                    <w:rPr>
                      <w:sz w:val="15"/>
                      <w:szCs w:val="15"/>
                    </w:rPr>
                  </w:pPr>
                  <w:r w:rsidDel="00000000" w:rsidR="00000000" w:rsidRPr="00000000">
                    <w:rPr>
                      <w:sz w:val="15"/>
                      <w:szCs w:val="15"/>
                      <w:rtl w:val="0"/>
                    </w:rPr>
                    <w:t xml:space="preserve">17</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6">
                  <w:pPr>
                    <w:spacing w:after="20" w:lineRule="auto"/>
                    <w:jc w:val="both"/>
                    <w:rPr>
                      <w:sz w:val="15"/>
                      <w:szCs w:val="15"/>
                    </w:rPr>
                  </w:pPr>
                  <w:r w:rsidDel="00000000" w:rsidR="00000000" w:rsidRPr="00000000">
                    <w:rPr>
                      <w:sz w:val="15"/>
                      <w:szCs w:val="15"/>
                      <w:rtl w:val="0"/>
                    </w:rPr>
                    <w:t xml:space="preserve">Falta de financiamiento privado para el escalamiento. Afecta la Etapa 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7">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8">
                  <w:pPr>
                    <w:spacing w:after="20" w:lineRule="auto"/>
                    <w:jc w:val="center"/>
                    <w:rPr>
                      <w:sz w:val="15"/>
                      <w:szCs w:val="15"/>
                    </w:rPr>
                  </w:pPr>
                  <w:r w:rsidDel="00000000" w:rsidR="00000000" w:rsidRPr="00000000">
                    <w:rPr>
                      <w:sz w:val="15"/>
                      <w:szCs w:val="15"/>
                      <w:rtl w:val="0"/>
                    </w:rPr>
                    <w:t xml:space="preserve">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9">
                  <w:pPr>
                    <w:spacing w:after="20" w:lineRule="auto"/>
                    <w:jc w:val="center"/>
                    <w:rPr>
                      <w:sz w:val="15"/>
                      <w:szCs w:val="15"/>
                    </w:rPr>
                  </w:pPr>
                  <w:r w:rsidDel="00000000" w:rsidR="00000000" w:rsidRPr="00000000">
                    <w:rPr>
                      <w:sz w:val="15"/>
                      <w:szCs w:val="15"/>
                      <w:rtl w:val="0"/>
                    </w:rPr>
                    <w:t xml:space="preserve">4 Medio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A">
                  <w:pPr>
                    <w:spacing w:after="20" w:lineRule="auto"/>
                    <w:jc w:val="both"/>
                    <w:rPr>
                      <w:sz w:val="15"/>
                      <w:szCs w:val="15"/>
                    </w:rPr>
                  </w:pPr>
                  <w:r w:rsidDel="00000000" w:rsidR="00000000" w:rsidRPr="00000000">
                    <w:rPr>
                      <w:sz w:val="15"/>
                      <w:szCs w:val="15"/>
                      <w:rtl w:val="0"/>
                    </w:rPr>
                    <w:t xml:space="preserve">Métricas de tracción; revisión semestral del CE.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B">
                  <w:pPr>
                    <w:spacing w:after="20" w:lineRule="auto"/>
                    <w:jc w:val="both"/>
                    <w:rPr>
                      <w:sz w:val="15"/>
                      <w:szCs w:val="15"/>
                    </w:rPr>
                  </w:pPr>
                  <w:r w:rsidDel="00000000" w:rsidR="00000000" w:rsidRPr="00000000">
                    <w:rPr>
                      <w:sz w:val="15"/>
                      <w:szCs w:val="15"/>
                      <w:rtl w:val="0"/>
                    </w:rPr>
                    <w:t xml:space="preserve">Preparación para la inversión desde M24; representante de fondo en el CE desde M31; ingresos tempranos desde M18; acceso a la red de inversionistas del accionista del beneficiario.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1C">
                  <w:pPr>
                    <w:spacing w:after="20" w:lineRule="auto"/>
                    <w:jc w:val="both"/>
                    <w:rPr>
                      <w:sz w:val="15"/>
                      <w:szCs w:val="15"/>
                    </w:rPr>
                  </w:pPr>
                  <w:r w:rsidDel="00000000" w:rsidR="00000000" w:rsidRPr="00000000">
                    <w:rPr>
                      <w:sz w:val="15"/>
                      <w:szCs w:val="15"/>
                      <w:rtl w:val="0"/>
                    </w:rPr>
                    <w:t xml:space="preserve">Director</w:t>
                  </w:r>
                </w:p>
              </w:tc>
            </w:tr>
          </w:tbl>
          <w:p w:rsidR="00000000" w:rsidDel="00000000" w:rsidP="00000000" w:rsidRDefault="00000000" w:rsidRPr="00000000" w14:paraId="00000C1D">
            <w:pPr>
              <w:spacing w:after="0" w:lineRule="auto"/>
              <w:jc w:val="both"/>
              <w:rPr/>
            </w:pPr>
            <w:r w:rsidDel="00000000" w:rsidR="00000000" w:rsidRPr="00000000">
              <w:rPr>
                <w:rtl w:val="0"/>
              </w:rPr>
            </w:r>
          </w:p>
          <w:p w:rsidR="00000000" w:rsidDel="00000000" w:rsidP="00000000" w:rsidRDefault="00000000" w:rsidRPr="00000000" w14:paraId="00000C1E">
            <w:pPr>
              <w:spacing w:after="0" w:lineRule="auto"/>
              <w:jc w:val="both"/>
              <w:rPr>
                <w:vertAlign w:val="baseline"/>
              </w:rPr>
            </w:pPr>
            <w:r w:rsidDel="00000000" w:rsidR="00000000" w:rsidRPr="00000000">
              <w:rPr>
                <w:rtl w:val="0"/>
              </w:rPr>
            </w:r>
          </w:p>
          <w:p w:rsidR="00000000" w:rsidDel="00000000" w:rsidP="00000000" w:rsidRDefault="00000000" w:rsidRPr="00000000" w14:paraId="00000C1F">
            <w:pPr>
              <w:spacing w:after="0" w:lineRule="auto"/>
              <w:jc w:val="both"/>
              <w:rPr>
                <w:vertAlign w:val="baseline"/>
              </w:rPr>
            </w:pPr>
            <w:r w:rsidDel="00000000" w:rsidR="00000000" w:rsidRPr="00000000">
              <w:rPr>
                <w:rtl w:val="0"/>
              </w:rPr>
            </w:r>
          </w:p>
        </w:tc>
      </w:tr>
    </w:tbl>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2"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bookmarkStart w:colFirst="0" w:colLast="0" w:name="_heading=h.dl3z4smct0fu" w:id="14"/>
      <w:bookmarkEnd w:id="1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ESTRATEGIA DE COMUNICACIÓN Y DIFUSIÓN DE LOS AVANCES Y RESULTADOS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la descripción establecida en la Guía Técnica de la convocatoria, entre otros aspectos que considere necesarios). </w:t>
      </w:r>
      <w:r w:rsidDel="00000000" w:rsidR="00000000" w:rsidRPr="00000000">
        <w:rPr>
          <w:rtl w:val="0"/>
        </w:rPr>
      </w:r>
    </w:p>
    <w:tbl>
      <w:tblPr>
        <w:tblStyle w:val="Table58"/>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rsidR="00000000" w:rsidDel="00000000" w:rsidP="00000000" w:rsidRDefault="00000000" w:rsidRPr="00000000" w14:paraId="00000C22">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23">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 Objetivos</w:t>
            </w:r>
          </w:p>
          <w:p w:rsidR="00000000" w:rsidDel="00000000" w:rsidP="00000000" w:rsidRDefault="00000000" w:rsidRPr="00000000" w14:paraId="00000C24">
            <w:pPr>
              <w:spacing w:after="40" w:lineRule="auto"/>
              <w:ind w:left="480" w:hanging="200"/>
              <w:jc w:val="both"/>
              <w:rPr>
                <w:sz w:val="20"/>
                <w:szCs w:val="20"/>
              </w:rPr>
            </w:pPr>
            <w:r w:rsidDel="00000000" w:rsidR="00000000" w:rsidRPr="00000000">
              <w:rPr>
                <w:sz w:val="20"/>
                <w:szCs w:val="20"/>
                <w:rtl w:val="0"/>
              </w:rPr>
              <w:t xml:space="preserve">•  Presentar los resultados del portafolio a las empresas del sector construcción y a mandantes públicos y privados.</w:t>
            </w:r>
          </w:p>
          <w:p w:rsidR="00000000" w:rsidDel="00000000" w:rsidP="00000000" w:rsidRDefault="00000000" w:rsidRPr="00000000" w14:paraId="00000C25">
            <w:pPr>
              <w:spacing w:after="40" w:lineRule="auto"/>
              <w:ind w:left="480" w:hanging="200"/>
              <w:jc w:val="both"/>
              <w:rPr>
                <w:sz w:val="20"/>
                <w:szCs w:val="20"/>
              </w:rPr>
            </w:pPr>
            <w:r w:rsidDel="00000000" w:rsidR="00000000" w:rsidRPr="00000000">
              <w:rPr>
                <w:sz w:val="20"/>
                <w:szCs w:val="20"/>
                <w:rtl w:val="0"/>
              </w:rPr>
              <w:t xml:space="preserve">•  Difundir los productos y servicios desarrollados para la transformación productiva y generar demanda para su adopción masiva.</w:t>
            </w:r>
          </w:p>
          <w:p w:rsidR="00000000" w:rsidDel="00000000" w:rsidP="00000000" w:rsidRDefault="00000000" w:rsidRPr="00000000" w14:paraId="00000C26">
            <w:pPr>
              <w:spacing w:after="40" w:lineRule="auto"/>
              <w:ind w:left="480" w:hanging="200"/>
              <w:jc w:val="both"/>
              <w:rPr>
                <w:sz w:val="20"/>
                <w:szCs w:val="20"/>
              </w:rPr>
            </w:pPr>
            <w:r w:rsidDel="00000000" w:rsidR="00000000" w:rsidRPr="00000000">
              <w:rPr>
                <w:sz w:val="20"/>
                <w:szCs w:val="20"/>
                <w:rtl w:val="0"/>
              </w:rPr>
              <w:t xml:space="preserve">•  Transferir conocimiento y buenas prácticas de uso responsable de la IA en la línea de vida del activo.</w:t>
            </w:r>
          </w:p>
          <w:p w:rsidR="00000000" w:rsidDel="00000000" w:rsidP="00000000" w:rsidRDefault="00000000" w:rsidRPr="00000000" w14:paraId="00000C27">
            <w:pPr>
              <w:spacing w:after="40" w:lineRule="auto"/>
              <w:ind w:left="480" w:hanging="200"/>
              <w:jc w:val="both"/>
              <w:rPr>
                <w:sz w:val="20"/>
                <w:szCs w:val="20"/>
              </w:rPr>
            </w:pPr>
            <w:r w:rsidDel="00000000" w:rsidR="00000000" w:rsidRPr="00000000">
              <w:rPr>
                <w:sz w:val="20"/>
                <w:szCs w:val="20"/>
                <w:rtl w:val="0"/>
              </w:rPr>
              <w:t xml:space="preserve">•  Posicionar al Programa y a sus participantes como referentes nacionales e internacionales, y rendir cuentas a Corfo y al ecosistema.</w:t>
            </w:r>
          </w:p>
          <w:p w:rsidR="00000000" w:rsidDel="00000000" w:rsidP="00000000" w:rsidRDefault="00000000" w:rsidRPr="00000000" w14:paraId="00000C28">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Públicos, mensajes y canales</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865"/>
              <w:gridCol w:w="3720"/>
              <w:tblGridChange w:id="0">
                <w:tblGrid>
                  <w:gridCol w:w="2310"/>
                  <w:gridCol w:w="2865"/>
                  <w:gridCol w:w="3720"/>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29">
                  <w:pPr>
                    <w:spacing w:after="20" w:lineRule="auto"/>
                    <w:jc w:val="center"/>
                    <w:rPr>
                      <w:b w:val="1"/>
                      <w:bCs w:val="1"/>
                      <w:sz w:val="17"/>
                      <w:szCs w:val="17"/>
                    </w:rPr>
                  </w:pPr>
                  <w:r w:rsidDel="00000000" w:rsidR="00000000" w:rsidRPr="00000000">
                    <w:rPr>
                      <w:b w:val="1"/>
                      <w:bCs w:val="1"/>
                      <w:sz w:val="17"/>
                      <w:szCs w:val="17"/>
                      <w:rtl w:val="0"/>
                    </w:rPr>
                    <w:t xml:space="preserve">Público objetivo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2A">
                  <w:pPr>
                    <w:spacing w:after="20" w:lineRule="auto"/>
                    <w:jc w:val="center"/>
                    <w:rPr>
                      <w:b w:val="1"/>
                      <w:bCs w:val="1"/>
                      <w:sz w:val="17"/>
                      <w:szCs w:val="17"/>
                    </w:rPr>
                  </w:pPr>
                  <w:r w:rsidDel="00000000" w:rsidR="00000000" w:rsidRPr="00000000">
                    <w:rPr>
                      <w:b w:val="1"/>
                      <w:bCs w:val="1"/>
                      <w:sz w:val="17"/>
                      <w:szCs w:val="17"/>
                      <w:rtl w:val="0"/>
                    </w:rPr>
                    <w:t xml:space="preserve">Mensaje clave</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2B">
                  <w:pPr>
                    <w:spacing w:after="20" w:lineRule="auto"/>
                    <w:jc w:val="center"/>
                    <w:rPr>
                      <w:b w:val="1"/>
                      <w:bCs w:val="1"/>
                      <w:sz w:val="17"/>
                      <w:szCs w:val="17"/>
                    </w:rPr>
                  </w:pPr>
                  <w:r w:rsidDel="00000000" w:rsidR="00000000" w:rsidRPr="00000000">
                    <w:rPr>
                      <w:b w:val="1"/>
                      <w:bCs w:val="1"/>
                      <w:sz w:val="17"/>
                      <w:szCs w:val="17"/>
                      <w:rtl w:val="0"/>
                    </w:rPr>
                    <w:t xml:space="preserve">Canales y acciones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2C">
                  <w:pPr>
                    <w:spacing w:after="20" w:lineRule="auto"/>
                    <w:jc w:val="both"/>
                    <w:rPr>
                      <w:b w:val="1"/>
                      <w:bCs w:val="1"/>
                      <w:sz w:val="17"/>
                      <w:szCs w:val="17"/>
                    </w:rPr>
                  </w:pPr>
                  <w:r w:rsidDel="00000000" w:rsidR="00000000" w:rsidRPr="00000000">
                    <w:rPr>
                      <w:b w:val="1"/>
                      <w:bCs w:val="1"/>
                      <w:sz w:val="17"/>
                      <w:szCs w:val="17"/>
                      <w:rtl w:val="0"/>
                    </w:rPr>
                    <w:t xml:space="preserve">Mandantes públicos (SERVIU/MINVU, MOP, municipios y DOM)</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2D">
                  <w:pPr>
                    <w:spacing w:after="20" w:lineRule="auto"/>
                    <w:jc w:val="both"/>
                    <w:rPr>
                      <w:sz w:val="17"/>
                      <w:szCs w:val="17"/>
                    </w:rPr>
                  </w:pPr>
                  <w:r w:rsidDel="00000000" w:rsidR="00000000" w:rsidRPr="00000000">
                    <w:rPr>
                      <w:sz w:val="17"/>
                      <w:szCs w:val="17"/>
                      <w:rtl w:val="0"/>
                    </w:rPr>
                    <w:t xml:space="preserve">Decisiones de inversión pública más rápidas y trazables; menos plazos y sobrecostos en todo el ciclo de vida.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2E">
                  <w:pPr>
                    <w:spacing w:after="20" w:lineRule="auto"/>
                    <w:jc w:val="both"/>
                    <w:rPr>
                      <w:sz w:val="17"/>
                      <w:szCs w:val="17"/>
                    </w:rPr>
                  </w:pPr>
                  <w:r w:rsidDel="00000000" w:rsidR="00000000" w:rsidRPr="00000000">
                    <w:rPr>
                      <w:sz w:val="17"/>
                      <w:szCs w:val="17"/>
                      <w:rtl w:val="0"/>
                    </w:rPr>
                    <w:t xml:space="preserve">Reuniones técnicas y demostraciones; seminarios sectoriales; notas técnicas de política pública; Mesa de Usuarios.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2F">
                  <w:pPr>
                    <w:spacing w:after="20" w:lineRule="auto"/>
                    <w:jc w:val="both"/>
                    <w:rPr>
                      <w:b w:val="1"/>
                      <w:bCs w:val="1"/>
                      <w:sz w:val="17"/>
                      <w:szCs w:val="17"/>
                    </w:rPr>
                  </w:pPr>
                  <w:r w:rsidDel="00000000" w:rsidR="00000000" w:rsidRPr="00000000">
                    <w:rPr>
                      <w:b w:val="1"/>
                      <w:bCs w:val="1"/>
                      <w:sz w:val="17"/>
                      <w:szCs w:val="17"/>
                      <w:rtl w:val="0"/>
                    </w:rPr>
                    <w:t xml:space="preserve">Desarrolladores, entidades patrocinantes y operadores multifamily</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0">
                  <w:pPr>
                    <w:spacing w:after="20" w:lineRule="auto"/>
                    <w:jc w:val="both"/>
                    <w:rPr>
                      <w:sz w:val="17"/>
                      <w:szCs w:val="17"/>
                    </w:rPr>
                  </w:pPr>
                  <w:r w:rsidDel="00000000" w:rsidR="00000000" w:rsidRPr="00000000">
                    <w:rPr>
                      <w:sz w:val="17"/>
                      <w:szCs w:val="17"/>
                      <w:rtl w:val="0"/>
                    </w:rPr>
                    <w:t xml:space="preserve">Evaluar un terreno en horas, con plazos, costos y rentabilidad, y diseñar pensando en el costo total del activo.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1">
                  <w:pPr>
                    <w:spacing w:after="20" w:lineRule="auto"/>
                    <w:jc w:val="both"/>
                    <w:rPr>
                      <w:sz w:val="17"/>
                      <w:szCs w:val="17"/>
                    </w:rPr>
                  </w:pPr>
                  <w:r w:rsidDel="00000000" w:rsidR="00000000" w:rsidRPr="00000000">
                    <w:rPr>
                      <w:sz w:val="17"/>
                      <w:szCs w:val="17"/>
                      <w:rtl w:val="0"/>
                    </w:rPr>
                    <w:t xml:space="preserve">Webinars mensuales, demostraciones, casos de éxito, presencia en portales asociados (Toc-Toc y Portal Inmobiliario) y boletín digital.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2">
                  <w:pPr>
                    <w:spacing w:after="20" w:lineRule="auto"/>
                    <w:jc w:val="both"/>
                    <w:rPr>
                      <w:b w:val="1"/>
                      <w:bCs w:val="1"/>
                      <w:sz w:val="17"/>
                      <w:szCs w:val="17"/>
                    </w:rPr>
                  </w:pPr>
                  <w:r w:rsidDel="00000000" w:rsidR="00000000" w:rsidRPr="00000000">
                    <w:rPr>
                      <w:b w:val="1"/>
                      <w:bCs w:val="1"/>
                      <w:sz w:val="17"/>
                      <w:szCs w:val="17"/>
                      <w:rtl w:val="0"/>
                    </w:rPr>
                    <w:t xml:space="preserve">Oficinas de arquitectura e ingeniería y revisores independientes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3">
                  <w:pPr>
                    <w:spacing w:after="20" w:lineRule="auto"/>
                    <w:jc w:val="both"/>
                    <w:rPr>
                      <w:sz w:val="17"/>
                      <w:szCs w:val="17"/>
                    </w:rPr>
                  </w:pPr>
                  <w:r w:rsidDel="00000000" w:rsidR="00000000" w:rsidRPr="00000000">
                    <w:rPr>
                      <w:sz w:val="17"/>
                      <w:szCs w:val="17"/>
                      <w:rtl w:val="0"/>
                    </w:rPr>
                    <w:t xml:space="preserve">Verificación normativa y optimización asistidas por IA, con fuente citada.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4">
                  <w:pPr>
                    <w:spacing w:after="20" w:lineRule="auto"/>
                    <w:jc w:val="both"/>
                    <w:rPr>
                      <w:sz w:val="17"/>
                      <w:szCs w:val="17"/>
                    </w:rPr>
                  </w:pPr>
                  <w:r w:rsidDel="00000000" w:rsidR="00000000" w:rsidRPr="00000000">
                    <w:rPr>
                      <w:sz w:val="17"/>
                      <w:szCs w:val="17"/>
                      <w:rtl w:val="0"/>
                    </w:rPr>
                    <w:t xml:space="preserve">Talleres con ANRI y el Colegio de Arquitectos; cursos certificados; guías técnicas.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5">
                  <w:pPr>
                    <w:spacing w:after="20" w:lineRule="auto"/>
                    <w:jc w:val="both"/>
                    <w:rPr>
                      <w:b w:val="1"/>
                      <w:bCs w:val="1"/>
                      <w:sz w:val="17"/>
                      <w:szCs w:val="17"/>
                    </w:rPr>
                  </w:pPr>
                  <w:r w:rsidDel="00000000" w:rsidR="00000000" w:rsidRPr="00000000">
                    <w:rPr>
                      <w:b w:val="1"/>
                      <w:bCs w:val="1"/>
                      <w:sz w:val="17"/>
                      <w:szCs w:val="17"/>
                      <w:rtl w:val="0"/>
                    </w:rPr>
                    <w:t xml:space="preserve">Constructoras, ITO/IFO y proveedores de software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6">
                  <w:pPr>
                    <w:spacing w:after="20" w:lineRule="auto"/>
                    <w:jc w:val="both"/>
                    <w:rPr>
                      <w:sz w:val="17"/>
                      <w:szCs w:val="17"/>
                    </w:rPr>
                  </w:pPr>
                  <w:r w:rsidDel="00000000" w:rsidR="00000000" w:rsidRPr="00000000">
                    <w:rPr>
                      <w:sz w:val="17"/>
                      <w:szCs w:val="17"/>
                      <w:rtl w:val="0"/>
                    </w:rPr>
                    <w:t xml:space="preserve">Fin de los silos: un solo flujo de datos de obra.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7">
                  <w:pPr>
                    <w:spacing w:after="20" w:lineRule="auto"/>
                    <w:jc w:val="both"/>
                    <w:rPr>
                      <w:sz w:val="17"/>
                      <w:szCs w:val="17"/>
                    </w:rPr>
                  </w:pPr>
                  <w:r w:rsidDel="00000000" w:rsidR="00000000" w:rsidRPr="00000000">
                    <w:rPr>
                      <w:sz w:val="17"/>
                      <w:szCs w:val="17"/>
                      <w:rtl w:val="0"/>
                    </w:rPr>
                    <w:t xml:space="preserve">Actividades gremiales (CChC), ferias y congresos del sector (p. ej., EDIFICA), programa de partners y documentación de API.</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8">
                  <w:pPr>
                    <w:spacing w:after="20" w:lineRule="auto"/>
                    <w:jc w:val="both"/>
                    <w:rPr>
                      <w:b w:val="1"/>
                      <w:bCs w:val="1"/>
                      <w:sz w:val="17"/>
                      <w:szCs w:val="17"/>
                    </w:rPr>
                  </w:pPr>
                  <w:r w:rsidDel="00000000" w:rsidR="00000000" w:rsidRPr="00000000">
                    <w:rPr>
                      <w:b w:val="1"/>
                      <w:bCs w:val="1"/>
                      <w:sz w:val="17"/>
                      <w:szCs w:val="17"/>
                      <w:rtl w:val="0"/>
                    </w:rPr>
                    <w:t xml:space="preserve">Administradores de activos, industria y minería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9">
                  <w:pPr>
                    <w:spacing w:after="20" w:lineRule="auto"/>
                    <w:jc w:val="both"/>
                    <w:rPr>
                      <w:sz w:val="17"/>
                      <w:szCs w:val="17"/>
                    </w:rPr>
                  </w:pPr>
                  <w:r w:rsidDel="00000000" w:rsidR="00000000" w:rsidRPr="00000000">
                    <w:rPr>
                      <w:sz w:val="17"/>
                      <w:szCs w:val="17"/>
                      <w:rtl w:val="0"/>
                    </w:rPr>
                    <w:t xml:space="preserve">Mantenimiento predictivo con la memoria completa del activo.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A">
                  <w:pPr>
                    <w:spacing w:after="20" w:lineRule="auto"/>
                    <w:jc w:val="both"/>
                    <w:rPr>
                      <w:sz w:val="17"/>
                      <w:szCs w:val="17"/>
                    </w:rPr>
                  </w:pPr>
                  <w:r w:rsidDel="00000000" w:rsidR="00000000" w:rsidRPr="00000000">
                    <w:rPr>
                      <w:sz w:val="17"/>
                      <w:szCs w:val="17"/>
                      <w:rtl w:val="0"/>
                    </w:rPr>
                    <w:t xml:space="preserve">Seminarios temáticos, casos de negocio y visitas a pilotos.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B">
                  <w:pPr>
                    <w:spacing w:after="20" w:lineRule="auto"/>
                    <w:jc w:val="both"/>
                    <w:rPr>
                      <w:b w:val="1"/>
                      <w:bCs w:val="1"/>
                      <w:sz w:val="17"/>
                      <w:szCs w:val="17"/>
                    </w:rPr>
                  </w:pPr>
                  <w:r w:rsidDel="00000000" w:rsidR="00000000" w:rsidRPr="00000000">
                    <w:rPr>
                      <w:b w:val="1"/>
                      <w:bCs w:val="1"/>
                      <w:sz w:val="17"/>
                      <w:szCs w:val="17"/>
                      <w:rtl w:val="0"/>
                    </w:rPr>
                    <w:t xml:space="preserve">Ecosistema de innovación, academia, autoridades y ciudadanía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C">
                  <w:pPr>
                    <w:spacing w:after="20" w:lineRule="auto"/>
                    <w:jc w:val="both"/>
                    <w:rPr>
                      <w:sz w:val="17"/>
                      <w:szCs w:val="17"/>
                    </w:rPr>
                  </w:pPr>
                  <w:r w:rsidDel="00000000" w:rsidR="00000000" w:rsidRPr="00000000">
                    <w:rPr>
                      <w:sz w:val="17"/>
                      <w:szCs w:val="17"/>
                      <w:rtl w:val="0"/>
                    </w:rPr>
                    <w:t xml:space="preserve">IA responsable, con impacto medido y perspectiva de género.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3D">
                  <w:pPr>
                    <w:spacing w:after="20" w:lineRule="auto"/>
                    <w:jc w:val="both"/>
                    <w:rPr>
                      <w:sz w:val="17"/>
                      <w:szCs w:val="17"/>
                    </w:rPr>
                  </w:pPr>
                  <w:r w:rsidDel="00000000" w:rsidR="00000000" w:rsidRPr="00000000">
                    <w:rPr>
                      <w:sz w:val="17"/>
                      <w:szCs w:val="17"/>
                      <w:rtl w:val="0"/>
                    </w:rPr>
                    <w:t xml:space="preserve">Sitio web, LinkedIn, prensa, publicaciones técnicas (p. ej., Revista BiT de la CDT) y congresos.</w:t>
                  </w:r>
                </w:p>
              </w:tc>
            </w:tr>
          </w:tbl>
          <w:p w:rsidR="00000000" w:rsidDel="00000000" w:rsidP="00000000" w:rsidRDefault="00000000" w:rsidRPr="00000000" w14:paraId="00000C3E">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3F">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Material de difusión</w:t>
            </w:r>
          </w:p>
          <w:p w:rsidR="00000000" w:rsidDel="00000000" w:rsidP="00000000" w:rsidRDefault="00000000" w:rsidRPr="00000000" w14:paraId="00000C40">
            <w:pPr>
              <w:spacing w:after="40" w:lineRule="auto"/>
              <w:ind w:left="480" w:hanging="200"/>
              <w:jc w:val="both"/>
              <w:rPr>
                <w:sz w:val="20"/>
                <w:szCs w:val="20"/>
              </w:rPr>
            </w:pPr>
            <w:r w:rsidDel="00000000" w:rsidR="00000000" w:rsidRPr="00000000">
              <w:rPr>
                <w:sz w:val="20"/>
                <w:szCs w:val="20"/>
                <w:rtl w:val="0"/>
              </w:rPr>
              <w:t xml:space="preserve">•  Identidad visual del Programa conforme a las normas gráficas de Corfo, con mención de su cofinanciamiento.</w:t>
            </w:r>
          </w:p>
          <w:p w:rsidR="00000000" w:rsidDel="00000000" w:rsidP="00000000" w:rsidRDefault="00000000" w:rsidRPr="00000000" w14:paraId="00000C41">
            <w:pPr>
              <w:spacing w:after="40" w:lineRule="auto"/>
              <w:ind w:left="480" w:hanging="200"/>
              <w:jc w:val="both"/>
              <w:rPr>
                <w:sz w:val="20"/>
                <w:szCs w:val="20"/>
              </w:rPr>
            </w:pPr>
            <w:r w:rsidDel="00000000" w:rsidR="00000000" w:rsidRPr="00000000">
              <w:rPr>
                <w:sz w:val="20"/>
                <w:szCs w:val="20"/>
                <w:rtl w:val="0"/>
              </w:rPr>
              <w:t xml:space="preserve">•  Sitio web con repositorio público de resultados; fichas técnicas y videos demostrativos por producto.</w:t>
            </w:r>
          </w:p>
          <w:p w:rsidR="00000000" w:rsidDel="00000000" w:rsidP="00000000" w:rsidRDefault="00000000" w:rsidRPr="00000000" w14:paraId="00000C42">
            <w:pPr>
              <w:spacing w:after="40" w:lineRule="auto"/>
              <w:ind w:left="480" w:hanging="200"/>
              <w:jc w:val="both"/>
              <w:rPr>
                <w:sz w:val="20"/>
                <w:szCs w:val="20"/>
              </w:rPr>
            </w:pPr>
            <w:r w:rsidDel="00000000" w:rsidR="00000000" w:rsidRPr="00000000">
              <w:rPr>
                <w:sz w:val="20"/>
                <w:szCs w:val="20"/>
                <w:rtl w:val="0"/>
              </w:rPr>
              <w:t xml:space="preserve">•  Casos de estudio con métricas antes y después; boletín trimestral; informe anual de resultados e impacto.</w:t>
            </w:r>
          </w:p>
          <w:p w:rsidR="00000000" w:rsidDel="00000000" w:rsidP="00000000" w:rsidRDefault="00000000" w:rsidRPr="00000000" w14:paraId="00000C43">
            <w:pPr>
              <w:spacing w:after="40" w:lineRule="auto"/>
              <w:ind w:left="480" w:hanging="200"/>
              <w:jc w:val="both"/>
              <w:rPr>
                <w:sz w:val="20"/>
                <w:szCs w:val="20"/>
              </w:rPr>
            </w:pPr>
            <w:r w:rsidDel="00000000" w:rsidR="00000000" w:rsidRPr="00000000">
              <w:rPr>
                <w:sz w:val="20"/>
                <w:szCs w:val="20"/>
                <w:rtl w:val="0"/>
              </w:rPr>
              <w:t xml:space="preserve">•  Guías abiertas: “IA responsable en la línea de vida del activo” y especificación abierta de datos del activo.</w:t>
            </w:r>
          </w:p>
          <w:p w:rsidR="00000000" w:rsidDel="00000000" w:rsidP="00000000" w:rsidRDefault="00000000" w:rsidRPr="00000000" w14:paraId="00000C44">
            <w:pPr>
              <w:spacing w:after="60" w:before="160" w:lineRule="auto"/>
              <w:jc w:val="both"/>
              <w:rPr>
                <w:sz w:val="20"/>
                <w:szCs w:val="20"/>
              </w:rPr>
            </w:pPr>
            <w:r w:rsidDel="00000000" w:rsidR="00000000" w:rsidRPr="00000000">
              <w:rPr>
                <w:rtl w:val="0"/>
              </w:rPr>
            </w:r>
          </w:p>
          <w:p w:rsidR="00000000" w:rsidDel="00000000" w:rsidP="00000000" w:rsidRDefault="00000000" w:rsidRPr="00000000" w14:paraId="00000C45">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 Indicadores de difusión</w:t>
            </w:r>
          </w:p>
          <w:tbl>
            <w:tblPr>
              <w:tblStyle w:val="Table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140"/>
              <w:gridCol w:w="1140"/>
              <w:gridCol w:w="2745"/>
              <w:tblGridChange w:id="0">
                <w:tblGrid>
                  <w:gridCol w:w="3870"/>
                  <w:gridCol w:w="1140"/>
                  <w:gridCol w:w="1140"/>
                  <w:gridCol w:w="274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46">
                  <w:pPr>
                    <w:spacing w:after="20" w:lineRule="auto"/>
                    <w:jc w:val="center"/>
                    <w:rPr>
                      <w:b w:val="1"/>
                      <w:bCs w:val="1"/>
                      <w:sz w:val="17"/>
                      <w:szCs w:val="17"/>
                    </w:rPr>
                  </w:pPr>
                  <w:r w:rsidDel="00000000" w:rsidR="00000000" w:rsidRPr="00000000">
                    <w:rPr>
                      <w:b w:val="1"/>
                      <w:bCs w:val="1"/>
                      <w:sz w:val="17"/>
                      <w:szCs w:val="17"/>
                      <w:rtl w:val="0"/>
                    </w:rPr>
                    <w:t xml:space="preserve">Indicador</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47">
                  <w:pPr>
                    <w:spacing w:after="20" w:lineRule="auto"/>
                    <w:jc w:val="center"/>
                    <w:rPr>
                      <w:b w:val="1"/>
                      <w:bCs w:val="1"/>
                      <w:sz w:val="17"/>
                      <w:szCs w:val="17"/>
                    </w:rPr>
                  </w:pPr>
                  <w:r w:rsidDel="00000000" w:rsidR="00000000" w:rsidRPr="00000000">
                    <w:rPr>
                      <w:b w:val="1"/>
                      <w:bCs w:val="1"/>
                      <w:sz w:val="17"/>
                      <w:szCs w:val="17"/>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48">
                  <w:pPr>
                    <w:spacing w:after="20" w:lineRule="auto"/>
                    <w:jc w:val="center"/>
                    <w:rPr>
                      <w:b w:val="1"/>
                      <w:bCs w:val="1"/>
                      <w:sz w:val="17"/>
                      <w:szCs w:val="17"/>
                    </w:rPr>
                  </w:pPr>
                  <w:r w:rsidDel="00000000" w:rsidR="00000000" w:rsidRPr="00000000">
                    <w:rPr>
                      <w:b w:val="1"/>
                      <w:bCs w:val="1"/>
                      <w:sz w:val="17"/>
                      <w:szCs w:val="17"/>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49">
                  <w:pPr>
                    <w:spacing w:after="20" w:lineRule="auto"/>
                    <w:jc w:val="center"/>
                    <w:rPr>
                      <w:b w:val="1"/>
                      <w:bCs w:val="1"/>
                      <w:sz w:val="17"/>
                      <w:szCs w:val="17"/>
                    </w:rPr>
                  </w:pPr>
                  <w:r w:rsidDel="00000000" w:rsidR="00000000" w:rsidRPr="00000000">
                    <w:rPr>
                      <w:b w:val="1"/>
                      <w:bCs w:val="1"/>
                      <w:sz w:val="17"/>
                      <w:szCs w:val="17"/>
                      <w:rtl w:val="0"/>
                    </w:rPr>
                    <w:t xml:space="preserve">Medio de verificación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A">
                  <w:pPr>
                    <w:spacing w:after="20" w:lineRule="auto"/>
                    <w:jc w:val="both"/>
                    <w:rPr>
                      <w:sz w:val="17"/>
                      <w:szCs w:val="17"/>
                    </w:rPr>
                  </w:pPr>
                  <w:r w:rsidDel="00000000" w:rsidR="00000000" w:rsidRPr="00000000">
                    <w:rPr>
                      <w:sz w:val="17"/>
                      <w:szCs w:val="17"/>
                      <w:rtl w:val="0"/>
                    </w:rPr>
                    <w:t xml:space="preserve">Eventos de presentación de resultados (encuentros, jornadas regionales y demo days)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B">
                  <w:pPr>
                    <w:spacing w:after="20" w:lineRule="auto"/>
                    <w:jc w:val="center"/>
                    <w:rPr>
                      <w:sz w:val="17"/>
                      <w:szCs w:val="17"/>
                    </w:rPr>
                  </w:pPr>
                  <w:r w:rsidDel="00000000" w:rsidR="00000000" w:rsidRPr="00000000">
                    <w:rPr>
                      <w:sz w:val="17"/>
                      <w:szCs w:val="17"/>
                      <w:rtl w:val="0"/>
                    </w:rPr>
                    <w:t xml:space="preserve">12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C">
                  <w:pPr>
                    <w:spacing w:after="20" w:lineRule="auto"/>
                    <w:jc w:val="center"/>
                    <w:rPr>
                      <w:sz w:val="17"/>
                      <w:szCs w:val="17"/>
                    </w:rPr>
                  </w:pPr>
                  <w:r w:rsidDel="00000000" w:rsidR="00000000" w:rsidRPr="00000000">
                    <w:rPr>
                      <w:sz w:val="17"/>
                      <w:szCs w:val="17"/>
                      <w:rtl w:val="0"/>
                    </w:rPr>
                    <w:t xml:space="preserve">30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D">
                  <w:pPr>
                    <w:spacing w:after="20" w:lineRule="auto"/>
                    <w:jc w:val="both"/>
                    <w:rPr>
                      <w:sz w:val="17"/>
                      <w:szCs w:val="17"/>
                    </w:rPr>
                  </w:pPr>
                  <w:r w:rsidDel="00000000" w:rsidR="00000000" w:rsidRPr="00000000">
                    <w:rPr>
                      <w:sz w:val="17"/>
                      <w:szCs w:val="17"/>
                      <w:rtl w:val="0"/>
                    </w:rPr>
                    <w:t xml:space="preserve">Programas, listas de asistencia y registro fotográfico</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E">
                  <w:pPr>
                    <w:spacing w:after="20" w:lineRule="auto"/>
                    <w:jc w:val="both"/>
                    <w:rPr>
                      <w:sz w:val="17"/>
                      <w:szCs w:val="17"/>
                    </w:rPr>
                  </w:pPr>
                  <w:r w:rsidDel="00000000" w:rsidR="00000000" w:rsidRPr="00000000">
                    <w:rPr>
                      <w:sz w:val="17"/>
                      <w:szCs w:val="17"/>
                      <w:rtl w:val="0"/>
                    </w:rPr>
                    <w:t xml:space="preserve">Asistentes a actividades (desagregado por sexo)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4F">
                  <w:pPr>
                    <w:spacing w:after="20" w:lineRule="auto"/>
                    <w:jc w:val="center"/>
                    <w:rPr>
                      <w:sz w:val="17"/>
                      <w:szCs w:val="17"/>
                    </w:rPr>
                  </w:pPr>
                  <w:r w:rsidDel="00000000" w:rsidR="00000000" w:rsidRPr="00000000">
                    <w:rPr>
                      <w:sz w:val="17"/>
                      <w:szCs w:val="17"/>
                      <w:rtl w:val="0"/>
                    </w:rPr>
                    <w:t xml:space="preserve">1.000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0">
                  <w:pPr>
                    <w:spacing w:after="20" w:lineRule="auto"/>
                    <w:jc w:val="center"/>
                    <w:rPr>
                      <w:sz w:val="17"/>
                      <w:szCs w:val="17"/>
                    </w:rPr>
                  </w:pPr>
                  <w:r w:rsidDel="00000000" w:rsidR="00000000" w:rsidRPr="00000000">
                    <w:rPr>
                      <w:sz w:val="17"/>
                      <w:szCs w:val="17"/>
                      <w:rtl w:val="0"/>
                    </w:rPr>
                    <w:t xml:space="preserve">3.000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1">
                  <w:pPr>
                    <w:spacing w:after="20" w:lineRule="auto"/>
                    <w:jc w:val="both"/>
                    <w:rPr>
                      <w:sz w:val="17"/>
                      <w:szCs w:val="17"/>
                    </w:rPr>
                  </w:pPr>
                  <w:r w:rsidDel="00000000" w:rsidR="00000000" w:rsidRPr="00000000">
                    <w:rPr>
                      <w:sz w:val="17"/>
                      <w:szCs w:val="17"/>
                      <w:rtl w:val="0"/>
                    </w:rPr>
                    <w:t xml:space="preserve">Registros de inscripción</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2">
                  <w:pPr>
                    <w:spacing w:after="20" w:lineRule="auto"/>
                    <w:jc w:val="both"/>
                    <w:rPr>
                      <w:sz w:val="17"/>
                      <w:szCs w:val="17"/>
                    </w:rPr>
                  </w:pPr>
                  <w:r w:rsidDel="00000000" w:rsidR="00000000" w:rsidRPr="00000000">
                    <w:rPr>
                      <w:sz w:val="17"/>
                      <w:szCs w:val="17"/>
                      <w:rtl w:val="0"/>
                    </w:rPr>
                    <w:t xml:space="preserve">Empresas del sector alcanzadas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3">
                  <w:pPr>
                    <w:spacing w:after="20" w:lineRule="auto"/>
                    <w:jc w:val="center"/>
                    <w:rPr>
                      <w:sz w:val="17"/>
                      <w:szCs w:val="17"/>
                    </w:rPr>
                  </w:pPr>
                  <w:r w:rsidDel="00000000" w:rsidR="00000000" w:rsidRPr="00000000">
                    <w:rPr>
                      <w:sz w:val="17"/>
                      <w:szCs w:val="17"/>
                      <w:rtl w:val="0"/>
                    </w:rPr>
                    <w:t xml:space="preserve">500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4">
                  <w:pPr>
                    <w:spacing w:after="20" w:lineRule="auto"/>
                    <w:jc w:val="center"/>
                    <w:rPr>
                      <w:sz w:val="17"/>
                      <w:szCs w:val="17"/>
                    </w:rPr>
                  </w:pPr>
                  <w:r w:rsidDel="00000000" w:rsidR="00000000" w:rsidRPr="00000000">
                    <w:rPr>
                      <w:sz w:val="17"/>
                      <w:szCs w:val="17"/>
                      <w:rtl w:val="0"/>
                    </w:rPr>
                    <w:t xml:space="preserve">2.000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5">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6">
                  <w:pPr>
                    <w:spacing w:after="20" w:lineRule="auto"/>
                    <w:jc w:val="both"/>
                    <w:rPr>
                      <w:sz w:val="17"/>
                      <w:szCs w:val="17"/>
                    </w:rPr>
                  </w:pPr>
                  <w:r w:rsidDel="00000000" w:rsidR="00000000" w:rsidRPr="00000000">
                    <w:rPr>
                      <w:sz w:val="17"/>
                      <w:szCs w:val="17"/>
                      <w:rtl w:val="0"/>
                    </w:rPr>
                    <w:t xml:space="preserve">Solicitudes de demostración o piloto generadas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7">
                  <w:pPr>
                    <w:spacing w:after="20" w:lineRule="auto"/>
                    <w:jc w:val="center"/>
                    <w:rPr>
                      <w:sz w:val="17"/>
                      <w:szCs w:val="17"/>
                    </w:rPr>
                  </w:pPr>
                  <w:r w:rsidDel="00000000" w:rsidR="00000000" w:rsidRPr="00000000">
                    <w:rPr>
                      <w:sz w:val="17"/>
                      <w:szCs w:val="17"/>
                      <w:rtl w:val="0"/>
                    </w:rPr>
                    <w:t xml:space="preserve">120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8">
                  <w:pPr>
                    <w:spacing w:after="20" w:lineRule="auto"/>
                    <w:jc w:val="center"/>
                    <w:rPr>
                      <w:sz w:val="17"/>
                      <w:szCs w:val="17"/>
                    </w:rPr>
                  </w:pPr>
                  <w:r w:rsidDel="00000000" w:rsidR="00000000" w:rsidRPr="00000000">
                    <w:rPr>
                      <w:sz w:val="17"/>
                      <w:szCs w:val="17"/>
                      <w:rtl w:val="0"/>
                    </w:rPr>
                    <w:t xml:space="preserve">400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9">
                  <w:pPr>
                    <w:spacing w:after="20" w:lineRule="auto"/>
                    <w:jc w:val="both"/>
                    <w:rPr>
                      <w:sz w:val="17"/>
                      <w:szCs w:val="17"/>
                    </w:rPr>
                  </w:pPr>
                  <w:r w:rsidDel="00000000" w:rsidR="00000000" w:rsidRPr="00000000">
                    <w:rPr>
                      <w:sz w:val="17"/>
                      <w:szCs w:val="17"/>
                      <w:rtl w:val="0"/>
                    </w:rPr>
                    <w:t xml:space="preserve">CRM del Programa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A">
                  <w:pPr>
                    <w:spacing w:after="20" w:lineRule="auto"/>
                    <w:jc w:val="both"/>
                    <w:rPr>
                      <w:sz w:val="17"/>
                      <w:szCs w:val="17"/>
                    </w:rPr>
                  </w:pPr>
                  <w:r w:rsidDel="00000000" w:rsidR="00000000" w:rsidRPr="00000000">
                    <w:rPr>
                      <w:sz w:val="17"/>
                      <w:szCs w:val="17"/>
                      <w:rtl w:val="0"/>
                    </w:rPr>
                    <w:t xml:space="preserve">Publicaciones técnicas y casos de estudio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B">
                  <w:pPr>
                    <w:spacing w:after="20"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C">
                  <w:pPr>
                    <w:spacing w:after="20" w:lineRule="auto"/>
                    <w:jc w:val="center"/>
                    <w:rPr>
                      <w:sz w:val="17"/>
                      <w:szCs w:val="17"/>
                    </w:rPr>
                  </w:pPr>
                  <w:r w:rsidDel="00000000" w:rsidR="00000000" w:rsidRPr="00000000">
                    <w:rPr>
                      <w:sz w:val="17"/>
                      <w:szCs w:val="17"/>
                      <w:rtl w:val="0"/>
                    </w:rPr>
                    <w:t xml:space="preserve">15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D">
                  <w:pPr>
                    <w:spacing w:after="20" w:lineRule="auto"/>
                    <w:jc w:val="both"/>
                    <w:rPr>
                      <w:sz w:val="17"/>
                      <w:szCs w:val="17"/>
                    </w:rPr>
                  </w:pPr>
                  <w:r w:rsidDel="00000000" w:rsidR="00000000" w:rsidRPr="00000000">
                    <w:rPr>
                      <w:sz w:val="17"/>
                      <w:szCs w:val="17"/>
                      <w:rtl w:val="0"/>
                    </w:rPr>
                    <w:t xml:space="preserve">Publicaciones y sitio web</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E">
                  <w:pPr>
                    <w:spacing w:after="20" w:lineRule="auto"/>
                    <w:jc w:val="both"/>
                    <w:rPr>
                      <w:sz w:val="17"/>
                      <w:szCs w:val="17"/>
                    </w:rPr>
                  </w:pPr>
                  <w:r w:rsidDel="00000000" w:rsidR="00000000" w:rsidRPr="00000000">
                    <w:rPr>
                      <w:sz w:val="17"/>
                      <w:szCs w:val="17"/>
                      <w:rtl w:val="0"/>
                    </w:rPr>
                    <w:t xml:space="preserve">Paneles y exposiciones con al menos 40% de mujeres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5F">
                  <w:pPr>
                    <w:spacing w:after="20" w:lineRule="auto"/>
                    <w:jc w:val="center"/>
                    <w:rPr>
                      <w:sz w:val="17"/>
                      <w:szCs w:val="17"/>
                    </w:rPr>
                  </w:pPr>
                  <w:r w:rsidDel="00000000" w:rsidR="00000000" w:rsidRPr="00000000">
                    <w:rPr>
                      <w:sz w:val="17"/>
                      <w:szCs w:val="17"/>
                      <w:rtl w:val="0"/>
                    </w:rPr>
                    <w:t xml:space="preserve">80%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60">
                  <w:pPr>
                    <w:spacing w:after="20" w:lineRule="auto"/>
                    <w:jc w:val="center"/>
                    <w:rPr>
                      <w:sz w:val="17"/>
                      <w:szCs w:val="17"/>
                    </w:rPr>
                  </w:pPr>
                  <w:r w:rsidDel="00000000" w:rsidR="00000000" w:rsidRPr="00000000">
                    <w:rPr>
                      <w:sz w:val="17"/>
                      <w:szCs w:val="17"/>
                      <w:rtl w:val="0"/>
                    </w:rPr>
                    <w:t xml:space="preserve">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61">
                  <w:pPr>
                    <w:spacing w:after="20" w:lineRule="auto"/>
                    <w:jc w:val="both"/>
                    <w:rPr>
                      <w:sz w:val="17"/>
                      <w:szCs w:val="17"/>
                    </w:rPr>
                  </w:pPr>
                  <w:r w:rsidDel="00000000" w:rsidR="00000000" w:rsidRPr="00000000">
                    <w:rPr>
                      <w:sz w:val="17"/>
                      <w:szCs w:val="17"/>
                      <w:rtl w:val="0"/>
                    </w:rPr>
                    <w:t xml:space="preserve">Programas de los eventos</w:t>
                  </w:r>
                </w:p>
              </w:tc>
            </w:tr>
          </w:tbl>
          <w:p w:rsidR="00000000" w:rsidDel="00000000" w:rsidP="00000000" w:rsidRDefault="00000000" w:rsidRPr="00000000" w14:paraId="00000C62">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63">
            <w:pPr>
              <w:spacing w:after="0" w:lineRule="auto"/>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la estrategia es ejecutada por el/la encargado/a de comunicaciones y vinculación de la UGP; los contenidos se revisan previamente con el Comité de PI para resguardar información confidencial y se usa lenguaje inclusivo. </w:t>
            </w:r>
          </w:p>
          <w:p w:rsidR="00000000" w:rsidDel="00000000" w:rsidP="00000000" w:rsidRDefault="00000000" w:rsidRPr="00000000" w14:paraId="00000C64">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65">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66">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C67">
      <w:pPr>
        <w:spacing w:after="0" w:lineRule="auto"/>
        <w:ind w:left="-284" w:right="-141" w:firstLine="0"/>
        <w:jc w:val="both"/>
        <w:rPr>
          <w:b w:val="0"/>
          <w:bCs w:val="0"/>
          <w:vertAlign w:val="baseline"/>
        </w:rPr>
      </w:pPr>
      <w:bookmarkStart w:colFirst="0" w:colLast="0" w:name="_heading=h.48cuiql9y8rt" w:id="15"/>
      <w:bookmarkEnd w:id="15"/>
      <w:r w:rsidDel="00000000" w:rsidR="00000000" w:rsidRPr="00000000">
        <w:rPr>
          <w:rtl w:val="0"/>
        </w:rPr>
      </w:r>
    </w:p>
    <w:p w:rsidR="00000000" w:rsidDel="00000000" w:rsidP="00000000" w:rsidRDefault="00000000" w:rsidRPr="00000000" w14:paraId="00000C68">
      <w:pPr>
        <w:spacing w:after="0" w:lineRule="auto"/>
        <w:ind w:left="-284" w:right="-141" w:firstLine="0"/>
        <w:jc w:val="both"/>
        <w:rPr>
          <w:i w:val="0"/>
          <w:iCs w:val="0"/>
          <w:sz w:val="20"/>
          <w:szCs w:val="20"/>
          <w:vertAlign w:val="baseline"/>
        </w:rPr>
      </w:pPr>
      <w:r w:rsidDel="00000000" w:rsidR="00000000" w:rsidRPr="00000000">
        <w:rPr>
          <w:b w:val="1"/>
          <w:bCs w:val="1"/>
          <w:vertAlign w:val="baseline"/>
          <w:rtl w:val="0"/>
        </w:rPr>
        <w:t xml:space="preserve">17.- MODELO DE MEDICIÓN DE RESULTADOS E IMPACTO ECONÓMICO, SOCIAL Y MEDIOAMBIENTAL DE LOS PRODUCTOS Y SERVICIOS DESARROLLADOS </w:t>
      </w:r>
      <w:r w:rsidDel="00000000" w:rsidR="00000000" w:rsidRPr="00000000">
        <w:rPr>
          <w:i w:val="1"/>
          <w:iCs w:val="1"/>
          <w:sz w:val="20"/>
          <w:szCs w:val="20"/>
          <w:vertAlign w:val="baseline"/>
          <w:rtl w:val="0"/>
        </w:rPr>
        <w:t xml:space="preserve">(Refiérase a la descripción establecida en la Guía Técnica de la convocatoria, alcance de la propuesta en el sector priorizado a nivel nacional o en los territorios donde se lleva a cabo la actividad económica del mismo, entre otros antecedentes que considere necesarios)</w:t>
      </w:r>
      <w:r w:rsidDel="00000000" w:rsidR="00000000" w:rsidRPr="00000000">
        <w:rPr>
          <w:rtl w:val="0"/>
        </w:rPr>
      </w:r>
    </w:p>
    <w:p w:rsidR="00000000" w:rsidDel="00000000" w:rsidP="00000000" w:rsidRDefault="00000000" w:rsidRPr="00000000" w14:paraId="00000C69">
      <w:pPr>
        <w:spacing w:after="0" w:lineRule="auto"/>
        <w:ind w:right="-141"/>
        <w:jc w:val="both"/>
        <w:rPr>
          <w:i w:val="0"/>
          <w:iCs w:val="0"/>
          <w:sz w:val="20"/>
          <w:szCs w:val="20"/>
          <w:vertAlign w:val="baseline"/>
        </w:rPr>
      </w:pPr>
      <w:r w:rsidDel="00000000" w:rsidR="00000000" w:rsidRPr="00000000">
        <w:rPr>
          <w:rtl w:val="0"/>
        </w:rPr>
      </w:r>
    </w:p>
    <w:tbl>
      <w:tblPr>
        <w:tblStyle w:val="Table6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blHeader w:val="0"/>
        </w:trPr>
        <w:tc>
          <w:tcPr>
            <w:vAlign w:val="top"/>
          </w:tcPr>
          <w:p w:rsidR="00000000" w:rsidDel="00000000" w:rsidP="00000000" w:rsidRDefault="00000000" w:rsidRPr="00000000" w14:paraId="00000C6A">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C6B">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Enfoque</w:t>
            </w:r>
          </w:p>
          <w:p w:rsidR="00000000" w:rsidDel="00000000" w:rsidP="00000000" w:rsidRDefault="00000000" w:rsidRPr="00000000" w14:paraId="00000C6C">
            <w:pPr>
              <w:spacing w:after="80" w:lineRule="auto"/>
              <w:jc w:val="both"/>
              <w:rPr>
                <w:sz w:val="20"/>
                <w:szCs w:val="20"/>
              </w:rPr>
            </w:pPr>
            <w:r w:rsidDel="00000000" w:rsidR="00000000" w:rsidRPr="00000000">
              <w:rPr>
                <w:sz w:val="20"/>
                <w:szCs w:val="20"/>
                <w:rtl w:val="0"/>
              </w:rPr>
              <w:t xml:space="preserve">El modelo se basa en una teoría de cambio y un marco lógico que conectan los productos del Programa con resultados e impactos económicos, éticos, sociales y medioambientales, medidos a nivel nacional y en los territorios de los pilotos. La línea base se levanta entre los meses 1 y 6 y los indicadores se miden durante la ejecución, al término y ex post.</w:t>
            </w:r>
          </w:p>
          <w:tbl>
            <w:tblPr>
              <w:tblStyle w:val="Table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220"/>
              <w:gridCol w:w="2220"/>
              <w:gridCol w:w="2250"/>
              <w:tblGridChange w:id="0">
                <w:tblGrid>
                  <w:gridCol w:w="2205"/>
                  <w:gridCol w:w="2220"/>
                  <w:gridCol w:w="2220"/>
                  <w:gridCol w:w="2250"/>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6D">
                  <w:pPr>
                    <w:spacing w:after="20" w:lineRule="auto"/>
                    <w:jc w:val="center"/>
                    <w:rPr>
                      <w:b w:val="1"/>
                      <w:bCs w:val="1"/>
                      <w:sz w:val="17"/>
                      <w:szCs w:val="17"/>
                    </w:rPr>
                  </w:pPr>
                  <w:r w:rsidDel="00000000" w:rsidR="00000000" w:rsidRPr="00000000">
                    <w:rPr>
                      <w:b w:val="1"/>
                      <w:bCs w:val="1"/>
                      <w:sz w:val="17"/>
                      <w:szCs w:val="17"/>
                      <w:rtl w:val="0"/>
                    </w:rPr>
                    <w:t xml:space="preserve">Insumos y actividades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6E">
                  <w:pPr>
                    <w:spacing w:after="20" w:lineRule="auto"/>
                    <w:jc w:val="center"/>
                    <w:rPr>
                      <w:b w:val="1"/>
                      <w:bCs w:val="1"/>
                      <w:sz w:val="17"/>
                      <w:szCs w:val="17"/>
                    </w:rPr>
                  </w:pPr>
                  <w:r w:rsidDel="00000000" w:rsidR="00000000" w:rsidRPr="00000000">
                    <w:rPr>
                      <w:b w:val="1"/>
                      <w:bCs w:val="1"/>
                      <w:sz w:val="17"/>
                      <w:szCs w:val="17"/>
                      <w:rtl w:val="0"/>
                    </w:rPr>
                    <w:t xml:space="preserve">Productos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6F">
                  <w:pPr>
                    <w:spacing w:after="20" w:lineRule="auto"/>
                    <w:jc w:val="center"/>
                    <w:rPr>
                      <w:b w:val="1"/>
                      <w:bCs w:val="1"/>
                      <w:sz w:val="17"/>
                      <w:szCs w:val="17"/>
                    </w:rPr>
                  </w:pPr>
                  <w:r w:rsidDel="00000000" w:rsidR="00000000" w:rsidRPr="00000000">
                    <w:rPr>
                      <w:b w:val="1"/>
                      <w:bCs w:val="1"/>
                      <w:sz w:val="17"/>
                      <w:szCs w:val="17"/>
                      <w:rtl w:val="0"/>
                    </w:rPr>
                    <w:t xml:space="preserve">Resultados en usuarios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70">
                  <w:pPr>
                    <w:spacing w:after="20" w:lineRule="auto"/>
                    <w:jc w:val="center"/>
                    <w:rPr>
                      <w:b w:val="1"/>
                      <w:bCs w:val="1"/>
                      <w:sz w:val="17"/>
                      <w:szCs w:val="17"/>
                    </w:rPr>
                  </w:pPr>
                  <w:r w:rsidDel="00000000" w:rsidR="00000000" w:rsidRPr="00000000">
                    <w:rPr>
                      <w:b w:val="1"/>
                      <w:bCs w:val="1"/>
                      <w:sz w:val="17"/>
                      <w:szCs w:val="17"/>
                      <w:rtl w:val="0"/>
                    </w:rPr>
                    <w:t xml:space="preserve">Impactos en el sector y el país</w:t>
                  </w:r>
                </w:p>
              </w:tc>
            </w:tr>
            <w:tr>
              <w:trPr>
                <w:cantSplit w:val="0"/>
                <w:trHeight w:val="196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71">
                  <w:pPr>
                    <w:spacing w:after="20" w:lineRule="auto"/>
                    <w:jc w:val="both"/>
                    <w:rPr>
                      <w:sz w:val="17"/>
                      <w:szCs w:val="17"/>
                    </w:rPr>
                  </w:pPr>
                  <w:r w:rsidDel="00000000" w:rsidR="00000000" w:rsidRPr="00000000">
                    <w:rPr>
                      <w:sz w:val="17"/>
                      <w:szCs w:val="17"/>
                      <w:rtl w:val="0"/>
                    </w:rPr>
                    <w:t xml:space="preserve">Equipo y datos; desarrollo de modelos de IA; capa común de datos; pilotos; capacitación; alianzas; difusión.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72">
                  <w:pPr>
                    <w:spacing w:after="20" w:lineRule="auto"/>
                    <w:jc w:val="both"/>
                    <w:rPr>
                      <w:sz w:val="17"/>
                      <w:szCs w:val="17"/>
                    </w:rPr>
                  </w:pPr>
                  <w:r w:rsidDel="00000000" w:rsidR="00000000" w:rsidRPr="00000000">
                    <w:rPr>
                      <w:sz w:val="17"/>
                      <w:szCs w:val="17"/>
                      <w:rtl w:val="0"/>
                    </w:rPr>
                    <w:t xml:space="preserve">Módulos P1–P4 operando; especificación abierta de datos; personas capacitadas; pilotos validados.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73">
                  <w:pPr>
                    <w:spacing w:after="20" w:lineRule="auto"/>
                    <w:jc w:val="both"/>
                    <w:rPr>
                      <w:sz w:val="17"/>
                      <w:szCs w:val="17"/>
                    </w:rPr>
                  </w:pPr>
                  <w:r w:rsidDel="00000000" w:rsidR="00000000" w:rsidRPr="00000000">
                    <w:rPr>
                      <w:sz w:val="17"/>
                      <w:szCs w:val="17"/>
                      <w:rtl w:val="0"/>
                    </w:rPr>
                    <w:t xml:space="preserve">Menor tiempo de factibilización y tramitación; menos rediseños y reprocesos; mantención predictiva; decisiones informadas; adopción por empresas no participantes.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74">
                  <w:pPr>
                    <w:spacing w:after="20" w:lineRule="auto"/>
                    <w:jc w:val="both"/>
                    <w:rPr>
                      <w:sz w:val="17"/>
                      <w:szCs w:val="17"/>
                    </w:rPr>
                  </w:pPr>
                  <w:r w:rsidDel="00000000" w:rsidR="00000000" w:rsidRPr="00000000">
                    <w:rPr>
                      <w:sz w:val="17"/>
                      <w:szCs w:val="17"/>
                      <w:rtl w:val="0"/>
                    </w:rPr>
                    <w:t xml:space="preserve">Mayor productividad y competitividad de la construcción; habilitación más rápida de vivienda e infraestructura; menor consumo de energía, agua y residuos; empleo especializado; mayor participación de mujeres.</w:t>
                  </w:r>
                </w:p>
              </w:tc>
            </w:tr>
          </w:tbl>
          <w:p w:rsidR="00000000" w:rsidDel="00000000" w:rsidP="00000000" w:rsidRDefault="00000000" w:rsidRPr="00000000" w14:paraId="00000C75">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76">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Metodología para establecer causalidad</w:t>
            </w:r>
          </w:p>
          <w:p w:rsidR="00000000" w:rsidDel="00000000" w:rsidP="00000000" w:rsidRDefault="00000000" w:rsidRPr="00000000" w14:paraId="00000C77">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Línea base (M1–M6):</w:t>
            </w:r>
            <w:r w:rsidDel="00000000" w:rsidR="00000000" w:rsidRPr="00000000">
              <w:rPr>
                <w:sz w:val="19"/>
                <w:szCs w:val="19"/>
                <w:rtl w:val="0"/>
              </w:rPr>
              <w:t xml:space="preserve"> tiempos y costos de factibilización, estudios y tramitación; horas de reingreso de información y reprocesos en obra; costos de mantención correctiva y preventiva; consumos proyectados. Se construye con registros reales de proyectos (p. ej., la carta Gantt de 48 actividades del proyecto DS49 Chillán de DTE), registros administrativos y encuestas a empresas usuarias.</w:t>
            </w:r>
          </w:p>
          <w:p w:rsidR="00000000" w:rsidDel="00000000" w:rsidP="00000000" w:rsidRDefault="00000000" w:rsidRPr="00000000" w14:paraId="00000C78">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Comparación antes–después con protocolo</w:t>
            </w:r>
            <w:r w:rsidDel="00000000" w:rsidR="00000000" w:rsidRPr="00000000">
              <w:rPr>
                <w:sz w:val="19"/>
                <w:szCs w:val="19"/>
                <w:rtl w:val="0"/>
              </w:rPr>
              <w:t xml:space="preserve"> en cada piloto (misma empresa y proyectos equivalentes) y </w:t>
            </w:r>
            <w:r w:rsidDel="00000000" w:rsidR="00000000" w:rsidRPr="00000000">
              <w:rPr>
                <w:b w:val="1"/>
                <w:bCs w:val="1"/>
                <w:sz w:val="19"/>
                <w:szCs w:val="19"/>
                <w:rtl w:val="0"/>
              </w:rPr>
              <w:t xml:space="preserve">diferencias en diferencias</w:t>
            </w:r>
            <w:r w:rsidDel="00000000" w:rsidR="00000000" w:rsidRPr="00000000">
              <w:rPr>
                <w:sz w:val="19"/>
                <w:szCs w:val="19"/>
                <w:rtl w:val="0"/>
              </w:rPr>
              <w:t xml:space="preserve"> entre usuarios y un grupo de comparación de no usuarios de características similares, emparejados por puntaje de propensión (tipología, región y tamaño).</w:t>
            </w:r>
          </w:p>
          <w:p w:rsidR="00000000" w:rsidDel="00000000" w:rsidP="00000000" w:rsidRDefault="00000000" w:rsidRPr="00000000" w14:paraId="00000C79">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Series de tiempo interrumpidas</w:t>
            </w:r>
            <w:r w:rsidDel="00000000" w:rsidR="00000000" w:rsidRPr="00000000">
              <w:rPr>
                <w:sz w:val="19"/>
                <w:szCs w:val="19"/>
                <w:rtl w:val="0"/>
              </w:rPr>
              <w:t xml:space="preserve"> para indicadores agregados de la plataforma y </w:t>
            </w:r>
            <w:r w:rsidDel="00000000" w:rsidR="00000000" w:rsidRPr="00000000">
              <w:rPr>
                <w:b w:val="1"/>
                <w:bCs w:val="1"/>
                <w:sz w:val="19"/>
                <w:szCs w:val="19"/>
                <w:rtl w:val="0"/>
              </w:rPr>
              <w:t xml:space="preserve">análisis de contribución</w:t>
            </w:r>
            <w:r w:rsidDel="00000000" w:rsidR="00000000" w:rsidRPr="00000000">
              <w:rPr>
                <w:sz w:val="19"/>
                <w:szCs w:val="19"/>
                <w:rtl w:val="0"/>
              </w:rPr>
              <w:t xml:space="preserve"> (entrevistas y casos) para efectos cualitativos, como la calidad de vida.</w:t>
            </w:r>
          </w:p>
          <w:p w:rsidR="00000000" w:rsidDel="00000000" w:rsidP="00000000" w:rsidRDefault="00000000" w:rsidRPr="00000000" w14:paraId="00000C7A">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Trazabilidad de la atribución:</w:t>
            </w:r>
            <w:r w:rsidDel="00000000" w:rsidR="00000000" w:rsidRPr="00000000">
              <w:rPr>
                <w:sz w:val="19"/>
                <w:szCs w:val="19"/>
                <w:rtl w:val="0"/>
              </w:rPr>
              <w:t xml:space="preserve"> el identificador único del activo y los registros de uso vinculan cada decisión con sus resultados.</w:t>
            </w:r>
          </w:p>
          <w:p w:rsidR="00000000" w:rsidDel="00000000" w:rsidP="00000000" w:rsidRDefault="00000000" w:rsidRPr="00000000" w14:paraId="00000C7B">
            <w:pPr>
              <w:spacing w:after="40" w:lineRule="auto"/>
              <w:ind w:left="480" w:hanging="200"/>
              <w:jc w:val="both"/>
              <w:rPr>
                <w:sz w:val="19"/>
                <w:szCs w:val="19"/>
              </w:rPr>
            </w:pPr>
            <w:r w:rsidDel="00000000" w:rsidR="00000000" w:rsidRPr="00000000">
              <w:rPr>
                <w:sz w:val="19"/>
                <w:szCs w:val="19"/>
                <w:rtl w:val="0"/>
              </w:rPr>
              <w:t xml:space="preserve">•  </w:t>
            </w:r>
            <w:r w:rsidDel="00000000" w:rsidR="00000000" w:rsidRPr="00000000">
              <w:rPr>
                <w:b w:val="1"/>
                <w:bCs w:val="1"/>
                <w:sz w:val="19"/>
                <w:szCs w:val="19"/>
                <w:rtl w:val="0"/>
              </w:rPr>
              <w:t xml:space="preserve">Validación independiente:</w:t>
            </w:r>
            <w:r w:rsidDel="00000000" w:rsidR="00000000" w:rsidRPr="00000000">
              <w:rPr>
                <w:sz w:val="19"/>
                <w:szCs w:val="19"/>
                <w:rtl w:val="0"/>
              </w:rPr>
              <w:t xml:space="preserve"> evaluación de impacto por un tercero al cierre del Programa y mediciones ex post a 12 y 24 meses.</w:t>
            </w:r>
          </w:p>
          <w:p w:rsidR="00000000" w:rsidDel="00000000" w:rsidP="00000000" w:rsidRDefault="00000000" w:rsidRPr="00000000" w14:paraId="00000C7C">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17.3 Indicadores, metas y medios de verificación</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550"/>
              <w:gridCol w:w="750"/>
              <w:gridCol w:w="1305"/>
              <w:gridCol w:w="1185"/>
              <w:gridCol w:w="2145"/>
              <w:tblGridChange w:id="0">
                <w:tblGrid>
                  <w:gridCol w:w="975"/>
                  <w:gridCol w:w="2550"/>
                  <w:gridCol w:w="750"/>
                  <w:gridCol w:w="1305"/>
                  <w:gridCol w:w="1185"/>
                  <w:gridCol w:w="2145"/>
                </w:tblGrid>
              </w:tblGridChange>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7D">
                  <w:pPr>
                    <w:spacing w:after="20" w:lineRule="auto"/>
                    <w:jc w:val="center"/>
                    <w:rPr>
                      <w:b w:val="1"/>
                      <w:bCs w:val="1"/>
                      <w:sz w:val="15"/>
                      <w:szCs w:val="15"/>
                    </w:rPr>
                  </w:pPr>
                  <w:r w:rsidDel="00000000" w:rsidR="00000000" w:rsidRPr="00000000">
                    <w:rPr>
                      <w:b w:val="1"/>
                      <w:bCs w:val="1"/>
                      <w:sz w:val="15"/>
                      <w:szCs w:val="15"/>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7E">
                  <w:pPr>
                    <w:spacing w:after="20" w:lineRule="auto"/>
                    <w:jc w:val="center"/>
                    <w:rPr>
                      <w:b w:val="1"/>
                      <w:bCs w:val="1"/>
                      <w:sz w:val="15"/>
                      <w:szCs w:val="15"/>
                    </w:rPr>
                  </w:pPr>
                  <w:r w:rsidDel="00000000" w:rsidR="00000000" w:rsidRPr="00000000">
                    <w:rPr>
                      <w:b w:val="1"/>
                      <w:bCs w:val="1"/>
                      <w:sz w:val="15"/>
                      <w:szCs w:val="15"/>
                      <w:rtl w:val="0"/>
                    </w:rPr>
                    <w:t xml:space="preserve">Indicador (unidad)</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7F">
                  <w:pPr>
                    <w:spacing w:after="20" w:lineRule="auto"/>
                    <w:jc w:val="center"/>
                    <w:rPr>
                      <w:b w:val="1"/>
                      <w:bCs w:val="1"/>
                      <w:sz w:val="15"/>
                      <w:szCs w:val="15"/>
                    </w:rPr>
                  </w:pPr>
                  <w:r w:rsidDel="00000000" w:rsidR="00000000" w:rsidRPr="00000000">
                    <w:rPr>
                      <w:b w:val="1"/>
                      <w:bCs w:val="1"/>
                      <w:sz w:val="15"/>
                      <w:szCs w:val="15"/>
                      <w:rtl w:val="0"/>
                    </w:rPr>
                    <w:t xml:space="preserve">Línea base</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80">
                  <w:pPr>
                    <w:spacing w:after="20" w:lineRule="auto"/>
                    <w:jc w:val="center"/>
                    <w:rPr>
                      <w:b w:val="1"/>
                      <w:bCs w:val="1"/>
                      <w:sz w:val="15"/>
                      <w:szCs w:val="15"/>
                    </w:rPr>
                  </w:pPr>
                  <w:r w:rsidDel="00000000" w:rsidR="00000000" w:rsidRPr="00000000">
                    <w:rPr>
                      <w:b w:val="1"/>
                      <w:bCs w:val="1"/>
                      <w:sz w:val="15"/>
                      <w:szCs w:val="15"/>
                      <w:rtl w:val="0"/>
                    </w:rPr>
                    <w:t xml:space="preserve">Meta M36</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81">
                  <w:pPr>
                    <w:spacing w:after="20" w:lineRule="auto"/>
                    <w:jc w:val="center"/>
                    <w:rPr>
                      <w:b w:val="1"/>
                      <w:bCs w:val="1"/>
                      <w:sz w:val="15"/>
                      <w:szCs w:val="15"/>
                    </w:rPr>
                  </w:pPr>
                  <w:r w:rsidDel="00000000" w:rsidR="00000000" w:rsidRPr="00000000">
                    <w:rPr>
                      <w:b w:val="1"/>
                      <w:bCs w:val="1"/>
                      <w:sz w:val="15"/>
                      <w:szCs w:val="15"/>
                      <w:rtl w:val="0"/>
                    </w:rPr>
                    <w:t xml:space="preserve">Meta M60</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82">
                  <w:pPr>
                    <w:spacing w:after="20" w:lineRule="auto"/>
                    <w:jc w:val="center"/>
                    <w:rPr>
                      <w:b w:val="1"/>
                      <w:bCs w:val="1"/>
                      <w:sz w:val="15"/>
                      <w:szCs w:val="15"/>
                    </w:rPr>
                  </w:pPr>
                  <w:r w:rsidDel="00000000" w:rsidR="00000000" w:rsidRPr="00000000">
                    <w:rPr>
                      <w:b w:val="1"/>
                      <w:bCs w:val="1"/>
                      <w:sz w:val="15"/>
                      <w:szCs w:val="15"/>
                      <w:rtl w:val="0"/>
                    </w:rPr>
                    <w:t xml:space="preserve">Medio de verificación y frecuencia</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3">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4">
                  <w:pPr>
                    <w:spacing w:after="20" w:lineRule="auto"/>
                    <w:jc w:val="both"/>
                    <w:rPr>
                      <w:sz w:val="15"/>
                      <w:szCs w:val="15"/>
                    </w:rPr>
                  </w:pPr>
                  <w:r w:rsidDel="00000000" w:rsidR="00000000" w:rsidRPr="00000000">
                    <w:rPr>
                      <w:sz w:val="15"/>
                      <w:szCs w:val="15"/>
                      <w:rtl w:val="0"/>
                    </w:rPr>
                    <w:t xml:space="preserve">Reducción del tiempo de factibilización en proyectos que usan P1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5">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6">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7">
                  <w:pPr>
                    <w:spacing w:after="20" w:lineRule="auto"/>
                    <w:jc w:val="center"/>
                    <w:rPr>
                      <w:sz w:val="15"/>
                      <w:szCs w:val="15"/>
                    </w:rPr>
                  </w:pPr>
                  <w:r w:rsidDel="00000000" w:rsidR="00000000" w:rsidRPr="00000000">
                    <w:rPr>
                      <w:sz w:val="15"/>
                      <w:szCs w:val="15"/>
                      <w:rtl w:val="0"/>
                    </w:rPr>
                    <w:t xml:space="preserve">≥50%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8">
                  <w:pPr>
                    <w:spacing w:after="20" w:lineRule="auto"/>
                    <w:jc w:val="both"/>
                    <w:rPr>
                      <w:sz w:val="15"/>
                      <w:szCs w:val="15"/>
                    </w:rPr>
                  </w:pPr>
                  <w:r w:rsidDel="00000000" w:rsidR="00000000" w:rsidRPr="00000000">
                    <w:rPr>
                      <w:sz w:val="15"/>
                      <w:szCs w:val="15"/>
                      <w:rtl w:val="0"/>
                    </w:rPr>
                    <w:t xml:space="preserve">Registros de hitos de pilotos y de uso;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9">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A">
                  <w:pPr>
                    <w:spacing w:after="20" w:lineRule="auto"/>
                    <w:jc w:val="both"/>
                    <w:rPr>
                      <w:sz w:val="15"/>
                      <w:szCs w:val="15"/>
                    </w:rPr>
                  </w:pPr>
                  <w:r w:rsidDel="00000000" w:rsidR="00000000" w:rsidRPr="00000000">
                    <w:rPr>
                      <w:sz w:val="15"/>
                      <w:szCs w:val="15"/>
                      <w:rtl w:val="0"/>
                    </w:rPr>
                    <w:t xml:space="preserve">Error del predictor de plazos y costos (MAPE,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B">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C">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D">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E">
                  <w:pPr>
                    <w:spacing w:after="20" w:lineRule="auto"/>
                    <w:jc w:val="both"/>
                    <w:rPr>
                      <w:sz w:val="15"/>
                      <w:szCs w:val="15"/>
                    </w:rPr>
                  </w:pPr>
                  <w:r w:rsidDel="00000000" w:rsidR="00000000" w:rsidRPr="00000000">
                    <w:rPr>
                      <w:sz w:val="15"/>
                      <w:szCs w:val="15"/>
                      <w:rtl w:val="0"/>
                    </w:rPr>
                    <w:t xml:space="preserve">Conjuntos de validación independientes;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8F">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0">
                  <w:pPr>
                    <w:spacing w:after="20" w:lineRule="auto"/>
                    <w:jc w:val="both"/>
                    <w:rPr>
                      <w:sz w:val="15"/>
                      <w:szCs w:val="15"/>
                    </w:rPr>
                  </w:pPr>
                  <w:r w:rsidDel="00000000" w:rsidR="00000000" w:rsidRPr="00000000">
                    <w:rPr>
                      <w:sz w:val="15"/>
                      <w:szCs w:val="15"/>
                      <w:rtl w:val="0"/>
                    </w:rPr>
                    <w:t xml:space="preserve">Reducción de horas de reingreso de información y reprocesos en obra con P3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1">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2">
                  <w:pPr>
                    <w:spacing w:after="20" w:lineRule="auto"/>
                    <w:jc w:val="center"/>
                    <w:rPr>
                      <w:sz w:val="15"/>
                      <w:szCs w:val="15"/>
                    </w:rPr>
                  </w:pPr>
                  <w:r w:rsidDel="00000000" w:rsidR="00000000" w:rsidRPr="00000000">
                    <w:rPr>
                      <w:sz w:val="15"/>
                      <w:szCs w:val="15"/>
                      <w:rtl w:val="0"/>
                    </w:rPr>
                    <w:t xml:space="preserve">≥25%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3">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4">
                  <w:pPr>
                    <w:spacing w:after="20" w:lineRule="auto"/>
                    <w:jc w:val="both"/>
                    <w:rPr>
                      <w:sz w:val="15"/>
                      <w:szCs w:val="15"/>
                    </w:rPr>
                  </w:pPr>
                  <w:r w:rsidDel="00000000" w:rsidR="00000000" w:rsidRPr="00000000">
                    <w:rPr>
                      <w:sz w:val="15"/>
                      <w:szCs w:val="15"/>
                      <w:rtl w:val="0"/>
                    </w:rPr>
                    <w:t xml:space="preserve">Registros de obra y encuestas de tiempo;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5">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6">
                  <w:pPr>
                    <w:spacing w:after="20" w:lineRule="auto"/>
                    <w:jc w:val="both"/>
                    <w:rPr>
                      <w:sz w:val="15"/>
                      <w:szCs w:val="15"/>
                    </w:rPr>
                  </w:pPr>
                  <w:r w:rsidDel="00000000" w:rsidR="00000000" w:rsidRPr="00000000">
                    <w:rPr>
                      <w:sz w:val="15"/>
                      <w:szCs w:val="15"/>
                      <w:rtl w:val="0"/>
                    </w:rPr>
                    <w:t xml:space="preserve">Reducción de costos de mantención correctiva en activos con P4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7">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8">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9">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A">
                  <w:pPr>
                    <w:spacing w:after="20" w:lineRule="auto"/>
                    <w:jc w:val="both"/>
                    <w:rPr>
                      <w:sz w:val="15"/>
                      <w:szCs w:val="15"/>
                    </w:rPr>
                  </w:pPr>
                  <w:r w:rsidDel="00000000" w:rsidR="00000000" w:rsidRPr="00000000">
                    <w:rPr>
                      <w:sz w:val="15"/>
                      <w:szCs w:val="15"/>
                      <w:rtl w:val="0"/>
                    </w:rPr>
                    <w:t xml:space="preserve">Registros de mantenimiento y contables del usuario;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B">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C">
                  <w:pPr>
                    <w:spacing w:after="20" w:lineRule="auto"/>
                    <w:jc w:val="both"/>
                    <w:rPr>
                      <w:sz w:val="15"/>
                      <w:szCs w:val="15"/>
                    </w:rPr>
                  </w:pPr>
                  <w:r w:rsidDel="00000000" w:rsidR="00000000" w:rsidRPr="00000000">
                    <w:rPr>
                      <w:sz w:val="15"/>
                      <w:szCs w:val="15"/>
                      <w:rtl w:val="0"/>
                    </w:rPr>
                    <w:t xml:space="preserve">Ventas anuales de los productos del Programa (UF)</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D">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E">
                  <w:pPr>
                    <w:spacing w:after="20" w:lineRule="auto"/>
                    <w:jc w:val="center"/>
                    <w:rPr>
                      <w:sz w:val="15"/>
                      <w:szCs w:val="15"/>
                    </w:rPr>
                  </w:pPr>
                  <w:r w:rsidDel="00000000" w:rsidR="00000000" w:rsidRPr="00000000">
                    <w:rPr>
                      <w:sz w:val="15"/>
                      <w:szCs w:val="15"/>
                      <w:rtl w:val="0"/>
                    </w:rPr>
                    <w:t xml:space="preserve">≥4.000 (año 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9F">
                  <w:pPr>
                    <w:spacing w:after="20" w:lineRule="auto"/>
                    <w:jc w:val="center"/>
                    <w:rPr>
                      <w:sz w:val="15"/>
                      <w:szCs w:val="15"/>
                    </w:rPr>
                  </w:pPr>
                  <w:r w:rsidDel="00000000" w:rsidR="00000000" w:rsidRPr="00000000">
                    <w:rPr>
                      <w:sz w:val="15"/>
                      <w:szCs w:val="15"/>
                      <w:rtl w:val="0"/>
                    </w:rPr>
                    <w:t xml:space="preserve">≥25.000 (año 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0">
                  <w:pPr>
                    <w:spacing w:after="20" w:lineRule="auto"/>
                    <w:jc w:val="both"/>
                    <w:rPr>
                      <w:sz w:val="15"/>
                      <w:szCs w:val="15"/>
                    </w:rPr>
                  </w:pPr>
                  <w:r w:rsidDel="00000000" w:rsidR="00000000" w:rsidRPr="00000000">
                    <w:rPr>
                      <w:sz w:val="15"/>
                      <w:szCs w:val="15"/>
                      <w:rtl w:val="0"/>
                    </w:rPr>
                    <w:t xml:space="preserve">Facturación de DTE;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1">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2">
                  <w:pPr>
                    <w:spacing w:after="20" w:lineRule="auto"/>
                    <w:jc w:val="both"/>
                    <w:rPr>
                      <w:sz w:val="15"/>
                      <w:szCs w:val="15"/>
                    </w:rPr>
                  </w:pPr>
                  <w:r w:rsidDel="00000000" w:rsidR="00000000" w:rsidRPr="00000000">
                    <w:rPr>
                      <w:sz w:val="15"/>
                      <w:szCs w:val="15"/>
                      <w:rtl w:val="0"/>
                    </w:rPr>
                    <w:t xml:space="preserve">Empresas y entidades no participantes que adoptan las soluciones (N°)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3">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4">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5">
                  <w:pPr>
                    <w:spacing w:after="20" w:lineRule="auto"/>
                    <w:jc w:val="center"/>
                    <w:rPr>
                      <w:sz w:val="15"/>
                      <w:szCs w:val="15"/>
                    </w:rPr>
                  </w:pPr>
                  <w:r w:rsidDel="00000000" w:rsidR="00000000" w:rsidRPr="00000000">
                    <w:rPr>
                      <w:sz w:val="15"/>
                      <w:szCs w:val="15"/>
                      <w:rtl w:val="0"/>
                    </w:rPr>
                    <w:t xml:space="preserve">≥150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6">
                  <w:pPr>
                    <w:spacing w:after="20" w:lineRule="auto"/>
                    <w:jc w:val="both"/>
                    <w:rPr>
                      <w:sz w:val="15"/>
                      <w:szCs w:val="15"/>
                    </w:rPr>
                  </w:pPr>
                  <w:r w:rsidDel="00000000" w:rsidR="00000000" w:rsidRPr="00000000">
                    <w:rPr>
                      <w:sz w:val="15"/>
                      <w:szCs w:val="15"/>
                      <w:rtl w:val="0"/>
                    </w:rPr>
                    <w:t xml:space="preserve">Contratos y registro de clientes;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7">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8">
                  <w:pPr>
                    <w:spacing w:after="20" w:lineRule="auto"/>
                    <w:jc w:val="both"/>
                    <w:rPr>
                      <w:sz w:val="15"/>
                      <w:szCs w:val="15"/>
                    </w:rPr>
                  </w:pPr>
                  <w:r w:rsidDel="00000000" w:rsidR="00000000" w:rsidRPr="00000000">
                    <w:rPr>
                      <w:sz w:val="15"/>
                      <w:szCs w:val="15"/>
                      <w:rtl w:val="0"/>
                    </w:rPr>
                    <w:t xml:space="preserve">Inversión privada movilizada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9">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A">
                  <w:pPr>
                    <w:spacing w:after="20" w:lineRule="auto"/>
                    <w:jc w:val="center"/>
                    <w:rPr>
                      <w:sz w:val="15"/>
                      <w:szCs w:val="15"/>
                    </w:rPr>
                  </w:pPr>
                  <w:r w:rsidDel="00000000" w:rsidR="00000000" w:rsidRPr="00000000">
                    <w:rPr>
                      <w:sz w:val="15"/>
                      <w:szCs w:val="15"/>
                      <w:rtl w:val="0"/>
                    </w:rPr>
                    <w:t xml:space="preserve">Aportes comprometidos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B">
                  <w:pPr>
                    <w:spacing w:after="20" w:lineRule="auto"/>
                    <w:jc w:val="center"/>
                    <w:rPr>
                      <w:sz w:val="15"/>
                      <w:szCs w:val="15"/>
                    </w:rPr>
                  </w:pPr>
                  <w:r w:rsidDel="00000000" w:rsidR="00000000" w:rsidRPr="00000000">
                    <w:rPr>
                      <w:sz w:val="15"/>
                      <w:szCs w:val="15"/>
                      <w:rtl w:val="0"/>
                    </w:rPr>
                    <w:t xml:space="preserve">Aportes y ronda de inversión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C">
                  <w:pPr>
                    <w:spacing w:after="20" w:lineRule="auto"/>
                    <w:jc w:val="both"/>
                    <w:rPr>
                      <w:sz w:val="15"/>
                      <w:szCs w:val="15"/>
                    </w:rPr>
                  </w:pPr>
                  <w:r w:rsidDel="00000000" w:rsidR="00000000" w:rsidRPr="00000000">
                    <w:rPr>
                      <w:sz w:val="15"/>
                      <w:szCs w:val="15"/>
                      <w:rtl w:val="0"/>
                    </w:rPr>
                    <w:t xml:space="preserve">Estados financieros y contratos; anual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D">
                  <w:pPr>
                    <w:spacing w:after="20" w:lineRule="auto"/>
                    <w:jc w:val="both"/>
                    <w:rPr>
                      <w:sz w:val="15"/>
                      <w:szCs w:val="15"/>
                    </w:rPr>
                  </w:pPr>
                  <w:r w:rsidDel="00000000" w:rsidR="00000000" w:rsidRPr="00000000">
                    <w:rPr>
                      <w:sz w:val="15"/>
                      <w:szCs w:val="15"/>
                      <w:rtl w:val="0"/>
                    </w:rPr>
                    <w:t xml:space="preserve">Económica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E">
                  <w:pPr>
                    <w:spacing w:after="20" w:lineRule="auto"/>
                    <w:jc w:val="both"/>
                    <w:rPr>
                      <w:sz w:val="15"/>
                      <w:szCs w:val="15"/>
                    </w:rPr>
                  </w:pPr>
                  <w:r w:rsidDel="00000000" w:rsidR="00000000" w:rsidRPr="00000000">
                    <w:rPr>
                      <w:sz w:val="15"/>
                      <w:szCs w:val="15"/>
                      <w:rtl w:val="0"/>
                    </w:rPr>
                    <w:t xml:space="preserve">Empleo directo especializado generado (N° y % mujeres)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AF">
                  <w:pPr>
                    <w:spacing w:after="20" w:lineRule="auto"/>
                    <w:jc w:val="center"/>
                    <w:rPr>
                      <w:sz w:val="15"/>
                      <w:szCs w:val="15"/>
                    </w:rPr>
                  </w:pPr>
                  <w:r w:rsidDel="00000000" w:rsidR="00000000" w:rsidRPr="00000000">
                    <w:rPr>
                      <w:sz w:val="15"/>
                      <w:szCs w:val="15"/>
                      <w:rtl w:val="0"/>
                    </w:rPr>
                    <w:t xml:space="preserve">M1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0">
                  <w:pPr>
                    <w:spacing w:after="20" w:lineRule="auto"/>
                    <w:jc w:val="center"/>
                    <w:rPr>
                      <w:sz w:val="15"/>
                      <w:szCs w:val="15"/>
                    </w:rPr>
                  </w:pPr>
                  <w:r w:rsidDel="00000000" w:rsidR="00000000" w:rsidRPr="00000000">
                    <w:rPr>
                      <w:sz w:val="15"/>
                      <w:szCs w:val="15"/>
                      <w:rtl w:val="0"/>
                    </w:rPr>
                    <w:t xml:space="preserve">≥15 (≥40%)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1">
                  <w:pPr>
                    <w:spacing w:after="20" w:lineRule="auto"/>
                    <w:jc w:val="center"/>
                    <w:rPr>
                      <w:sz w:val="15"/>
                      <w:szCs w:val="15"/>
                    </w:rPr>
                  </w:pPr>
                  <w:r w:rsidDel="00000000" w:rsidR="00000000" w:rsidRPr="00000000">
                    <w:rPr>
                      <w:sz w:val="15"/>
                      <w:szCs w:val="15"/>
                      <w:rtl w:val="0"/>
                    </w:rPr>
                    <w:t xml:space="preserve">≥25 (≥40%)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2">
                  <w:pPr>
                    <w:spacing w:after="20" w:lineRule="auto"/>
                    <w:jc w:val="both"/>
                    <w:rPr>
                      <w:sz w:val="15"/>
                      <w:szCs w:val="15"/>
                    </w:rPr>
                  </w:pPr>
                  <w:r w:rsidDel="00000000" w:rsidR="00000000" w:rsidRPr="00000000">
                    <w:rPr>
                      <w:sz w:val="15"/>
                      <w:szCs w:val="15"/>
                      <w:rtl w:val="0"/>
                    </w:rPr>
                    <w:t xml:space="preserve">Contratos y planillas;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3">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4">
                  <w:pPr>
                    <w:spacing w:after="20" w:lineRule="auto"/>
                    <w:jc w:val="both"/>
                    <w:rPr>
                      <w:sz w:val="15"/>
                      <w:szCs w:val="15"/>
                    </w:rPr>
                  </w:pPr>
                  <w:r w:rsidDel="00000000" w:rsidR="00000000" w:rsidRPr="00000000">
                    <w:rPr>
                      <w:sz w:val="15"/>
                      <w:szCs w:val="15"/>
                      <w:rtl w:val="0"/>
                    </w:rPr>
                    <w:t xml:space="preserve">Reducción del plazo de pre-inversión en proyectos de vivienda con subsidio evaluados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5">
                  <w:pPr>
                    <w:spacing w:after="20" w:lineRule="auto"/>
                    <w:jc w:val="center"/>
                    <w:rPr>
                      <w:sz w:val="15"/>
                      <w:szCs w:val="15"/>
                    </w:rPr>
                  </w:pPr>
                  <w:r w:rsidDel="00000000" w:rsidR="00000000" w:rsidRPr="00000000">
                    <w:rPr>
                      <w:sz w:val="15"/>
                      <w:szCs w:val="15"/>
                      <w:rtl w:val="0"/>
                    </w:rPr>
                    <w:t xml:space="preserve">M6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6">
                  <w:pPr>
                    <w:spacing w:after="20" w:lineRule="auto"/>
                    <w:jc w:val="center"/>
                    <w:rPr>
                      <w:sz w:val="15"/>
                      <w:szCs w:val="15"/>
                    </w:rPr>
                  </w:pPr>
                  <w:r w:rsidDel="00000000" w:rsidR="00000000" w:rsidRPr="00000000">
                    <w:rPr>
                      <w:sz w:val="15"/>
                      <w:szCs w:val="15"/>
                      <w:rtl w:val="0"/>
                    </w:rPr>
                    <w:t xml:space="preserve">≥20%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7">
                  <w:pPr>
                    <w:spacing w:after="20" w:lineRule="auto"/>
                    <w:jc w:val="center"/>
                    <w:rPr>
                      <w:sz w:val="15"/>
                      <w:szCs w:val="15"/>
                    </w:rPr>
                  </w:pPr>
                  <w:r w:rsidDel="00000000" w:rsidR="00000000" w:rsidRPr="00000000">
                    <w:rPr>
                      <w:sz w:val="15"/>
                      <w:szCs w:val="15"/>
                      <w:rtl w:val="0"/>
                    </w:rPr>
                    <w:t xml:space="preserve">≥35%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8">
                  <w:pPr>
                    <w:spacing w:after="20" w:lineRule="auto"/>
                    <w:jc w:val="both"/>
                    <w:rPr>
                      <w:sz w:val="15"/>
                      <w:szCs w:val="15"/>
                    </w:rPr>
                  </w:pPr>
                  <w:r w:rsidDel="00000000" w:rsidR="00000000" w:rsidRPr="00000000">
                    <w:rPr>
                      <w:sz w:val="15"/>
                      <w:szCs w:val="15"/>
                      <w:rtl w:val="0"/>
                    </w:rPr>
                    <w:t xml:space="preserve">Registros de SERVIU y entidades patrocinantes; anual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9">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A">
                  <w:pPr>
                    <w:spacing w:after="20" w:lineRule="auto"/>
                    <w:jc w:val="both"/>
                    <w:rPr>
                      <w:sz w:val="15"/>
                      <w:szCs w:val="15"/>
                    </w:rPr>
                  </w:pPr>
                  <w:r w:rsidDel="00000000" w:rsidR="00000000" w:rsidRPr="00000000">
                    <w:rPr>
                      <w:sz w:val="15"/>
                      <w:szCs w:val="15"/>
                      <w:rtl w:val="0"/>
                    </w:rPr>
                    <w:t xml:space="preserve">Personas capacitadas (N° y % mujeres)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B">
                  <w:pPr>
                    <w:spacing w:after="20" w:lineRule="auto"/>
                    <w:jc w:val="center"/>
                    <w:rPr>
                      <w:sz w:val="15"/>
                      <w:szCs w:val="15"/>
                    </w:rPr>
                  </w:pPr>
                  <w:r w:rsidDel="00000000" w:rsidR="00000000" w:rsidRPr="00000000">
                    <w:rPr>
                      <w:sz w:val="15"/>
                      <w:szCs w:val="15"/>
                      <w:rtl w:val="0"/>
                    </w:rPr>
                    <w:t xml:space="preserve">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C">
                  <w:pPr>
                    <w:spacing w:after="20" w:lineRule="auto"/>
                    <w:jc w:val="center"/>
                    <w:rPr>
                      <w:sz w:val="15"/>
                      <w:szCs w:val="15"/>
                    </w:rPr>
                  </w:pPr>
                  <w:r w:rsidDel="00000000" w:rsidR="00000000" w:rsidRPr="00000000">
                    <w:rPr>
                      <w:sz w:val="15"/>
                      <w:szCs w:val="15"/>
                      <w:rtl w:val="0"/>
                    </w:rPr>
                    <w:t xml:space="preserve">≥300 (≥40%)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D">
                  <w:pPr>
                    <w:spacing w:after="20" w:lineRule="auto"/>
                    <w:jc w:val="center"/>
                    <w:rPr>
                      <w:sz w:val="15"/>
                      <w:szCs w:val="15"/>
                    </w:rPr>
                  </w:pPr>
                  <w:r w:rsidDel="00000000" w:rsidR="00000000" w:rsidRPr="00000000">
                    <w:rPr>
                      <w:sz w:val="15"/>
                      <w:szCs w:val="15"/>
                      <w:rtl w:val="0"/>
                    </w:rPr>
                    <w:t xml:space="preserve">≥800 (≥40%)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E">
                  <w:pPr>
                    <w:spacing w:after="20" w:lineRule="auto"/>
                    <w:jc w:val="both"/>
                    <w:rPr>
                      <w:sz w:val="15"/>
                      <w:szCs w:val="15"/>
                    </w:rPr>
                  </w:pPr>
                  <w:r w:rsidDel="00000000" w:rsidR="00000000" w:rsidRPr="00000000">
                    <w:rPr>
                      <w:sz w:val="15"/>
                      <w:szCs w:val="15"/>
                      <w:rtl w:val="0"/>
                    </w:rPr>
                    <w:t xml:space="preserve">Registros de cursos; semestral</w:t>
                  </w:r>
                </w:p>
              </w:tc>
            </w:tr>
            <w:tr>
              <w:trPr>
                <w:cantSplit w:val="0"/>
                <w:trHeight w:val="2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BF">
                  <w:pPr>
                    <w:spacing w:after="20" w:lineRule="auto"/>
                    <w:jc w:val="both"/>
                    <w:rPr>
                      <w:sz w:val="15"/>
                      <w:szCs w:val="15"/>
                    </w:rPr>
                  </w:pPr>
                  <w:r w:rsidDel="00000000" w:rsidR="00000000" w:rsidRPr="00000000">
                    <w:rPr>
                      <w:sz w:val="15"/>
                      <w:szCs w:val="15"/>
                      <w:rtl w:val="0"/>
                    </w:rPr>
                    <w:t xml:space="preserve">Social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0">
                  <w:pPr>
                    <w:spacing w:after="20" w:lineRule="auto"/>
                    <w:jc w:val="both"/>
                    <w:rPr>
                      <w:sz w:val="15"/>
                      <w:szCs w:val="15"/>
                    </w:rPr>
                  </w:pPr>
                  <w:r w:rsidDel="00000000" w:rsidR="00000000" w:rsidRPr="00000000">
                    <w:rPr>
                      <w:sz w:val="15"/>
                      <w:szCs w:val="15"/>
                      <w:rtl w:val="0"/>
                    </w:rPr>
                    <w:t xml:space="preserve">Satisfacción de usuarios (NPS)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1">
                  <w:pPr>
                    <w:spacing w:after="20" w:lineRule="auto"/>
                    <w:jc w:val="center"/>
                    <w:rPr>
                      <w:sz w:val="15"/>
                      <w:szCs w:val="15"/>
                    </w:rPr>
                  </w:pPr>
                  <w:r w:rsidDel="00000000" w:rsidR="00000000" w:rsidRPr="00000000">
                    <w:rPr>
                      <w:sz w:val="15"/>
                      <w:szCs w:val="15"/>
                      <w:rtl w:val="0"/>
                    </w:rPr>
                    <w:t xml:space="preserve">M12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2">
                  <w:pPr>
                    <w:spacing w:after="20" w:lineRule="auto"/>
                    <w:jc w:val="center"/>
                    <w:rPr>
                      <w:sz w:val="15"/>
                      <w:szCs w:val="15"/>
                    </w:rPr>
                  </w:pPr>
                  <w:r w:rsidDel="00000000" w:rsidR="00000000" w:rsidRPr="00000000">
                    <w:rPr>
                      <w:sz w:val="15"/>
                      <w:szCs w:val="15"/>
                      <w:rtl w:val="0"/>
                    </w:rPr>
                    <w:t xml:space="preserve">≥30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3">
                  <w:pPr>
                    <w:spacing w:after="20" w:lineRule="auto"/>
                    <w:jc w:val="center"/>
                    <w:rPr>
                      <w:sz w:val="15"/>
                      <w:szCs w:val="15"/>
                    </w:rPr>
                  </w:pPr>
                  <w:r w:rsidDel="00000000" w:rsidR="00000000" w:rsidRPr="00000000">
                    <w:rPr>
                      <w:sz w:val="15"/>
                      <w:szCs w:val="15"/>
                      <w:rtl w:val="0"/>
                    </w:rPr>
                    <w:t xml:space="preserve">≥40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4">
                  <w:pPr>
                    <w:spacing w:after="20" w:lineRule="auto"/>
                    <w:jc w:val="both"/>
                    <w:rPr>
                      <w:sz w:val="15"/>
                      <w:szCs w:val="15"/>
                    </w:rPr>
                  </w:pPr>
                  <w:r w:rsidDel="00000000" w:rsidR="00000000" w:rsidRPr="00000000">
                    <w:rPr>
                      <w:sz w:val="15"/>
                      <w:szCs w:val="15"/>
                      <w:rtl w:val="0"/>
                    </w:rPr>
                    <w:t xml:space="preserve">Encuesta; semestral</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5">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6">
                  <w:pPr>
                    <w:spacing w:after="20" w:lineRule="auto"/>
                    <w:jc w:val="both"/>
                    <w:rPr>
                      <w:sz w:val="15"/>
                      <w:szCs w:val="15"/>
                    </w:rPr>
                  </w:pPr>
                  <w:r w:rsidDel="00000000" w:rsidR="00000000" w:rsidRPr="00000000">
                    <w:rPr>
                      <w:sz w:val="15"/>
                      <w:szCs w:val="15"/>
                      <w:rtl w:val="0"/>
                    </w:rPr>
                    <w:t xml:space="preserve">Recomendaciones críticas con revisión humana y fuente trazable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7">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8">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9">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A">
                  <w:pPr>
                    <w:spacing w:after="20" w:lineRule="auto"/>
                    <w:jc w:val="both"/>
                    <w:rPr>
                      <w:sz w:val="15"/>
                      <w:szCs w:val="15"/>
                    </w:rPr>
                  </w:pPr>
                  <w:r w:rsidDel="00000000" w:rsidR="00000000" w:rsidRPr="00000000">
                    <w:rPr>
                      <w:sz w:val="15"/>
                      <w:szCs w:val="15"/>
                      <w:rtl w:val="0"/>
                    </w:rPr>
                    <w:t xml:space="preserve">Auditoría de registros de la plataforma;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B">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C">
                  <w:pPr>
                    <w:spacing w:after="20" w:lineRule="auto"/>
                    <w:jc w:val="both"/>
                    <w:rPr>
                      <w:sz w:val="15"/>
                      <w:szCs w:val="15"/>
                    </w:rPr>
                  </w:pPr>
                  <w:r w:rsidDel="00000000" w:rsidR="00000000" w:rsidRPr="00000000">
                    <w:rPr>
                      <w:sz w:val="15"/>
                      <w:szCs w:val="15"/>
                      <w:rtl w:val="0"/>
                    </w:rPr>
                    <w:t xml:space="preserve">Módulos con evaluación de impacto algorítmico y de privacidad previa a su lanzamiento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D">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E">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CF">
                  <w:pPr>
                    <w:spacing w:after="20" w:lineRule="auto"/>
                    <w:jc w:val="center"/>
                    <w:rPr>
                      <w:sz w:val="15"/>
                      <w:szCs w:val="15"/>
                    </w:rPr>
                  </w:pPr>
                  <w:r w:rsidDel="00000000" w:rsidR="00000000" w:rsidRPr="00000000">
                    <w:rPr>
                      <w:sz w:val="15"/>
                      <w:szCs w:val="15"/>
                      <w:rtl w:val="0"/>
                    </w:rPr>
                    <w:t xml:space="preserve">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0">
                  <w:pPr>
                    <w:spacing w:after="20" w:lineRule="auto"/>
                    <w:jc w:val="both"/>
                    <w:rPr>
                      <w:sz w:val="15"/>
                      <w:szCs w:val="15"/>
                    </w:rPr>
                  </w:pPr>
                  <w:r w:rsidDel="00000000" w:rsidR="00000000" w:rsidRPr="00000000">
                    <w:rPr>
                      <w:sz w:val="15"/>
                      <w:szCs w:val="15"/>
                      <w:rtl w:val="0"/>
                    </w:rPr>
                    <w:t xml:space="preserve">Actas del Comité de Ética y Datos; por lanzamiento</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1">
                  <w:pPr>
                    <w:spacing w:after="20" w:lineRule="auto"/>
                    <w:jc w:val="both"/>
                    <w:rPr>
                      <w:sz w:val="15"/>
                      <w:szCs w:val="15"/>
                    </w:rPr>
                  </w:pPr>
                  <w:r w:rsidDel="00000000" w:rsidR="00000000" w:rsidRPr="00000000">
                    <w:rPr>
                      <w:sz w:val="15"/>
                      <w:szCs w:val="15"/>
                      <w:rtl w:val="0"/>
                    </w:rPr>
                    <w:t xml:space="preserve">Ética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2">
                  <w:pPr>
                    <w:spacing w:after="20" w:lineRule="auto"/>
                    <w:jc w:val="both"/>
                    <w:rPr>
                      <w:sz w:val="15"/>
                      <w:szCs w:val="15"/>
                    </w:rPr>
                  </w:pPr>
                  <w:r w:rsidDel="00000000" w:rsidR="00000000" w:rsidRPr="00000000">
                    <w:rPr>
                      <w:sz w:val="15"/>
                      <w:szCs w:val="15"/>
                      <w:rtl w:val="0"/>
                    </w:rPr>
                    <w:t xml:space="preserve">Incidentes graves de sesgo, privacidad o seguridad (N°) y cierre en ≤30 días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3">
                  <w:pPr>
                    <w:spacing w:after="20" w:lineRule="auto"/>
                    <w:jc w:val="center"/>
                    <w:rPr>
                      <w:sz w:val="15"/>
                      <w:szCs w:val="15"/>
                    </w:rPr>
                  </w:pPr>
                  <w:r w:rsidDel="00000000" w:rsidR="00000000" w:rsidRPr="00000000">
                    <w:rPr>
                      <w:sz w:val="15"/>
                      <w:szCs w:val="15"/>
                      <w:rtl w:val="0"/>
                    </w:rPr>
                    <w:t xml:space="preserv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4">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5">
                  <w:pPr>
                    <w:spacing w:after="20" w:lineRule="auto"/>
                    <w:jc w:val="center"/>
                    <w:rPr>
                      <w:sz w:val="15"/>
                      <w:szCs w:val="15"/>
                    </w:rPr>
                  </w:pPr>
                  <w:r w:rsidDel="00000000" w:rsidR="00000000" w:rsidRPr="00000000">
                    <w:rPr>
                      <w:sz w:val="15"/>
                      <w:szCs w:val="15"/>
                      <w:rtl w:val="0"/>
                    </w:rPr>
                    <w:t xml:space="preserve">0 / 100%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6">
                  <w:pPr>
                    <w:spacing w:after="20" w:lineRule="auto"/>
                    <w:jc w:val="both"/>
                    <w:rPr>
                      <w:sz w:val="15"/>
                      <w:szCs w:val="15"/>
                    </w:rPr>
                  </w:pPr>
                  <w:r w:rsidDel="00000000" w:rsidR="00000000" w:rsidRPr="00000000">
                    <w:rPr>
                      <w:sz w:val="15"/>
                      <w:szCs w:val="15"/>
                      <w:rtl w:val="0"/>
                    </w:rPr>
                    <w:t xml:space="preserve">Registro de incidentes; trimestral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7">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8">
                  <w:pPr>
                    <w:spacing w:after="20" w:lineRule="auto"/>
                    <w:jc w:val="both"/>
                    <w:rPr>
                      <w:sz w:val="15"/>
                      <w:szCs w:val="15"/>
                    </w:rPr>
                  </w:pPr>
                  <w:r w:rsidDel="00000000" w:rsidR="00000000" w:rsidRPr="00000000">
                    <w:rPr>
                      <w:sz w:val="15"/>
                      <w:szCs w:val="15"/>
                      <w:rtl w:val="0"/>
                    </w:rPr>
                    <w:t xml:space="preserve">Reducción proyectada de demanda de energía operacional en proyectos optimizados con P2 (kWh/m²·año,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9">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A">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B">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C">
                  <w:pPr>
                    <w:spacing w:after="20" w:lineRule="auto"/>
                    <w:jc w:val="both"/>
                    <w:rPr>
                      <w:sz w:val="15"/>
                      <w:szCs w:val="15"/>
                    </w:rPr>
                  </w:pPr>
                  <w:r w:rsidDel="00000000" w:rsidR="00000000" w:rsidRPr="00000000">
                    <w:rPr>
                      <w:sz w:val="15"/>
                      <w:szCs w:val="15"/>
                      <w:rtl w:val="0"/>
                    </w:rPr>
                    <w:t xml:space="preserve">Simulación energética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D">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E">
                  <w:pPr>
                    <w:spacing w:after="20" w:lineRule="auto"/>
                    <w:jc w:val="both"/>
                    <w:rPr>
                      <w:sz w:val="15"/>
                      <w:szCs w:val="15"/>
                    </w:rPr>
                  </w:pPr>
                  <w:r w:rsidDel="00000000" w:rsidR="00000000" w:rsidRPr="00000000">
                    <w:rPr>
                      <w:sz w:val="15"/>
                      <w:szCs w:val="15"/>
                      <w:rtl w:val="0"/>
                    </w:rPr>
                    <w:t xml:space="preserve">Reducción proyectada del consumo de agua en proyectos optimizados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DF">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0">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1">
                  <w:pPr>
                    <w:spacing w:after="20" w:lineRule="auto"/>
                    <w:jc w:val="center"/>
                    <w:rPr>
                      <w:sz w:val="15"/>
                      <w:szCs w:val="15"/>
                    </w:rPr>
                  </w:pPr>
                  <w:r w:rsidDel="00000000" w:rsidR="00000000" w:rsidRPr="00000000">
                    <w:rPr>
                      <w:sz w:val="15"/>
                      <w:szCs w:val="15"/>
                      <w:rtl w:val="0"/>
                    </w:rPr>
                    <w:t xml:space="preserve">≥15%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2">
                  <w:pPr>
                    <w:spacing w:after="20" w:lineRule="auto"/>
                    <w:jc w:val="both"/>
                    <w:rPr>
                      <w:sz w:val="15"/>
                      <w:szCs w:val="15"/>
                    </w:rPr>
                  </w:pPr>
                  <w:r w:rsidDel="00000000" w:rsidR="00000000" w:rsidRPr="00000000">
                    <w:rPr>
                      <w:sz w:val="15"/>
                      <w:szCs w:val="15"/>
                      <w:rtl w:val="0"/>
                    </w:rPr>
                    <w:t xml:space="preserve">Memoria de cálculo frente al proyecto base; por proyecto</w:t>
                  </w:r>
                </w:p>
              </w:tc>
            </w:tr>
            <w:tr>
              <w:trPr>
                <w:cantSplit w:val="0"/>
                <w:trHeight w:val="4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3">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4">
                  <w:pPr>
                    <w:spacing w:after="20" w:lineRule="auto"/>
                    <w:jc w:val="both"/>
                    <w:rPr>
                      <w:sz w:val="15"/>
                      <w:szCs w:val="15"/>
                    </w:rPr>
                  </w:pPr>
                  <w:r w:rsidDel="00000000" w:rsidR="00000000" w:rsidRPr="00000000">
                    <w:rPr>
                      <w:sz w:val="15"/>
                      <w:szCs w:val="15"/>
                      <w:rtl w:val="0"/>
                    </w:rPr>
                    <w:t xml:space="preserve">Residuos de construcción evitados por menor reproceso (%)</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5">
                  <w:pPr>
                    <w:spacing w:after="20" w:lineRule="auto"/>
                    <w:jc w:val="center"/>
                    <w:rPr>
                      <w:sz w:val="15"/>
                      <w:szCs w:val="15"/>
                    </w:rPr>
                  </w:pPr>
                  <w:r w:rsidDel="00000000" w:rsidR="00000000" w:rsidRPr="00000000">
                    <w:rPr>
                      <w:sz w:val="15"/>
                      <w:szCs w:val="15"/>
                      <w:rtl w:val="0"/>
                    </w:rPr>
                    <w:t xml:space="preserve">M24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6">
                  <w:pPr>
                    <w:spacing w:after="20" w:lineRule="auto"/>
                    <w:jc w:val="center"/>
                    <w:rPr>
                      <w:sz w:val="15"/>
                      <w:szCs w:val="15"/>
                    </w:rPr>
                  </w:pPr>
                  <w:r w:rsidDel="00000000" w:rsidR="00000000" w:rsidRPr="00000000">
                    <w:rPr>
                      <w:sz w:val="15"/>
                      <w:szCs w:val="15"/>
                      <w:rtl w:val="0"/>
                    </w:rPr>
                    <w:t xml:space="preserve">≥5%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7">
                  <w:pPr>
                    <w:spacing w:after="20" w:lineRule="auto"/>
                    <w:jc w:val="center"/>
                    <w:rPr>
                      <w:sz w:val="15"/>
                      <w:szCs w:val="15"/>
                    </w:rPr>
                  </w:pPr>
                  <w:r w:rsidDel="00000000" w:rsidR="00000000" w:rsidRPr="00000000">
                    <w:rPr>
                      <w:sz w:val="15"/>
                      <w:szCs w:val="15"/>
                      <w:rtl w:val="0"/>
                    </w:rPr>
                    <w:t xml:space="preserve">≥10%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8">
                  <w:pPr>
                    <w:spacing w:after="20" w:lineRule="auto"/>
                    <w:jc w:val="both"/>
                    <w:rPr>
                      <w:sz w:val="15"/>
                      <w:szCs w:val="15"/>
                    </w:rPr>
                  </w:pPr>
                  <w:r w:rsidDel="00000000" w:rsidR="00000000" w:rsidRPr="00000000">
                    <w:rPr>
                      <w:sz w:val="15"/>
                      <w:szCs w:val="15"/>
                      <w:rtl w:val="0"/>
                    </w:rPr>
                    <w:t xml:space="preserve">Cubicaciones y factores de generación de residuos; anual</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9">
                  <w:pPr>
                    <w:spacing w:after="20" w:lineRule="auto"/>
                    <w:jc w:val="both"/>
                    <w:rPr>
                      <w:sz w:val="15"/>
                      <w:szCs w:val="15"/>
                    </w:rPr>
                  </w:pPr>
                  <w:r w:rsidDel="00000000" w:rsidR="00000000" w:rsidRPr="00000000">
                    <w:rPr>
                      <w:sz w:val="15"/>
                      <w:szCs w:val="15"/>
                      <w:rtl w:val="0"/>
                    </w:rPr>
                    <w:t xml:space="preserve">Ambiental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A">
                  <w:pPr>
                    <w:spacing w:after="20" w:lineRule="auto"/>
                    <w:jc w:val="both"/>
                    <w:rPr>
                      <w:sz w:val="15"/>
                      <w:szCs w:val="15"/>
                    </w:rPr>
                  </w:pPr>
                  <w:r w:rsidDel="00000000" w:rsidR="00000000" w:rsidRPr="00000000">
                    <w:rPr>
                      <w:sz w:val="15"/>
                      <w:szCs w:val="15"/>
                      <w:rtl w:val="0"/>
                    </w:rPr>
                    <w:t xml:space="preserve">Emisiones evitadas por eficiencia energética en diseño y operación (tCO₂e/año)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B">
                  <w:pPr>
                    <w:spacing w:after="20" w:lineRule="auto"/>
                    <w:jc w:val="center"/>
                    <w:rPr>
                      <w:sz w:val="15"/>
                      <w:szCs w:val="15"/>
                    </w:rPr>
                  </w:pPr>
                  <w:r w:rsidDel="00000000" w:rsidR="00000000" w:rsidRPr="00000000">
                    <w:rPr>
                      <w:sz w:val="15"/>
                      <w:szCs w:val="15"/>
                      <w:rtl w:val="0"/>
                    </w:rPr>
                    <w:t xml:space="preserve">M18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C">
                  <w:pPr>
                    <w:spacing w:after="20" w:lineRule="auto"/>
                    <w:jc w:val="center"/>
                    <w:rPr>
                      <w:sz w:val="15"/>
                      <w:szCs w:val="15"/>
                    </w:rPr>
                  </w:pPr>
                  <w:r w:rsidDel="00000000" w:rsidR="00000000" w:rsidRPr="00000000">
                    <w:rPr>
                      <w:sz w:val="15"/>
                      <w:szCs w:val="15"/>
                      <w:rtl w:val="0"/>
                    </w:rPr>
                    <w:t xml:space="preserve">Medición inicial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D">
                  <w:pPr>
                    <w:spacing w:after="20" w:lineRule="auto"/>
                    <w:jc w:val="center"/>
                    <w:rPr>
                      <w:sz w:val="15"/>
                      <w:szCs w:val="15"/>
                    </w:rPr>
                  </w:pPr>
                  <w:r w:rsidDel="00000000" w:rsidR="00000000" w:rsidRPr="00000000">
                    <w:rPr>
                      <w:sz w:val="15"/>
                      <w:szCs w:val="15"/>
                      <w:rtl w:val="0"/>
                    </w:rPr>
                    <w:t xml:space="preserve">Meta definida al M36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EE">
                  <w:pPr>
                    <w:spacing w:after="20" w:lineRule="auto"/>
                    <w:jc w:val="both"/>
                    <w:rPr>
                      <w:sz w:val="15"/>
                      <w:szCs w:val="15"/>
                    </w:rPr>
                  </w:pPr>
                  <w:r w:rsidDel="00000000" w:rsidR="00000000" w:rsidRPr="00000000">
                    <w:rPr>
                      <w:sz w:val="15"/>
                      <w:szCs w:val="15"/>
                      <w:rtl w:val="0"/>
                    </w:rPr>
                    <w:t xml:space="preserve">GHG Protocol con factor de emisión del sistema eléctrico nacional; anual</w:t>
                  </w:r>
                </w:p>
              </w:tc>
            </w:tr>
          </w:tbl>
          <w:p w:rsidR="00000000" w:rsidDel="00000000" w:rsidP="00000000" w:rsidRDefault="00000000" w:rsidRPr="00000000" w14:paraId="00000CEF">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F0">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Técnicas de recolección, unidades y análisis</w:t>
            </w:r>
          </w:p>
          <w:tbl>
            <w:tblPr>
              <w:tblStyle w:val="Table6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855"/>
              <w:tblGridChange w:id="0">
                <w:tblGrid>
                  <w:gridCol w:w="2025"/>
                  <w:gridCol w:w="685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F1">
                  <w:pPr>
                    <w:spacing w:after="20" w:lineRule="auto"/>
                    <w:jc w:val="center"/>
                    <w:rPr>
                      <w:b w:val="1"/>
                      <w:bCs w:val="1"/>
                      <w:sz w:val="17"/>
                      <w:szCs w:val="17"/>
                    </w:rPr>
                  </w:pPr>
                  <w:r w:rsidDel="00000000" w:rsidR="00000000" w:rsidRPr="00000000">
                    <w:rPr>
                      <w:b w:val="1"/>
                      <w:bCs w:val="1"/>
                      <w:sz w:val="17"/>
                      <w:szCs w:val="17"/>
                      <w:rtl w:val="0"/>
                    </w:rPr>
                    <w:t xml:space="preserve">Elemento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F2">
                  <w:pPr>
                    <w:spacing w:after="20" w:lineRule="auto"/>
                    <w:jc w:val="center"/>
                    <w:rPr>
                      <w:b w:val="1"/>
                      <w:bCs w:val="1"/>
                      <w:sz w:val="17"/>
                      <w:szCs w:val="17"/>
                    </w:rPr>
                  </w:pPr>
                  <w:r w:rsidDel="00000000" w:rsidR="00000000" w:rsidRPr="00000000">
                    <w:rPr>
                      <w:b w:val="1"/>
                      <w:bCs w:val="1"/>
                      <w:sz w:val="17"/>
                      <w:szCs w:val="17"/>
                      <w:rtl w:val="0"/>
                    </w:rPr>
                    <w:t xml:space="preserve">Definición</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3">
                  <w:pPr>
                    <w:spacing w:after="20" w:lineRule="auto"/>
                    <w:jc w:val="both"/>
                    <w:rPr>
                      <w:b w:val="1"/>
                      <w:bCs w:val="1"/>
                      <w:sz w:val="17"/>
                      <w:szCs w:val="17"/>
                    </w:rPr>
                  </w:pPr>
                  <w:r w:rsidDel="00000000" w:rsidR="00000000" w:rsidRPr="00000000">
                    <w:rPr>
                      <w:b w:val="1"/>
                      <w:bCs w:val="1"/>
                      <w:sz w:val="17"/>
                      <w:szCs w:val="17"/>
                      <w:rtl w:val="0"/>
                    </w:rPr>
                    <w:t xml:space="preserve">Técnicas de recolección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4">
                  <w:pPr>
                    <w:spacing w:after="20" w:lineRule="auto"/>
                    <w:jc w:val="both"/>
                    <w:rPr>
                      <w:sz w:val="17"/>
                      <w:szCs w:val="17"/>
                    </w:rPr>
                  </w:pPr>
                  <w:r w:rsidDel="00000000" w:rsidR="00000000" w:rsidRPr="00000000">
                    <w:rPr>
                      <w:sz w:val="17"/>
                      <w:szCs w:val="17"/>
                      <w:rtl w:val="0"/>
                    </w:rPr>
                    <w:t xml:space="preserve">Telemetría y registros de uso de la plataforma (continua); fichas de hito y actas de validación de pilotos; encuestas estructuradas (línea base, madurez digital y satisfacción); entrevistas semiestructuradas y grupos focales (efectos cualitativos, género y calidad de vida); registros administrativos (DOM en Línea, SERVIU y solicitudes de acceso a información); sensores IoT y sistemas de mantenimiento (P4); modelos BIM, cubicaciones y simulaciones energéticas (P2 y P3); registros contables y de ventas.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5">
                  <w:pPr>
                    <w:spacing w:after="20" w:lineRule="auto"/>
                    <w:jc w:val="both"/>
                    <w:rPr>
                      <w:b w:val="1"/>
                      <w:bCs w:val="1"/>
                      <w:sz w:val="17"/>
                      <w:szCs w:val="17"/>
                    </w:rPr>
                  </w:pPr>
                  <w:r w:rsidDel="00000000" w:rsidR="00000000" w:rsidRPr="00000000">
                    <w:rPr>
                      <w:b w:val="1"/>
                      <w:bCs w:val="1"/>
                      <w:sz w:val="17"/>
                      <w:szCs w:val="17"/>
                      <w:rtl w:val="0"/>
                    </w:rPr>
                    <w:t xml:space="preserve">Unidades de análisis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6">
                  <w:pPr>
                    <w:spacing w:after="20" w:lineRule="auto"/>
                    <w:jc w:val="both"/>
                    <w:rPr>
                      <w:sz w:val="17"/>
                      <w:szCs w:val="17"/>
                    </w:rPr>
                  </w:pPr>
                  <w:r w:rsidDel="00000000" w:rsidR="00000000" w:rsidRPr="00000000">
                    <w:rPr>
                      <w:sz w:val="17"/>
                      <w:szCs w:val="17"/>
                      <w:rtl w:val="0"/>
                    </w:rPr>
                    <w:t xml:space="preserve">Terreno o idea de proyecto evaluado; proyecto en diseño; obra; activo en operación; empresa usuaria; persona usuaria o capacitada.</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7">
                  <w:pPr>
                    <w:spacing w:after="20" w:lineRule="auto"/>
                    <w:jc w:val="both"/>
                    <w:rPr>
                      <w:b w:val="1"/>
                      <w:bCs w:val="1"/>
                      <w:sz w:val="17"/>
                      <w:szCs w:val="17"/>
                    </w:rPr>
                  </w:pPr>
                  <w:r w:rsidDel="00000000" w:rsidR="00000000" w:rsidRPr="00000000">
                    <w:rPr>
                      <w:b w:val="1"/>
                      <w:bCs w:val="1"/>
                      <w:sz w:val="17"/>
                      <w:szCs w:val="17"/>
                      <w:rtl w:val="0"/>
                    </w:rPr>
                    <w:t xml:space="preserve">Unidades de medida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8">
                  <w:pPr>
                    <w:spacing w:after="20" w:lineRule="auto"/>
                    <w:jc w:val="both"/>
                    <w:rPr>
                      <w:sz w:val="17"/>
                      <w:szCs w:val="17"/>
                    </w:rPr>
                  </w:pPr>
                  <w:r w:rsidDel="00000000" w:rsidR="00000000" w:rsidRPr="00000000">
                    <w:rPr>
                      <w:sz w:val="17"/>
                      <w:szCs w:val="17"/>
                      <w:rtl w:val="0"/>
                    </w:rPr>
                    <w:t xml:space="preserve">Días, horas-persona, pesos y UF, porcentajes, kWh/m²·año, m³, toneladas, tCO₂e y número.</w:t>
                  </w:r>
                </w:p>
              </w:tc>
            </w:tr>
            <w:tr>
              <w:trPr>
                <w:cantSplit w:val="0"/>
                <w:trHeight w:val="15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9">
                  <w:pPr>
                    <w:spacing w:after="20" w:lineRule="auto"/>
                    <w:jc w:val="both"/>
                    <w:rPr>
                      <w:b w:val="1"/>
                      <w:bCs w:val="1"/>
                      <w:sz w:val="17"/>
                      <w:szCs w:val="17"/>
                    </w:rPr>
                  </w:pPr>
                  <w:r w:rsidDel="00000000" w:rsidR="00000000" w:rsidRPr="00000000">
                    <w:rPr>
                      <w:b w:val="1"/>
                      <w:bCs w:val="1"/>
                      <w:sz w:val="17"/>
                      <w:szCs w:val="17"/>
                      <w:rtl w:val="0"/>
                    </w:rPr>
                    <w:t xml:space="preserve">Técnicas de análisis (métricas)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A">
                  <w:pPr>
                    <w:spacing w:after="20" w:lineRule="auto"/>
                    <w:jc w:val="both"/>
                    <w:rPr>
                      <w:sz w:val="17"/>
                      <w:szCs w:val="17"/>
                    </w:rPr>
                  </w:pPr>
                  <w:r w:rsidDel="00000000" w:rsidR="00000000" w:rsidRPr="00000000">
                    <w:rPr>
                      <w:sz w:val="17"/>
                      <w:szCs w:val="17"/>
                      <w:rtl w:val="0"/>
                    </w:rPr>
                    <w:t xml:space="preserve">Estadística descriptiva y pruebas de diferencia de medias; diferencias en diferencias con emparejamiento; series de tiempo interrumpidas; métricas de desempeño de modelos (MAPE, MAE, precisión, exhaustividad, F1 y calibración); retorno de la inversión y ahorro neto para usuarios; costo de ciclo de vida (ISO 15686-5) y análisis de ciclo de vida simplificado (ISO 14040/14044); retorno social de la inversión (SROI) y, en proyectos públicos, evaluación social según las metodologías del Sistema Nacional de Inversiones; contabilidad de gases de efecto invernadero según GHG Protocol.</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B">
                  <w:pPr>
                    <w:spacing w:after="20" w:lineRule="auto"/>
                    <w:jc w:val="both"/>
                    <w:rPr>
                      <w:b w:val="1"/>
                      <w:bCs w:val="1"/>
                      <w:sz w:val="17"/>
                      <w:szCs w:val="17"/>
                    </w:rPr>
                  </w:pPr>
                  <w:r w:rsidDel="00000000" w:rsidR="00000000" w:rsidRPr="00000000">
                    <w:rPr>
                      <w:b w:val="1"/>
                      <w:bCs w:val="1"/>
                      <w:sz w:val="17"/>
                      <w:szCs w:val="17"/>
                      <w:rtl w:val="0"/>
                    </w:rPr>
                    <w:t xml:space="preserve">Sistema de seguimiento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CFC">
                  <w:pPr>
                    <w:spacing w:after="20" w:lineRule="auto"/>
                    <w:jc w:val="both"/>
                    <w:rPr>
                      <w:sz w:val="17"/>
                      <w:szCs w:val="17"/>
                    </w:rPr>
                  </w:pPr>
                  <w:r w:rsidDel="00000000" w:rsidR="00000000" w:rsidRPr="00000000">
                    <w:rPr>
                      <w:sz w:val="17"/>
                      <w:szCs w:val="17"/>
                      <w:rtl w:val="0"/>
                    </w:rPr>
                    <w:t xml:space="preserve">Tablero de control en línea con actualización mensual, revisión trimestral del Consejo Técnico y semestral del Consejo Estratégico, informes de avance y de continuidad a Corfo, informe anual de impacto y mediciones ex post a 12 y 24 meses del cierre.</w:t>
                  </w:r>
                </w:p>
              </w:tc>
            </w:tr>
          </w:tbl>
          <w:p w:rsidR="00000000" w:rsidDel="00000000" w:rsidP="00000000" w:rsidRDefault="00000000" w:rsidRPr="00000000" w14:paraId="00000CFD">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CFE">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Contribución a los ODS y criterios ESG</w:t>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740"/>
              <w:gridCol w:w="2205"/>
              <w:tblGridChange w:id="0">
                <w:tblGrid>
                  <w:gridCol w:w="1950"/>
                  <w:gridCol w:w="4740"/>
                  <w:gridCol w:w="220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CFF">
                  <w:pPr>
                    <w:spacing w:after="20" w:lineRule="auto"/>
                    <w:jc w:val="center"/>
                    <w:rPr>
                      <w:b w:val="1"/>
                      <w:bCs w:val="1"/>
                      <w:sz w:val="17"/>
                      <w:szCs w:val="17"/>
                    </w:rPr>
                  </w:pPr>
                  <w:r w:rsidDel="00000000" w:rsidR="00000000" w:rsidRPr="00000000">
                    <w:rPr>
                      <w:b w:val="1"/>
                      <w:bCs w:val="1"/>
                      <w:sz w:val="17"/>
                      <w:szCs w:val="17"/>
                      <w:rtl w:val="0"/>
                    </w:rPr>
                    <w:t xml:space="preserve">ODS (meta)</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00">
                  <w:pPr>
                    <w:spacing w:after="20" w:lineRule="auto"/>
                    <w:jc w:val="center"/>
                    <w:rPr>
                      <w:b w:val="1"/>
                      <w:bCs w:val="1"/>
                      <w:sz w:val="17"/>
                      <w:szCs w:val="17"/>
                    </w:rPr>
                  </w:pPr>
                  <w:r w:rsidDel="00000000" w:rsidR="00000000" w:rsidRPr="00000000">
                    <w:rPr>
                      <w:b w:val="1"/>
                      <w:bCs w:val="1"/>
                      <w:sz w:val="17"/>
                      <w:szCs w:val="17"/>
                      <w:rtl w:val="0"/>
                    </w:rPr>
                    <w:t xml:space="preserve">Contribución del Programa</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01">
                  <w:pPr>
                    <w:spacing w:after="20" w:lineRule="auto"/>
                    <w:jc w:val="center"/>
                    <w:rPr>
                      <w:b w:val="1"/>
                      <w:bCs w:val="1"/>
                      <w:sz w:val="17"/>
                      <w:szCs w:val="17"/>
                    </w:rPr>
                  </w:pPr>
                  <w:r w:rsidDel="00000000" w:rsidR="00000000" w:rsidRPr="00000000">
                    <w:rPr>
                      <w:b w:val="1"/>
                      <w:bCs w:val="1"/>
                      <w:sz w:val="17"/>
                      <w:szCs w:val="17"/>
                      <w:rtl w:val="0"/>
                    </w:rPr>
                    <w:t xml:space="preserve">Indicadores asociados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2">
                  <w:pPr>
                    <w:spacing w:after="20" w:lineRule="auto"/>
                    <w:jc w:val="both"/>
                    <w:rPr>
                      <w:b w:val="1"/>
                      <w:bCs w:val="1"/>
                      <w:sz w:val="17"/>
                      <w:szCs w:val="17"/>
                    </w:rPr>
                  </w:pPr>
                  <w:r w:rsidDel="00000000" w:rsidR="00000000" w:rsidRPr="00000000">
                    <w:rPr>
                      <w:b w:val="1"/>
                      <w:bCs w:val="1"/>
                      <w:sz w:val="17"/>
                      <w:szCs w:val="17"/>
                      <w:rtl w:val="0"/>
                    </w:rPr>
                    <w:t xml:space="preserve">ODS 9 (9.4 y 9.5)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3">
                  <w:pPr>
                    <w:spacing w:after="20" w:lineRule="auto"/>
                    <w:jc w:val="both"/>
                    <w:rPr>
                      <w:sz w:val="17"/>
                      <w:szCs w:val="17"/>
                    </w:rPr>
                  </w:pPr>
                  <w:r w:rsidDel="00000000" w:rsidR="00000000" w:rsidRPr="00000000">
                    <w:rPr>
                      <w:sz w:val="17"/>
                      <w:szCs w:val="17"/>
                      <w:rtl w:val="0"/>
                    </w:rPr>
                    <w:t xml:space="preserve">Modernización tecnológica e innovación del sector construcción con IA y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4">
                  <w:pPr>
                    <w:spacing w:after="20" w:lineRule="auto"/>
                    <w:jc w:val="both"/>
                    <w:rPr>
                      <w:sz w:val="17"/>
                      <w:szCs w:val="17"/>
                    </w:rPr>
                  </w:pPr>
                  <w:r w:rsidDel="00000000" w:rsidR="00000000" w:rsidRPr="00000000">
                    <w:rPr>
                      <w:sz w:val="17"/>
                      <w:szCs w:val="17"/>
                      <w:rtl w:val="0"/>
                    </w:rPr>
                    <w:t xml:space="preserve">Tiempo de factibilización, reprocesos y adopción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5">
                  <w:pPr>
                    <w:spacing w:after="20" w:lineRule="auto"/>
                    <w:jc w:val="both"/>
                    <w:rPr>
                      <w:b w:val="1"/>
                      <w:bCs w:val="1"/>
                      <w:sz w:val="17"/>
                      <w:szCs w:val="17"/>
                    </w:rPr>
                  </w:pPr>
                  <w:r w:rsidDel="00000000" w:rsidR="00000000" w:rsidRPr="00000000">
                    <w:rPr>
                      <w:b w:val="1"/>
                      <w:bCs w:val="1"/>
                      <w:sz w:val="17"/>
                      <w:szCs w:val="17"/>
                      <w:rtl w:val="0"/>
                    </w:rPr>
                    <w:t xml:space="preserve">ODS 11 (11.1 y 11.3)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6">
                  <w:pPr>
                    <w:spacing w:after="20" w:lineRule="auto"/>
                    <w:jc w:val="both"/>
                    <w:rPr>
                      <w:sz w:val="17"/>
                      <w:szCs w:val="17"/>
                    </w:rPr>
                  </w:pPr>
                  <w:r w:rsidDel="00000000" w:rsidR="00000000" w:rsidRPr="00000000">
                    <w:rPr>
                      <w:sz w:val="17"/>
                      <w:szCs w:val="17"/>
                      <w:rtl w:val="0"/>
                    </w:rPr>
                    <w:t xml:space="preserve">Habilitación más rápida de vivienda adecuada y urbanización planificada.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7">
                  <w:pPr>
                    <w:spacing w:after="20" w:lineRule="auto"/>
                    <w:jc w:val="both"/>
                    <w:rPr>
                      <w:sz w:val="17"/>
                      <w:szCs w:val="17"/>
                    </w:rPr>
                  </w:pPr>
                  <w:r w:rsidDel="00000000" w:rsidR="00000000" w:rsidRPr="00000000">
                    <w:rPr>
                      <w:sz w:val="17"/>
                      <w:szCs w:val="17"/>
                      <w:rtl w:val="0"/>
                    </w:rPr>
                    <w:t xml:space="preserve">Plazo de pre-inversión en vivienda con subsidio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8">
                  <w:pPr>
                    <w:spacing w:after="20" w:lineRule="auto"/>
                    <w:jc w:val="both"/>
                    <w:rPr>
                      <w:b w:val="1"/>
                      <w:bCs w:val="1"/>
                      <w:sz w:val="17"/>
                      <w:szCs w:val="17"/>
                    </w:rPr>
                  </w:pPr>
                  <w:r w:rsidDel="00000000" w:rsidR="00000000" w:rsidRPr="00000000">
                    <w:rPr>
                      <w:b w:val="1"/>
                      <w:bCs w:val="1"/>
                      <w:sz w:val="17"/>
                      <w:szCs w:val="17"/>
                      <w:rtl w:val="0"/>
                    </w:rPr>
                    <w:t xml:space="preserve">ODS 8 (8.2)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9">
                  <w:pPr>
                    <w:spacing w:after="20" w:lineRule="auto"/>
                    <w:jc w:val="both"/>
                    <w:rPr>
                      <w:sz w:val="17"/>
                      <w:szCs w:val="17"/>
                    </w:rPr>
                  </w:pPr>
                  <w:r w:rsidDel="00000000" w:rsidR="00000000" w:rsidRPr="00000000">
                    <w:rPr>
                      <w:sz w:val="17"/>
                      <w:szCs w:val="17"/>
                      <w:rtl w:val="0"/>
                    </w:rPr>
                    <w:t xml:space="preserve">Aumento de la productividad mediante tecnología y empleo especializado.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A">
                  <w:pPr>
                    <w:spacing w:after="20" w:lineRule="auto"/>
                    <w:jc w:val="both"/>
                    <w:rPr>
                      <w:sz w:val="17"/>
                      <w:szCs w:val="17"/>
                    </w:rPr>
                  </w:pPr>
                  <w:r w:rsidDel="00000000" w:rsidR="00000000" w:rsidRPr="00000000">
                    <w:rPr>
                      <w:sz w:val="17"/>
                      <w:szCs w:val="17"/>
                      <w:rtl w:val="0"/>
                    </w:rPr>
                    <w:t xml:space="preserve">Ventas, empleo y costos de mantención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B">
                  <w:pPr>
                    <w:spacing w:after="20" w:lineRule="auto"/>
                    <w:jc w:val="both"/>
                    <w:rPr>
                      <w:b w:val="1"/>
                      <w:bCs w:val="1"/>
                      <w:sz w:val="17"/>
                      <w:szCs w:val="17"/>
                    </w:rPr>
                  </w:pPr>
                  <w:r w:rsidDel="00000000" w:rsidR="00000000" w:rsidRPr="00000000">
                    <w:rPr>
                      <w:b w:val="1"/>
                      <w:bCs w:val="1"/>
                      <w:sz w:val="17"/>
                      <w:szCs w:val="17"/>
                      <w:rtl w:val="0"/>
                    </w:rPr>
                    <w:t xml:space="preserve">ODS 7 (7.3) y ODS 13 (13.2)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C">
                  <w:pPr>
                    <w:spacing w:after="20" w:lineRule="auto"/>
                    <w:jc w:val="both"/>
                    <w:rPr>
                      <w:sz w:val="17"/>
                      <w:szCs w:val="17"/>
                    </w:rPr>
                  </w:pPr>
                  <w:r w:rsidDel="00000000" w:rsidR="00000000" w:rsidRPr="00000000">
                    <w:rPr>
                      <w:sz w:val="17"/>
                      <w:szCs w:val="17"/>
                      <w:rtl w:val="0"/>
                    </w:rPr>
                    <w:t xml:space="preserve">Eficiencia energética en diseño y operación; emisiones evitadas.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D">
                  <w:pPr>
                    <w:spacing w:after="20" w:lineRule="auto"/>
                    <w:jc w:val="both"/>
                    <w:rPr>
                      <w:sz w:val="17"/>
                      <w:szCs w:val="17"/>
                    </w:rPr>
                  </w:pPr>
                  <w:r w:rsidDel="00000000" w:rsidR="00000000" w:rsidRPr="00000000">
                    <w:rPr>
                      <w:sz w:val="17"/>
                      <w:szCs w:val="17"/>
                      <w:rtl w:val="0"/>
                    </w:rPr>
                    <w:t xml:space="preserve">Energía proyectada y tCO₂e</w:t>
                  </w:r>
                </w:p>
              </w:tc>
            </w:tr>
            <w:tr>
              <w:trPr>
                <w:cantSplit w:val="0"/>
                <w:trHeight w:val="28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E">
                  <w:pPr>
                    <w:spacing w:after="20" w:lineRule="auto"/>
                    <w:jc w:val="both"/>
                    <w:rPr>
                      <w:b w:val="1"/>
                      <w:bCs w:val="1"/>
                      <w:sz w:val="17"/>
                      <w:szCs w:val="17"/>
                    </w:rPr>
                  </w:pPr>
                  <w:r w:rsidDel="00000000" w:rsidR="00000000" w:rsidRPr="00000000">
                    <w:rPr>
                      <w:b w:val="1"/>
                      <w:bCs w:val="1"/>
                      <w:sz w:val="17"/>
                      <w:szCs w:val="17"/>
                      <w:rtl w:val="0"/>
                    </w:rPr>
                    <w:t xml:space="preserve">ODS 12 (12.5)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0F">
                  <w:pPr>
                    <w:spacing w:after="20" w:lineRule="auto"/>
                    <w:jc w:val="both"/>
                    <w:rPr>
                      <w:sz w:val="17"/>
                      <w:szCs w:val="17"/>
                    </w:rPr>
                  </w:pPr>
                  <w:r w:rsidDel="00000000" w:rsidR="00000000" w:rsidRPr="00000000">
                    <w:rPr>
                      <w:sz w:val="17"/>
                      <w:szCs w:val="17"/>
                      <w:rtl w:val="0"/>
                    </w:rPr>
                    <w:t xml:space="preserve">Reducción de residuos de construcción por menor reproceso.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10">
                  <w:pPr>
                    <w:spacing w:after="20" w:lineRule="auto"/>
                    <w:jc w:val="both"/>
                    <w:rPr>
                      <w:sz w:val="17"/>
                      <w:szCs w:val="17"/>
                    </w:rPr>
                  </w:pPr>
                  <w:r w:rsidDel="00000000" w:rsidR="00000000" w:rsidRPr="00000000">
                    <w:rPr>
                      <w:sz w:val="17"/>
                      <w:szCs w:val="17"/>
                      <w:rtl w:val="0"/>
                    </w:rPr>
                    <w:t xml:space="preserve">Residuos evitados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11">
                  <w:pPr>
                    <w:spacing w:after="20" w:lineRule="auto"/>
                    <w:jc w:val="both"/>
                    <w:rPr>
                      <w:b w:val="1"/>
                      <w:bCs w:val="1"/>
                      <w:sz w:val="17"/>
                      <w:szCs w:val="17"/>
                    </w:rPr>
                  </w:pPr>
                  <w:r w:rsidDel="00000000" w:rsidR="00000000" w:rsidRPr="00000000">
                    <w:rPr>
                      <w:b w:val="1"/>
                      <w:bCs w:val="1"/>
                      <w:sz w:val="17"/>
                      <w:szCs w:val="17"/>
                      <w:rtl w:val="0"/>
                    </w:rPr>
                    <w:t xml:space="preserve">ODS 5 (5.5)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12">
                  <w:pPr>
                    <w:spacing w:after="20" w:lineRule="auto"/>
                    <w:jc w:val="both"/>
                    <w:rPr>
                      <w:sz w:val="17"/>
                      <w:szCs w:val="17"/>
                    </w:rPr>
                  </w:pPr>
                  <w:r w:rsidDel="00000000" w:rsidR="00000000" w:rsidRPr="00000000">
                    <w:rPr>
                      <w:sz w:val="17"/>
                      <w:szCs w:val="17"/>
                      <w:rtl w:val="0"/>
                    </w:rPr>
                    <w:t xml:space="preserve">Participación y liderazgo de mujeres en tecnología y construcción.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13">
                  <w:pPr>
                    <w:spacing w:after="20" w:lineRule="auto"/>
                    <w:jc w:val="both"/>
                    <w:rPr>
                      <w:sz w:val="17"/>
                      <w:szCs w:val="17"/>
                    </w:rPr>
                  </w:pPr>
                  <w:r w:rsidDel="00000000" w:rsidR="00000000" w:rsidRPr="00000000">
                    <w:rPr>
                      <w:sz w:val="17"/>
                      <w:szCs w:val="17"/>
                      <w:rtl w:val="0"/>
                    </w:rPr>
                    <w:t xml:space="preserve">% de mujeres en equipo, gobernanza y capacitación</w:t>
                  </w:r>
                </w:p>
              </w:tc>
            </w:tr>
          </w:tbl>
          <w:p w:rsidR="00000000" w:rsidDel="00000000" w:rsidP="00000000" w:rsidRDefault="00000000" w:rsidRPr="00000000" w14:paraId="00000D14">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15">
            <w:pPr>
              <w:spacing w:after="0" w:lineRule="auto"/>
              <w:jc w:val="both"/>
              <w:rPr>
                <w:sz w:val="20"/>
                <w:szCs w:val="20"/>
              </w:rPr>
            </w:pPr>
            <w:r w:rsidDel="00000000" w:rsidR="00000000" w:rsidRPr="00000000">
              <w:rPr>
                <w:sz w:val="20"/>
                <w:szCs w:val="20"/>
                <w:rtl w:val="0"/>
              </w:rPr>
              <w:t xml:space="preserve">Los indicadores se integrarán a los reportes ESG de los participantes que los emitan —en particular DTE, — y se publicarán en el informe anual de impacto. </w:t>
            </w:r>
          </w:p>
          <w:p w:rsidR="00000000" w:rsidDel="00000000" w:rsidP="00000000" w:rsidRDefault="00000000" w:rsidRPr="00000000" w14:paraId="00000D16">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17">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18">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D19">
      <w:pPr>
        <w:spacing w:after="0" w:lineRule="auto"/>
        <w:ind w:left="-284" w:firstLine="0"/>
        <w:rPr>
          <w:i w:val="0"/>
          <w:iCs w:val="0"/>
          <w:sz w:val="20"/>
          <w:szCs w:val="20"/>
          <w:vertAlign w:val="baseline"/>
        </w:rPr>
      </w:pPr>
      <w:bookmarkStart w:colFirst="0" w:colLast="0" w:name="_heading=h.jovcm92r46j0" w:id="16"/>
      <w:bookmarkEnd w:id="16"/>
      <w:r w:rsidDel="00000000" w:rsidR="00000000" w:rsidRPr="00000000">
        <w:rPr>
          <w:rtl w:val="0"/>
        </w:rPr>
      </w:r>
    </w:p>
    <w:p w:rsidR="00000000" w:rsidDel="00000000" w:rsidP="00000000" w:rsidRDefault="00000000" w:rsidRPr="00000000" w14:paraId="00000D1A">
      <w:pPr>
        <w:spacing w:after="0" w:lineRule="auto"/>
        <w:ind w:left="-284" w:right="-141" w:firstLine="0"/>
        <w:jc w:val="both"/>
        <w:rPr>
          <w:vertAlign w:val="baseline"/>
        </w:rPr>
      </w:pPr>
      <w:r w:rsidDel="00000000" w:rsidR="00000000" w:rsidRPr="00000000">
        <w:rPr>
          <w:b w:val="1"/>
          <w:bCs w:val="1"/>
          <w:vertAlign w:val="baseline"/>
          <w:rtl w:val="0"/>
        </w:rPr>
        <w:t xml:space="preserve">18.- SISTEMA DE GESTIÓN DE CALIDAD Y MARCOS REGULATORIOS ASOCIADOS A LOS DESARROLLOS TECNOLÓGICOS </w:t>
      </w:r>
      <w:r w:rsidDel="00000000" w:rsidR="00000000" w:rsidRPr="00000000">
        <w:rPr>
          <w:i w:val="1"/>
          <w:iCs w:val="1"/>
          <w:sz w:val="20"/>
          <w:szCs w:val="20"/>
          <w:vertAlign w:val="baseline"/>
          <w:rtl w:val="0"/>
        </w:rPr>
        <w:t xml:space="preserve">(Describa el sistema de gestión de calidad y los marcos regulatorios aplicables, según la Guía Técnica de la convocatoria. Identifique y analice las barreras legales, regulatorias y/o administrativas que puedan afectar la implementación de las soluciones propuestas y sector seleccionado, proponiendo un plan de trabajo con medidas concretas para abordarlas).</w:t>
      </w:r>
      <w:r w:rsidDel="00000000" w:rsidR="00000000" w:rsidRPr="00000000">
        <w:rPr>
          <w:rtl w:val="0"/>
        </w:rPr>
      </w:r>
    </w:p>
    <w:tbl>
      <w:tblPr>
        <w:tblStyle w:val="Table66"/>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vAlign w:val="top"/>
          </w:tcPr>
          <w:p w:rsidR="00000000" w:rsidDel="00000000" w:rsidP="00000000" w:rsidRDefault="00000000" w:rsidRPr="00000000" w14:paraId="00000D1B">
            <w:pPr>
              <w:spacing w:after="60" w:before="40" w:lineRule="auto"/>
              <w:jc w:val="both"/>
              <w:rPr>
                <w:b w:val="1"/>
                <w:bCs w:val="1"/>
                <w:color w:val="1f3864"/>
                <w:sz w:val="21"/>
                <w:szCs w:val="21"/>
              </w:rPr>
            </w:pPr>
            <w:r w:rsidDel="00000000" w:rsidR="00000000" w:rsidRPr="00000000">
              <w:rPr>
                <w:b w:val="1"/>
                <w:bCs w:val="1"/>
                <w:color w:val="1f3864"/>
                <w:sz w:val="21"/>
                <w:szCs w:val="21"/>
                <w:rtl w:val="0"/>
              </w:rPr>
              <w:t xml:space="preserve">Estrategia preliminar del sistema de gestión de calidad</w:t>
            </w:r>
          </w:p>
          <w:p w:rsidR="00000000" w:rsidDel="00000000" w:rsidP="00000000" w:rsidRDefault="00000000" w:rsidRPr="00000000" w14:paraId="00000D1C">
            <w:pPr>
              <w:spacing w:after="80" w:lineRule="auto"/>
              <w:jc w:val="both"/>
              <w:rPr>
                <w:sz w:val="20"/>
                <w:szCs w:val="20"/>
              </w:rPr>
            </w:pPr>
            <w:r w:rsidDel="00000000" w:rsidR="00000000" w:rsidRPr="00000000">
              <w:rPr>
                <w:sz w:val="20"/>
                <w:szCs w:val="20"/>
                <w:rtl w:val="0"/>
              </w:rPr>
              <w:t xml:space="preserve">El Programa instalará un sistema integrado de gestión basado en el ciclo de mejora continua (planificar, hacer, verificar y actuar), con referentes internacionales, especificidades por tecnología y metas de acreditación o certificación necesarias para cumplir las exigencias de clientes corporativos y públicos y asegurar desarrollos replicables y reproducibles:</w:t>
            </w:r>
          </w:p>
          <w:tbl>
            <w:tblPr>
              <w:tblStyle w:val="Table67"/>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85"/>
              <w:gridCol w:w="3855"/>
              <w:tblGridChange w:id="0">
                <w:tblGrid>
                  <w:gridCol w:w="2430"/>
                  <w:gridCol w:w="3285"/>
                  <w:gridCol w:w="3855"/>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1D">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1E">
                  <w:pPr>
                    <w:spacing w:after="20" w:lineRule="auto"/>
                    <w:jc w:val="center"/>
                    <w:rPr>
                      <w:b w:val="1"/>
                      <w:bCs w:val="1"/>
                      <w:sz w:val="16"/>
                      <w:szCs w:val="16"/>
                    </w:rPr>
                  </w:pPr>
                  <w:r w:rsidDel="00000000" w:rsidR="00000000" w:rsidRPr="00000000">
                    <w:rPr>
                      <w:b w:val="1"/>
                      <w:bCs w:val="1"/>
                      <w:sz w:val="16"/>
                      <w:szCs w:val="16"/>
                      <w:rtl w:val="0"/>
                    </w:rPr>
                    <w:t xml:space="preserve">Estándar o buena práctica</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1F">
                  <w:pPr>
                    <w:spacing w:after="20" w:lineRule="auto"/>
                    <w:jc w:val="center"/>
                    <w:rPr>
                      <w:b w:val="1"/>
                      <w:bCs w:val="1"/>
                      <w:sz w:val="16"/>
                      <w:szCs w:val="16"/>
                    </w:rPr>
                  </w:pPr>
                  <w:r w:rsidDel="00000000" w:rsidR="00000000" w:rsidRPr="00000000">
                    <w:rPr>
                      <w:b w:val="1"/>
                      <w:bCs w:val="1"/>
                      <w:sz w:val="16"/>
                      <w:szCs w:val="16"/>
                      <w:rtl w:val="0"/>
                    </w:rPr>
                    <w:t xml:space="preserve">Aplicación en el Programa</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0">
                  <w:pPr>
                    <w:spacing w:after="20" w:lineRule="auto"/>
                    <w:jc w:val="both"/>
                    <w:rPr>
                      <w:b w:val="1"/>
                      <w:bCs w:val="1"/>
                      <w:sz w:val="16"/>
                      <w:szCs w:val="16"/>
                    </w:rPr>
                  </w:pPr>
                  <w:r w:rsidDel="00000000" w:rsidR="00000000" w:rsidRPr="00000000">
                    <w:rPr>
                      <w:b w:val="1"/>
                      <w:bCs w:val="1"/>
                      <w:sz w:val="16"/>
                      <w:szCs w:val="16"/>
                      <w:rtl w:val="0"/>
                    </w:rPr>
                    <w:t xml:space="preserve">Gestión del Programa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1">
                  <w:pPr>
                    <w:spacing w:after="20" w:lineRule="auto"/>
                    <w:jc w:val="both"/>
                    <w:rPr>
                      <w:sz w:val="16"/>
                      <w:szCs w:val="16"/>
                    </w:rPr>
                  </w:pPr>
                  <w:r w:rsidDel="00000000" w:rsidR="00000000" w:rsidRPr="00000000">
                    <w:rPr>
                      <w:sz w:val="16"/>
                      <w:szCs w:val="16"/>
                      <w:rtl w:val="0"/>
                    </w:rPr>
                    <w:t xml:space="preserve">ISO 9001:2015</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2">
                  <w:pPr>
                    <w:spacing w:after="20" w:lineRule="auto"/>
                    <w:jc w:val="both"/>
                    <w:rPr>
                      <w:sz w:val="16"/>
                      <w:szCs w:val="16"/>
                    </w:rPr>
                  </w:pPr>
                  <w:r w:rsidDel="00000000" w:rsidR="00000000" w:rsidRPr="00000000">
                    <w:rPr>
                      <w:sz w:val="16"/>
                      <w:szCs w:val="16"/>
                      <w:rtl w:val="0"/>
                    </w:rPr>
                    <w:t xml:space="preserve">Procesos de gestión, control documental, auditorías internas, acciones correctivas y satisfacción de usuarios.</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3">
                  <w:pPr>
                    <w:spacing w:after="20" w:lineRule="auto"/>
                    <w:jc w:val="both"/>
                    <w:rPr>
                      <w:b w:val="1"/>
                      <w:bCs w:val="1"/>
                      <w:sz w:val="16"/>
                      <w:szCs w:val="16"/>
                    </w:rPr>
                  </w:pPr>
                  <w:r w:rsidDel="00000000" w:rsidR="00000000" w:rsidRPr="00000000">
                    <w:rPr>
                      <w:b w:val="1"/>
                      <w:bCs w:val="1"/>
                      <w:sz w:val="16"/>
                      <w:szCs w:val="16"/>
                      <w:rtl w:val="0"/>
                    </w:rPr>
                    <w:t xml:space="preserve">Sistemas de 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4">
                  <w:pPr>
                    <w:spacing w:after="20" w:lineRule="auto"/>
                    <w:jc w:val="both"/>
                    <w:rPr>
                      <w:sz w:val="16"/>
                      <w:szCs w:val="16"/>
                    </w:rPr>
                  </w:pPr>
                  <w:r w:rsidDel="00000000" w:rsidR="00000000" w:rsidRPr="00000000">
                    <w:rPr>
                      <w:sz w:val="16"/>
                      <w:szCs w:val="16"/>
                      <w:rtl w:val="0"/>
                    </w:rPr>
                    <w:t xml:space="preserve">ISO/IEC 42001:2023 (gestión de IA) e ISO/IEC 23894:2023 (riesgos de IA); NIST AI RMF como referencia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5">
                  <w:pPr>
                    <w:spacing w:after="20" w:lineRule="auto"/>
                    <w:jc w:val="both"/>
                    <w:rPr>
                      <w:sz w:val="16"/>
                      <w:szCs w:val="16"/>
                    </w:rPr>
                  </w:pPr>
                  <w:r w:rsidDel="00000000" w:rsidR="00000000" w:rsidRPr="00000000">
                    <w:rPr>
                      <w:sz w:val="16"/>
                      <w:szCs w:val="16"/>
                      <w:rtl w:val="0"/>
                    </w:rPr>
                    <w:t xml:space="preserve">Inventario de sistemas de IA, evaluaciones de impacto, controles del ciclo de vida, supervisión humana y transparencia.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6">
                  <w:pPr>
                    <w:spacing w:after="20" w:lineRule="auto"/>
                    <w:jc w:val="both"/>
                    <w:rPr>
                      <w:b w:val="1"/>
                      <w:bCs w:val="1"/>
                      <w:sz w:val="16"/>
                      <w:szCs w:val="16"/>
                    </w:rPr>
                  </w:pPr>
                  <w:r w:rsidDel="00000000" w:rsidR="00000000" w:rsidRPr="00000000">
                    <w:rPr>
                      <w:b w:val="1"/>
                      <w:bCs w:val="1"/>
                      <w:sz w:val="16"/>
                      <w:szCs w:val="16"/>
                      <w:rtl w:val="0"/>
                    </w:rPr>
                    <w:t xml:space="preserve">Seguridad de la información y privacidad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7">
                  <w:pPr>
                    <w:spacing w:after="20" w:lineRule="auto"/>
                    <w:jc w:val="both"/>
                    <w:rPr>
                      <w:sz w:val="16"/>
                      <w:szCs w:val="16"/>
                    </w:rPr>
                  </w:pPr>
                  <w:r w:rsidDel="00000000" w:rsidR="00000000" w:rsidRPr="00000000">
                    <w:rPr>
                      <w:sz w:val="16"/>
                      <w:szCs w:val="16"/>
                      <w:rtl w:val="0"/>
                    </w:rPr>
                    <w:t xml:space="preserve">ISO/IEC 27001:2022 e ISO/IEC 27701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8">
                  <w:pPr>
                    <w:spacing w:after="20" w:lineRule="auto"/>
                    <w:jc w:val="both"/>
                    <w:rPr>
                      <w:sz w:val="16"/>
                      <w:szCs w:val="16"/>
                    </w:rPr>
                  </w:pPr>
                  <w:r w:rsidDel="00000000" w:rsidR="00000000" w:rsidRPr="00000000">
                    <w:rPr>
                      <w:sz w:val="16"/>
                      <w:szCs w:val="16"/>
                      <w:rtl w:val="0"/>
                    </w:rPr>
                    <w:t xml:space="preserve">Gestión de accesos, cifrado, continuidad operacional, gestión de incidentes y privacidad.</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9">
                  <w:pPr>
                    <w:spacing w:after="20" w:lineRule="auto"/>
                    <w:jc w:val="both"/>
                    <w:rPr>
                      <w:b w:val="1"/>
                      <w:bCs w:val="1"/>
                      <w:sz w:val="16"/>
                      <w:szCs w:val="16"/>
                    </w:rPr>
                  </w:pPr>
                  <w:r w:rsidDel="00000000" w:rsidR="00000000" w:rsidRPr="00000000">
                    <w:rPr>
                      <w:b w:val="1"/>
                      <w:bCs w:val="1"/>
                      <w:sz w:val="16"/>
                      <w:szCs w:val="16"/>
                      <w:rtl w:val="0"/>
                    </w:rPr>
                    <w:t xml:space="preserve">Calidad de software y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A">
                  <w:pPr>
                    <w:spacing w:after="20" w:lineRule="auto"/>
                    <w:jc w:val="both"/>
                    <w:rPr>
                      <w:sz w:val="16"/>
                      <w:szCs w:val="16"/>
                    </w:rPr>
                  </w:pPr>
                  <w:r w:rsidDel="00000000" w:rsidR="00000000" w:rsidRPr="00000000">
                    <w:rPr>
                      <w:sz w:val="16"/>
                      <w:szCs w:val="16"/>
                      <w:rtl w:val="0"/>
                    </w:rPr>
                    <w:t xml:space="preserve">ISO/IEC 25010 e ISO/IEC 25012; OWASP ASVS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B">
                  <w:pPr>
                    <w:spacing w:after="20" w:lineRule="auto"/>
                    <w:jc w:val="both"/>
                    <w:rPr>
                      <w:sz w:val="16"/>
                      <w:szCs w:val="16"/>
                    </w:rPr>
                  </w:pPr>
                  <w:r w:rsidDel="00000000" w:rsidR="00000000" w:rsidRPr="00000000">
                    <w:rPr>
                      <w:sz w:val="16"/>
                      <w:szCs w:val="16"/>
                      <w:rtl w:val="0"/>
                    </w:rPr>
                    <w:t xml:space="preserve">Requisitos de calidad, pruebas automatizadas, revisión de código, seguridad de aplicaciones e indicadores de calidad de datos.</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C">
                  <w:pPr>
                    <w:spacing w:after="20" w:lineRule="auto"/>
                    <w:jc w:val="both"/>
                    <w:rPr>
                      <w:b w:val="1"/>
                      <w:bCs w:val="1"/>
                      <w:sz w:val="16"/>
                      <w:szCs w:val="16"/>
                    </w:rPr>
                  </w:pPr>
                  <w:r w:rsidDel="00000000" w:rsidR="00000000" w:rsidRPr="00000000">
                    <w:rPr>
                      <w:b w:val="1"/>
                      <w:bCs w:val="1"/>
                      <w:sz w:val="16"/>
                      <w:szCs w:val="16"/>
                      <w:rtl w:val="0"/>
                    </w:rPr>
                    <w:t xml:space="preserve">Desarrollo y operación de modelos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D">
                  <w:pPr>
                    <w:spacing w:after="20" w:lineRule="auto"/>
                    <w:jc w:val="both"/>
                    <w:rPr>
                      <w:sz w:val="16"/>
                      <w:szCs w:val="16"/>
                    </w:rPr>
                  </w:pPr>
                  <w:r w:rsidDel="00000000" w:rsidR="00000000" w:rsidRPr="00000000">
                    <w:rPr>
                      <w:sz w:val="16"/>
                      <w:szCs w:val="16"/>
                      <w:rtl w:val="0"/>
                    </w:rPr>
                    <w:t xml:space="preserve">Metodologías ágiles, DevSecOps y MLOps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E">
                  <w:pPr>
                    <w:spacing w:after="20" w:lineRule="auto"/>
                    <w:jc w:val="both"/>
                    <w:rPr>
                      <w:sz w:val="16"/>
                      <w:szCs w:val="16"/>
                    </w:rPr>
                  </w:pPr>
                  <w:r w:rsidDel="00000000" w:rsidR="00000000" w:rsidRPr="00000000">
                    <w:rPr>
                      <w:sz w:val="16"/>
                      <w:szCs w:val="16"/>
                      <w:rtl w:val="0"/>
                    </w:rPr>
                    <w:t xml:space="preserve">Integración y despliegue continuos, versionado de datos y modelos, fichas de modelos y de conjuntos de datos, monitoreo de deriva.</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2F">
                  <w:pPr>
                    <w:spacing w:after="20" w:lineRule="auto"/>
                    <w:jc w:val="both"/>
                    <w:rPr>
                      <w:b w:val="1"/>
                      <w:bCs w:val="1"/>
                      <w:sz w:val="16"/>
                      <w:szCs w:val="16"/>
                    </w:rPr>
                  </w:pPr>
                  <w:r w:rsidDel="00000000" w:rsidR="00000000" w:rsidRPr="00000000">
                    <w:rPr>
                      <w:b w:val="1"/>
                      <w:bCs w:val="1"/>
                      <w:sz w:val="16"/>
                      <w:szCs w:val="16"/>
                      <w:rtl w:val="0"/>
                    </w:rPr>
                    <w:t xml:space="preserve">Información de activos construidos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0">
                  <w:pPr>
                    <w:spacing w:after="20" w:lineRule="auto"/>
                    <w:jc w:val="both"/>
                    <w:rPr>
                      <w:sz w:val="16"/>
                      <w:szCs w:val="16"/>
                    </w:rPr>
                  </w:pPr>
                  <w:r w:rsidDel="00000000" w:rsidR="00000000" w:rsidRPr="00000000">
                    <w:rPr>
                      <w:sz w:val="16"/>
                      <w:szCs w:val="16"/>
                      <w:rtl w:val="0"/>
                    </w:rPr>
                    <w:t xml:space="preserve">ISO 19650; ISO 16739-1:2024 (IFC 4.3); buildingSMART IDS y BCF; COBie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1">
                  <w:pPr>
                    <w:spacing w:after="20" w:lineRule="auto"/>
                    <w:jc w:val="both"/>
                    <w:rPr>
                      <w:sz w:val="16"/>
                      <w:szCs w:val="16"/>
                    </w:rPr>
                  </w:pPr>
                  <w:r w:rsidDel="00000000" w:rsidR="00000000" w:rsidRPr="00000000">
                    <w:rPr>
                      <w:sz w:val="16"/>
                      <w:szCs w:val="16"/>
                      <w:rtl w:val="0"/>
                    </w:rPr>
                    <w:t xml:space="preserve">Modelo de datos común y especificación abierta de P3; entrega de información a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2">
                  <w:pPr>
                    <w:spacing w:after="20" w:lineRule="auto"/>
                    <w:jc w:val="both"/>
                    <w:rPr>
                      <w:b w:val="1"/>
                      <w:bCs w:val="1"/>
                      <w:sz w:val="16"/>
                      <w:szCs w:val="16"/>
                    </w:rPr>
                  </w:pPr>
                  <w:r w:rsidDel="00000000" w:rsidR="00000000" w:rsidRPr="00000000">
                    <w:rPr>
                      <w:b w:val="1"/>
                      <w:bCs w:val="1"/>
                      <w:sz w:val="16"/>
                      <w:szCs w:val="16"/>
                      <w:rtl w:val="0"/>
                    </w:rPr>
                    <w:t xml:space="preserve">Gestión de activos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3">
                  <w:pPr>
                    <w:spacing w:after="20" w:lineRule="auto"/>
                    <w:jc w:val="both"/>
                    <w:rPr>
                      <w:sz w:val="16"/>
                      <w:szCs w:val="16"/>
                    </w:rPr>
                  </w:pPr>
                  <w:r w:rsidDel="00000000" w:rsidR="00000000" w:rsidRPr="00000000">
                    <w:rPr>
                      <w:sz w:val="16"/>
                      <w:szCs w:val="16"/>
                      <w:rtl w:val="0"/>
                    </w:rPr>
                    <w:t xml:space="preserve">ISO 55001</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4">
                  <w:pPr>
                    <w:spacing w:after="20" w:lineRule="auto"/>
                    <w:jc w:val="both"/>
                    <w:rPr>
                      <w:sz w:val="16"/>
                      <w:szCs w:val="16"/>
                    </w:rPr>
                  </w:pPr>
                  <w:r w:rsidDel="00000000" w:rsidR="00000000" w:rsidRPr="00000000">
                    <w:rPr>
                      <w:sz w:val="16"/>
                      <w:szCs w:val="16"/>
                      <w:rtl w:val="0"/>
                    </w:rPr>
                    <w:t xml:space="preserve">Planes de mantención y gestión del ciclo de vida en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5">
                  <w:pPr>
                    <w:spacing w:after="20" w:lineRule="auto"/>
                    <w:jc w:val="both"/>
                    <w:rPr>
                      <w:b w:val="1"/>
                      <w:bCs w:val="1"/>
                      <w:sz w:val="16"/>
                      <w:szCs w:val="16"/>
                    </w:rPr>
                  </w:pPr>
                  <w:r w:rsidDel="00000000" w:rsidR="00000000" w:rsidRPr="00000000">
                    <w:rPr>
                      <w:b w:val="1"/>
                      <w:bCs w:val="1"/>
                      <w:sz w:val="16"/>
                      <w:szCs w:val="16"/>
                      <w:rtl w:val="0"/>
                    </w:rPr>
                    <w:t xml:space="preserve">Información geoespacial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6">
                  <w:pPr>
                    <w:spacing w:after="20" w:lineRule="auto"/>
                    <w:jc w:val="both"/>
                    <w:rPr>
                      <w:sz w:val="16"/>
                      <w:szCs w:val="16"/>
                    </w:rPr>
                  </w:pPr>
                  <w:r w:rsidDel="00000000" w:rsidR="00000000" w:rsidRPr="00000000">
                    <w:rPr>
                      <w:sz w:val="16"/>
                      <w:szCs w:val="16"/>
                      <w:rtl w:val="0"/>
                    </w:rPr>
                    <w:t xml:space="preserve">Normas ISO 19100 y OGC; IDE Chile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7">
                  <w:pPr>
                    <w:spacing w:after="20" w:lineRule="auto"/>
                    <w:jc w:val="both"/>
                    <w:rPr>
                      <w:sz w:val="16"/>
                      <w:szCs w:val="16"/>
                    </w:rPr>
                  </w:pPr>
                  <w:r w:rsidDel="00000000" w:rsidR="00000000" w:rsidRPr="00000000">
                    <w:rPr>
                      <w:sz w:val="16"/>
                      <w:szCs w:val="16"/>
                      <w:rtl w:val="0"/>
                    </w:rPr>
                    <w:t xml:space="preserve">Capas normativas y territoriales de P1.</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8">
                  <w:pPr>
                    <w:spacing w:after="20" w:lineRule="auto"/>
                    <w:jc w:val="both"/>
                    <w:rPr>
                      <w:b w:val="1"/>
                      <w:bCs w:val="1"/>
                      <w:sz w:val="16"/>
                      <w:szCs w:val="16"/>
                    </w:rPr>
                  </w:pPr>
                  <w:r w:rsidDel="00000000" w:rsidR="00000000" w:rsidRPr="00000000">
                    <w:rPr>
                      <w:b w:val="1"/>
                      <w:bCs w:val="1"/>
                      <w:sz w:val="16"/>
                      <w:szCs w:val="16"/>
                      <w:rtl w:val="0"/>
                    </w:rPr>
                    <w:t xml:space="preserve">Gestión de la innovación y vigilancia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9">
                  <w:pPr>
                    <w:spacing w:after="20" w:lineRule="auto"/>
                    <w:jc w:val="both"/>
                    <w:rPr>
                      <w:sz w:val="16"/>
                      <w:szCs w:val="16"/>
                    </w:rPr>
                  </w:pPr>
                  <w:r w:rsidDel="00000000" w:rsidR="00000000" w:rsidRPr="00000000">
                    <w:rPr>
                      <w:sz w:val="16"/>
                      <w:szCs w:val="16"/>
                      <w:rtl w:val="0"/>
                    </w:rPr>
                    <w:t xml:space="preserve">UNE 166002 y UNE 166006 (referencia)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A">
                  <w:pPr>
                    <w:spacing w:after="20" w:lineRule="auto"/>
                    <w:jc w:val="both"/>
                    <w:rPr>
                      <w:sz w:val="16"/>
                      <w:szCs w:val="16"/>
                    </w:rPr>
                  </w:pPr>
                  <w:r w:rsidDel="00000000" w:rsidR="00000000" w:rsidRPr="00000000">
                    <w:rPr>
                      <w:sz w:val="16"/>
                      <w:szCs w:val="16"/>
                      <w:rtl w:val="0"/>
                    </w:rPr>
                    <w:t xml:space="preserve">Gestión del portafolio y sistema de vigilancia tecnológica.</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B">
                  <w:pPr>
                    <w:spacing w:after="20" w:lineRule="auto"/>
                    <w:jc w:val="both"/>
                    <w:rPr>
                      <w:b w:val="1"/>
                      <w:bCs w:val="1"/>
                      <w:sz w:val="16"/>
                      <w:szCs w:val="16"/>
                    </w:rPr>
                  </w:pPr>
                  <w:r w:rsidDel="00000000" w:rsidR="00000000" w:rsidRPr="00000000">
                    <w:rPr>
                      <w:b w:val="1"/>
                      <w:bCs w:val="1"/>
                      <w:sz w:val="16"/>
                      <w:szCs w:val="16"/>
                      <w:rtl w:val="0"/>
                    </w:rPr>
                    <w:t xml:space="preserve">Igualdad de género y conciliación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C">
                  <w:pPr>
                    <w:spacing w:after="20" w:lineRule="auto"/>
                    <w:jc w:val="both"/>
                    <w:rPr>
                      <w:sz w:val="16"/>
                      <w:szCs w:val="16"/>
                    </w:rPr>
                  </w:pPr>
                  <w:r w:rsidDel="00000000" w:rsidR="00000000" w:rsidRPr="00000000">
                    <w:rPr>
                      <w:sz w:val="16"/>
                      <w:szCs w:val="16"/>
                      <w:rtl w:val="0"/>
                    </w:rPr>
                    <w:t xml:space="preserve">NCh 3262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3D">
                  <w:pPr>
                    <w:spacing w:after="20" w:lineRule="auto"/>
                    <w:jc w:val="both"/>
                    <w:rPr>
                      <w:sz w:val="16"/>
                      <w:szCs w:val="16"/>
                    </w:rPr>
                  </w:pPr>
                  <w:r w:rsidDel="00000000" w:rsidR="00000000" w:rsidRPr="00000000">
                    <w:rPr>
                      <w:sz w:val="16"/>
                      <w:szCs w:val="16"/>
                      <w:rtl w:val="0"/>
                    </w:rPr>
                    <w:t xml:space="preserve">Prácticas de equidad y conciliación (numeral 19).</w:t>
                  </w:r>
                </w:p>
              </w:tc>
            </w:tr>
          </w:tbl>
          <w:p w:rsidR="00000000" w:rsidDel="00000000" w:rsidP="00000000" w:rsidRDefault="00000000" w:rsidRPr="00000000" w14:paraId="00000D3E">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3F">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Gobernanza de datos y fuentes de información</w:t>
            </w:r>
          </w:p>
          <w:tbl>
            <w:tblPr>
              <w:tblStyle w:val="Table68"/>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515"/>
              <w:tblGridChange w:id="0">
                <w:tblGrid>
                  <w:gridCol w:w="1980"/>
                  <w:gridCol w:w="7515"/>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40">
                  <w:pPr>
                    <w:spacing w:after="20" w:lineRule="auto"/>
                    <w:jc w:val="center"/>
                    <w:rPr>
                      <w:b w:val="1"/>
                      <w:bCs w:val="1"/>
                      <w:sz w:val="17"/>
                      <w:szCs w:val="17"/>
                    </w:rPr>
                  </w:pPr>
                  <w:r w:rsidDel="00000000" w:rsidR="00000000" w:rsidRPr="00000000">
                    <w:rPr>
                      <w:b w:val="1"/>
                      <w:bCs w:val="1"/>
                      <w:sz w:val="17"/>
                      <w:szCs w:val="17"/>
                      <w:rtl w:val="0"/>
                    </w:rPr>
                    <w:t xml:space="preserve">Dimensión</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41">
                  <w:pPr>
                    <w:spacing w:after="20" w:lineRule="auto"/>
                    <w:jc w:val="center"/>
                    <w:rPr>
                      <w:b w:val="1"/>
                      <w:bCs w:val="1"/>
                      <w:sz w:val="17"/>
                      <w:szCs w:val="17"/>
                    </w:rPr>
                  </w:pPr>
                  <w:r w:rsidDel="00000000" w:rsidR="00000000" w:rsidRPr="00000000">
                    <w:rPr>
                      <w:b w:val="1"/>
                      <w:bCs w:val="1"/>
                      <w:sz w:val="17"/>
                      <w:szCs w:val="17"/>
                      <w:rtl w:val="0"/>
                    </w:rPr>
                    <w:t xml:space="preserve">Política y medidas</w:t>
                  </w:r>
                </w:p>
              </w:tc>
            </w:tr>
            <w:tr>
              <w:trPr>
                <w:cantSplit w:val="0"/>
                <w:trHeight w:val="17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2">
                  <w:pPr>
                    <w:spacing w:after="20" w:lineRule="auto"/>
                    <w:jc w:val="both"/>
                    <w:rPr>
                      <w:b w:val="1"/>
                      <w:bCs w:val="1"/>
                      <w:sz w:val="17"/>
                      <w:szCs w:val="17"/>
                    </w:rPr>
                  </w:pPr>
                  <w:r w:rsidDel="00000000" w:rsidR="00000000" w:rsidRPr="00000000">
                    <w:rPr>
                      <w:b w:val="1"/>
                      <w:bCs w:val="1"/>
                      <w:sz w:val="17"/>
                      <w:szCs w:val="17"/>
                      <w:rtl w:val="0"/>
                    </w:rPr>
                    <w:t xml:space="preserve">Fuentes de datos (Big Data)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3">
                  <w:pPr>
                    <w:spacing w:after="20" w:lineRule="auto"/>
                    <w:jc w:val="both"/>
                    <w:rPr>
                      <w:sz w:val="17"/>
                      <w:szCs w:val="17"/>
                    </w:rPr>
                  </w:pPr>
                  <w:r w:rsidDel="00000000" w:rsidR="00000000" w:rsidRPr="00000000">
                    <w:rPr>
                      <w:sz w:val="17"/>
                      <w:szCs w:val="17"/>
                      <w:rtl w:val="0"/>
                    </w:rPr>
                    <w:t xml:space="preserve">Normativa urbana (hoy más de 148 comunas y 12.000 zonas PRC en el piloto, con meta de cubrir todas las comunas con PRC vigente); capas oficiales (INE, MINEDUC, MINSAL, MINVU, SII, IDE Chile, SEA y Coordinador Eléctrico Nacional); oferta diaria de terrenos (portales asociados); permisos y anteproyectos históricos (In-Data); normativa, circulares DDU, dictámenes y jurisprudencia; modelos BIM/IFC y registros de software de obra (P3); sensores IoT y sistemas de mantenimiento (P4). Se procesan con canalizaciones de ingesta y calidad, lago de datos, análisis geoespacial, procesamiento de lenguaje natural para extraer normativa y aprendizaje automático supervisado.</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4">
                  <w:pPr>
                    <w:spacing w:after="20" w:lineRule="auto"/>
                    <w:jc w:val="both"/>
                    <w:rPr>
                      <w:b w:val="1"/>
                      <w:bCs w:val="1"/>
                      <w:sz w:val="17"/>
                      <w:szCs w:val="17"/>
                    </w:rPr>
                  </w:pPr>
                  <w:r w:rsidDel="00000000" w:rsidR="00000000" w:rsidRPr="00000000">
                    <w:rPr>
                      <w:b w:val="1"/>
                      <w:bCs w:val="1"/>
                      <w:sz w:val="17"/>
                      <w:szCs w:val="17"/>
                      <w:rtl w:val="0"/>
                    </w:rPr>
                    <w:t xml:space="preserve">Propiedad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5">
                  <w:pPr>
                    <w:spacing w:after="20" w:lineRule="auto"/>
                    <w:jc w:val="both"/>
                    <w:rPr>
                      <w:sz w:val="17"/>
                      <w:szCs w:val="17"/>
                    </w:rPr>
                  </w:pPr>
                  <w:r w:rsidDel="00000000" w:rsidR="00000000" w:rsidRPr="00000000">
                    <w:rPr>
                      <w:sz w:val="17"/>
                      <w:szCs w:val="17"/>
                      <w:rtl w:val="0"/>
                    </w:rPr>
                    <w:t xml:space="preserve">Los datos pertenecen a quien los genera (numeral 13.3); DTE actúa como custodio y encargado del tratamiento según contratos y convenios.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6">
                  <w:pPr>
                    <w:spacing w:after="20" w:lineRule="auto"/>
                    <w:jc w:val="both"/>
                    <w:rPr>
                      <w:b w:val="1"/>
                      <w:bCs w:val="1"/>
                      <w:sz w:val="17"/>
                      <w:szCs w:val="17"/>
                    </w:rPr>
                  </w:pPr>
                  <w:r w:rsidDel="00000000" w:rsidR="00000000" w:rsidRPr="00000000">
                    <w:rPr>
                      <w:b w:val="1"/>
                      <w:bCs w:val="1"/>
                      <w:sz w:val="17"/>
                      <w:szCs w:val="17"/>
                      <w:rtl w:val="0"/>
                    </w:rPr>
                    <w:t xml:space="preserve">Acceso y uso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7">
                  <w:pPr>
                    <w:spacing w:after="20" w:lineRule="auto"/>
                    <w:jc w:val="both"/>
                    <w:rPr>
                      <w:sz w:val="17"/>
                      <w:szCs w:val="17"/>
                    </w:rPr>
                  </w:pPr>
                  <w:r w:rsidDel="00000000" w:rsidR="00000000" w:rsidRPr="00000000">
                    <w:rPr>
                      <w:sz w:val="17"/>
                      <w:szCs w:val="17"/>
                      <w:rtl w:val="0"/>
                    </w:rPr>
                    <w:t xml:space="preserve">Control de acceso por roles y mínimo privilegio; acuerdos de intercambio de datos con finalidad definida; registro de accesos y auditorías.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8">
                  <w:pPr>
                    <w:spacing w:after="20" w:lineRule="auto"/>
                    <w:jc w:val="both"/>
                    <w:rPr>
                      <w:b w:val="1"/>
                      <w:bCs w:val="1"/>
                      <w:sz w:val="17"/>
                      <w:szCs w:val="17"/>
                    </w:rPr>
                  </w:pPr>
                  <w:r w:rsidDel="00000000" w:rsidR="00000000" w:rsidRPr="00000000">
                    <w:rPr>
                      <w:b w:val="1"/>
                      <w:bCs w:val="1"/>
                      <w:sz w:val="17"/>
                      <w:szCs w:val="17"/>
                      <w:rtl w:val="0"/>
                    </w:rPr>
                    <w:t xml:space="preserve">Uso ético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9">
                  <w:pPr>
                    <w:spacing w:after="20" w:lineRule="auto"/>
                    <w:jc w:val="both"/>
                    <w:rPr>
                      <w:sz w:val="17"/>
                      <w:szCs w:val="17"/>
                    </w:rPr>
                  </w:pPr>
                  <w:r w:rsidDel="00000000" w:rsidR="00000000" w:rsidRPr="00000000">
                    <w:rPr>
                      <w:sz w:val="17"/>
                      <w:szCs w:val="17"/>
                      <w:rtl w:val="0"/>
                    </w:rPr>
                    <w:t xml:space="preserve">Principios de la Política Nacional de IA y de la OCDE: transparencia, explicabilidad, no discriminación, supervisión humana y responsabilidad; evaluaciones de impacto algorítmico aprobadas por el Comité de Ética de IA y Gobernanza de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A">
                  <w:pPr>
                    <w:spacing w:after="20" w:lineRule="auto"/>
                    <w:jc w:val="both"/>
                    <w:rPr>
                      <w:b w:val="1"/>
                      <w:bCs w:val="1"/>
                      <w:sz w:val="17"/>
                      <w:szCs w:val="17"/>
                    </w:rPr>
                  </w:pPr>
                  <w:r w:rsidDel="00000000" w:rsidR="00000000" w:rsidRPr="00000000">
                    <w:rPr>
                      <w:b w:val="1"/>
                      <w:bCs w:val="1"/>
                      <w:sz w:val="17"/>
                      <w:szCs w:val="17"/>
                      <w:rtl w:val="0"/>
                    </w:rPr>
                    <w:t xml:space="preserve">Calidad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B">
                  <w:pPr>
                    <w:spacing w:after="20" w:lineRule="auto"/>
                    <w:jc w:val="both"/>
                    <w:rPr>
                      <w:sz w:val="17"/>
                      <w:szCs w:val="17"/>
                    </w:rPr>
                  </w:pPr>
                  <w:r w:rsidDel="00000000" w:rsidR="00000000" w:rsidRPr="00000000">
                    <w:rPr>
                      <w:sz w:val="17"/>
                      <w:szCs w:val="17"/>
                      <w:rtl w:val="0"/>
                    </w:rPr>
                    <w:t xml:space="preserve">Dimensiones de ISO/IEC 25012 (exactitud, completitud, consistencia, actualidad y trazabilidad); 100% de los datos normativos con fuente documentada (decreto, fecha y origen).</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C">
                  <w:pPr>
                    <w:spacing w:after="20" w:lineRule="auto"/>
                    <w:jc w:val="both"/>
                    <w:rPr>
                      <w:b w:val="1"/>
                      <w:bCs w:val="1"/>
                      <w:sz w:val="17"/>
                      <w:szCs w:val="17"/>
                    </w:rPr>
                  </w:pPr>
                  <w:r w:rsidDel="00000000" w:rsidR="00000000" w:rsidRPr="00000000">
                    <w:rPr>
                      <w:b w:val="1"/>
                      <w:bCs w:val="1"/>
                      <w:sz w:val="17"/>
                      <w:szCs w:val="17"/>
                      <w:rtl w:val="0"/>
                    </w:rPr>
                    <w:t xml:space="preserve">Interoperabilidad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D">
                  <w:pPr>
                    <w:spacing w:after="20" w:lineRule="auto"/>
                    <w:jc w:val="both"/>
                    <w:rPr>
                      <w:sz w:val="17"/>
                      <w:szCs w:val="17"/>
                    </w:rPr>
                  </w:pPr>
                  <w:r w:rsidDel="00000000" w:rsidR="00000000" w:rsidRPr="00000000">
                    <w:rPr>
                      <w:sz w:val="17"/>
                      <w:szCs w:val="17"/>
                      <w:rtl w:val="0"/>
                    </w:rPr>
                    <w:t xml:space="preserve">Estándares abiertos (IFC y OGC/GeoJSON), API REST documentadas, identificador único del activo y diccionario de datos abierto.</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E">
                  <w:pPr>
                    <w:spacing w:after="20" w:lineRule="auto"/>
                    <w:jc w:val="both"/>
                    <w:rPr>
                      <w:b w:val="1"/>
                      <w:bCs w:val="1"/>
                      <w:sz w:val="17"/>
                      <w:szCs w:val="17"/>
                    </w:rPr>
                  </w:pPr>
                  <w:r w:rsidDel="00000000" w:rsidR="00000000" w:rsidRPr="00000000">
                    <w:rPr>
                      <w:b w:val="1"/>
                      <w:bCs w:val="1"/>
                      <w:sz w:val="17"/>
                      <w:szCs w:val="17"/>
                      <w:rtl w:val="0"/>
                    </w:rPr>
                    <w:t xml:space="preserve">Protección de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4F">
                  <w:pPr>
                    <w:spacing w:after="20" w:lineRule="auto"/>
                    <w:jc w:val="both"/>
                    <w:rPr>
                      <w:sz w:val="17"/>
                      <w:szCs w:val="17"/>
                    </w:rPr>
                  </w:pPr>
                  <w:r w:rsidDel="00000000" w:rsidR="00000000" w:rsidRPr="00000000">
                    <w:rPr>
                      <w:sz w:val="17"/>
                      <w:szCs w:val="17"/>
                      <w:rtl w:val="0"/>
                    </w:rPr>
                    <w:t xml:space="preserve">Cumplimiento de la Ley 19.628 y de la Ley 21.719 (vigente desde diciembre de 2026): bases de licitud, minimización, evaluaciones de impacto en privacidad, derechos de los titulares, anonimización o seudonimización, contratos de encargo, garantías para transferencias internacionales y delegado de protección de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0">
                  <w:pPr>
                    <w:spacing w:after="20" w:lineRule="auto"/>
                    <w:jc w:val="both"/>
                    <w:rPr>
                      <w:b w:val="1"/>
                      <w:bCs w:val="1"/>
                      <w:sz w:val="17"/>
                      <w:szCs w:val="17"/>
                    </w:rPr>
                  </w:pPr>
                  <w:r w:rsidDel="00000000" w:rsidR="00000000" w:rsidRPr="00000000">
                    <w:rPr>
                      <w:b w:val="1"/>
                      <w:bCs w:val="1"/>
                      <w:sz w:val="17"/>
                      <w:szCs w:val="17"/>
                      <w:rtl w:val="0"/>
                    </w:rPr>
                    <w:t xml:space="preserve">Herramientas y recursos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1">
                  <w:pPr>
                    <w:spacing w:after="20" w:lineRule="auto"/>
                    <w:jc w:val="both"/>
                    <w:rPr>
                      <w:sz w:val="17"/>
                      <w:szCs w:val="17"/>
                    </w:rPr>
                  </w:pPr>
                  <w:r w:rsidDel="00000000" w:rsidR="00000000" w:rsidRPr="00000000">
                    <w:rPr>
                      <w:sz w:val="17"/>
                      <w:szCs w:val="17"/>
                      <w:rtl w:val="0"/>
                    </w:rPr>
                    <w:t xml:space="preserve">Catálogo y linaje de datos, lago y almacén de datos, plataforma MLOps, registro de consentimientos y bitácora de auditoría.</w:t>
                  </w:r>
                </w:p>
              </w:tc>
            </w:tr>
          </w:tbl>
          <w:p w:rsidR="00000000" w:rsidDel="00000000" w:rsidP="00000000" w:rsidRDefault="00000000" w:rsidRPr="00000000" w14:paraId="00000D52">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53">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Marcos regulatorios aplicables</w:t>
            </w:r>
          </w:p>
          <w:tbl>
            <w:tblPr>
              <w:tblStyle w:val="Table69"/>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530"/>
              <w:gridCol w:w="2985"/>
              <w:tblGridChange w:id="0">
                <w:tblGrid>
                  <w:gridCol w:w="1905"/>
                  <w:gridCol w:w="4530"/>
                  <w:gridCol w:w="2985"/>
                </w:tblGrid>
              </w:tblGridChange>
            </w:tblGrid>
            <w:tr>
              <w:trPr>
                <w:cantSplit w:val="0"/>
                <w:trHeight w:val="270"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54">
                  <w:pPr>
                    <w:spacing w:after="20" w:lineRule="auto"/>
                    <w:jc w:val="center"/>
                    <w:rPr>
                      <w:b w:val="1"/>
                      <w:bCs w:val="1"/>
                      <w:sz w:val="16"/>
                      <w:szCs w:val="16"/>
                    </w:rPr>
                  </w:pPr>
                  <w:r w:rsidDel="00000000" w:rsidR="00000000" w:rsidRPr="00000000">
                    <w:rPr>
                      <w:b w:val="1"/>
                      <w:bCs w:val="1"/>
                      <w:sz w:val="16"/>
                      <w:szCs w:val="16"/>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55">
                  <w:pPr>
                    <w:spacing w:after="20" w:lineRule="auto"/>
                    <w:jc w:val="center"/>
                    <w:rPr>
                      <w:b w:val="1"/>
                      <w:bCs w:val="1"/>
                      <w:sz w:val="16"/>
                      <w:szCs w:val="16"/>
                    </w:rPr>
                  </w:pPr>
                  <w:r w:rsidDel="00000000" w:rsidR="00000000" w:rsidRPr="00000000">
                    <w:rPr>
                      <w:b w:val="1"/>
                      <w:bCs w:val="1"/>
                      <w:sz w:val="16"/>
                      <w:szCs w:val="16"/>
                      <w:rtl w:val="0"/>
                    </w:rPr>
                    <w:t xml:space="preserve">Normativa principal</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56">
                  <w:pPr>
                    <w:spacing w:after="20" w:lineRule="auto"/>
                    <w:jc w:val="center"/>
                    <w:rPr>
                      <w:b w:val="1"/>
                      <w:bCs w:val="1"/>
                      <w:sz w:val="16"/>
                      <w:szCs w:val="16"/>
                    </w:rPr>
                  </w:pPr>
                  <w:r w:rsidDel="00000000" w:rsidR="00000000" w:rsidRPr="00000000">
                    <w:rPr>
                      <w:b w:val="1"/>
                      <w:bCs w:val="1"/>
                      <w:sz w:val="16"/>
                      <w:szCs w:val="16"/>
                      <w:rtl w:val="0"/>
                    </w:rPr>
                    <w:t xml:space="preserve">Implicancia para las soluciones</w:t>
                  </w:r>
                </w:p>
              </w:tc>
            </w:tr>
            <w:tr>
              <w:trPr>
                <w:cantSplit w:val="0"/>
                <w:trHeight w:val="12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7">
                  <w:pPr>
                    <w:spacing w:after="20" w:lineRule="auto"/>
                    <w:jc w:val="both"/>
                    <w:rPr>
                      <w:b w:val="1"/>
                      <w:bCs w:val="1"/>
                      <w:sz w:val="16"/>
                      <w:szCs w:val="16"/>
                    </w:rPr>
                  </w:pPr>
                  <w:r w:rsidDel="00000000" w:rsidR="00000000" w:rsidRPr="00000000">
                    <w:rPr>
                      <w:b w:val="1"/>
                      <w:bCs w:val="1"/>
                      <w:sz w:val="16"/>
                      <w:szCs w:val="16"/>
                      <w:rtl w:val="0"/>
                    </w:rPr>
                    <w:t xml:space="preserve">Urbanismo y construcción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8">
                  <w:pPr>
                    <w:spacing w:after="20" w:lineRule="auto"/>
                    <w:jc w:val="both"/>
                    <w:rPr>
                      <w:sz w:val="16"/>
                      <w:szCs w:val="16"/>
                    </w:rPr>
                  </w:pPr>
                  <w:r w:rsidDel="00000000" w:rsidR="00000000" w:rsidRPr="00000000">
                    <w:rPr>
                      <w:sz w:val="16"/>
                      <w:szCs w:val="16"/>
                      <w:rtl w:val="0"/>
                    </w:rPr>
                    <w:t xml:space="preserve">LGUC (DFL 458) y OGUC (DS 47), incluida la reglamentación térmica del art. 4.1.10; instrumentos de planificación territorial (PRC, PRI y planes seccionales); circulares DDU; Ley 20.703 (revisores independientes); Ley 20.958 (aportes al espacio público e IMIV); Ley 21.450 (integración social y urbana); Ley 21.442 (copropiedad inmobiliaria).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9">
                  <w:pPr>
                    <w:spacing w:after="20" w:lineRule="auto"/>
                    <w:jc w:val="both"/>
                    <w:rPr>
                      <w:sz w:val="16"/>
                      <w:szCs w:val="16"/>
                    </w:rPr>
                  </w:pPr>
                  <w:r w:rsidDel="00000000" w:rsidR="00000000" w:rsidRPr="00000000">
                    <w:rPr>
                      <w:sz w:val="16"/>
                      <w:szCs w:val="16"/>
                      <w:rtl w:val="0"/>
                    </w:rPr>
                    <w:t xml:space="preserve">Reglas del motor normativo (P1 y P2); verificación del diseño; administración y mantención de condominios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A">
                  <w:pPr>
                    <w:spacing w:after="20" w:lineRule="auto"/>
                    <w:jc w:val="both"/>
                    <w:rPr>
                      <w:b w:val="1"/>
                      <w:bCs w:val="1"/>
                      <w:sz w:val="16"/>
                      <w:szCs w:val="16"/>
                    </w:rPr>
                  </w:pPr>
                  <w:r w:rsidDel="00000000" w:rsidR="00000000" w:rsidRPr="00000000">
                    <w:rPr>
                      <w:b w:val="1"/>
                      <w:bCs w:val="1"/>
                      <w:sz w:val="16"/>
                      <w:szCs w:val="16"/>
                      <w:rtl w:val="0"/>
                    </w:rPr>
                    <w:t xml:space="preserve">Vivienda con subsidio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B">
                  <w:pPr>
                    <w:spacing w:after="20" w:lineRule="auto"/>
                    <w:jc w:val="both"/>
                    <w:rPr>
                      <w:sz w:val="16"/>
                      <w:szCs w:val="16"/>
                    </w:rPr>
                  </w:pPr>
                  <w:r w:rsidDel="00000000" w:rsidR="00000000" w:rsidRPr="00000000">
                    <w:rPr>
                      <w:sz w:val="16"/>
                      <w:szCs w:val="16"/>
                      <w:rtl w:val="0"/>
                    </w:rPr>
                    <w:t xml:space="preserve">DS 49 y DS 19 (MINVU); resoluciones SEREMI, como la Res. Ex. N° 9/2026 de la SEREMI RM sobre localización DS49.</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C">
                  <w:pPr>
                    <w:spacing w:after="20" w:lineRule="auto"/>
                    <w:jc w:val="both"/>
                    <w:rPr>
                      <w:sz w:val="16"/>
                      <w:szCs w:val="16"/>
                    </w:rPr>
                  </w:pPr>
                  <w:r w:rsidDel="00000000" w:rsidR="00000000" w:rsidRPr="00000000">
                    <w:rPr>
                      <w:sz w:val="16"/>
                      <w:szCs w:val="16"/>
                      <w:rtl w:val="0"/>
                    </w:rPr>
                    <w:t xml:space="preserve">Criterios de elegibilidad y rentabilidad de P1.</w:t>
                  </w:r>
                </w:p>
              </w:tc>
            </w:tr>
            <w:tr>
              <w:trPr>
                <w:cantSplit w:val="0"/>
                <w:trHeight w:val="64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D">
                  <w:pPr>
                    <w:spacing w:after="20" w:lineRule="auto"/>
                    <w:jc w:val="both"/>
                    <w:rPr>
                      <w:b w:val="1"/>
                      <w:bCs w:val="1"/>
                      <w:sz w:val="16"/>
                      <w:szCs w:val="16"/>
                    </w:rPr>
                  </w:pPr>
                  <w:r w:rsidDel="00000000" w:rsidR="00000000" w:rsidRPr="00000000">
                    <w:rPr>
                      <w:b w:val="1"/>
                      <w:bCs w:val="1"/>
                      <w:sz w:val="16"/>
                      <w:szCs w:val="16"/>
                      <w:rtl w:val="0"/>
                    </w:rPr>
                    <w:t xml:space="preserve">Ambiental y energía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E">
                  <w:pPr>
                    <w:spacing w:after="20" w:lineRule="auto"/>
                    <w:jc w:val="both"/>
                    <w:rPr>
                      <w:sz w:val="16"/>
                      <w:szCs w:val="16"/>
                    </w:rPr>
                  </w:pPr>
                  <w:r w:rsidDel="00000000" w:rsidR="00000000" w:rsidRPr="00000000">
                    <w:rPr>
                      <w:sz w:val="16"/>
                      <w:szCs w:val="16"/>
                      <w:rtl w:val="0"/>
                    </w:rPr>
                    <w:t xml:space="preserve">Ley 19.300 y DS 40/2012 (SEIA) y criterios del SEA (p. ej., data centers, 2026); Ley 21.202 (humedales urbanos); Ley 21.305 (eficiencia energética); normas de emisión de ruido.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5F">
                  <w:pPr>
                    <w:spacing w:after="20" w:lineRule="auto"/>
                    <w:jc w:val="both"/>
                    <w:rPr>
                      <w:sz w:val="16"/>
                      <w:szCs w:val="16"/>
                    </w:rPr>
                  </w:pPr>
                  <w:r w:rsidDel="00000000" w:rsidR="00000000" w:rsidRPr="00000000">
                    <w:rPr>
                      <w:sz w:val="16"/>
                      <w:szCs w:val="16"/>
                      <w:rtl w:val="0"/>
                    </w:rPr>
                    <w:t xml:space="preserve">Capas y reglas de elegibilidad (P1); metas de consumo en diseño y operación (P2 y P4).</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0">
                  <w:pPr>
                    <w:spacing w:after="20" w:lineRule="auto"/>
                    <w:jc w:val="both"/>
                    <w:rPr>
                      <w:b w:val="1"/>
                      <w:bCs w:val="1"/>
                      <w:sz w:val="16"/>
                      <w:szCs w:val="16"/>
                    </w:rPr>
                  </w:pPr>
                  <w:r w:rsidDel="00000000" w:rsidR="00000000" w:rsidRPr="00000000">
                    <w:rPr>
                      <w:b w:val="1"/>
                      <w:bCs w:val="1"/>
                      <w:sz w:val="16"/>
                      <w:szCs w:val="16"/>
                      <w:rtl w:val="0"/>
                    </w:rPr>
                    <w:t xml:space="preserve">Compras públicas y obra pública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1">
                  <w:pPr>
                    <w:spacing w:after="20" w:lineRule="auto"/>
                    <w:jc w:val="both"/>
                    <w:rPr>
                      <w:sz w:val="16"/>
                      <w:szCs w:val="16"/>
                    </w:rPr>
                  </w:pPr>
                  <w:r w:rsidDel="00000000" w:rsidR="00000000" w:rsidRPr="00000000">
                    <w:rPr>
                      <w:sz w:val="16"/>
                      <w:szCs w:val="16"/>
                      <w:rtl w:val="0"/>
                    </w:rPr>
                    <w:t xml:space="preserve">Ley 19.886, modificada por la Ley 21.634; Estándar BIM para Proyectos Públicos (Planbim); reglamentos MOP.</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2">
                  <w:pPr>
                    <w:spacing w:after="20" w:lineRule="auto"/>
                    <w:jc w:val="both"/>
                    <w:rPr>
                      <w:sz w:val="16"/>
                      <w:szCs w:val="16"/>
                    </w:rPr>
                  </w:pPr>
                  <w:r w:rsidDel="00000000" w:rsidR="00000000" w:rsidRPr="00000000">
                    <w:rPr>
                      <w:sz w:val="16"/>
                      <w:szCs w:val="16"/>
                      <w:rtl w:val="0"/>
                    </w:rPr>
                    <w:t xml:space="preserve">Canal de venta B2G y formatos de intercambio (P3).</w:t>
                  </w:r>
                </w:p>
              </w:tc>
            </w:tr>
            <w:tr>
              <w:trPr>
                <w:cantSplit w:val="0"/>
                <w:trHeight w:val="141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3">
                  <w:pPr>
                    <w:spacing w:after="20" w:lineRule="auto"/>
                    <w:jc w:val="both"/>
                    <w:rPr>
                      <w:b w:val="1"/>
                      <w:bCs w:val="1"/>
                      <w:sz w:val="16"/>
                      <w:szCs w:val="16"/>
                    </w:rPr>
                  </w:pPr>
                  <w:r w:rsidDel="00000000" w:rsidR="00000000" w:rsidRPr="00000000">
                    <w:rPr>
                      <w:b w:val="1"/>
                      <w:bCs w:val="1"/>
                      <w:sz w:val="16"/>
                      <w:szCs w:val="16"/>
                      <w:rtl w:val="0"/>
                    </w:rPr>
                    <w:t xml:space="preserve">Datos, IA y ciberseguridad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4">
                  <w:pPr>
                    <w:spacing w:after="20" w:lineRule="auto"/>
                    <w:jc w:val="both"/>
                    <w:rPr>
                      <w:sz w:val="16"/>
                      <w:szCs w:val="16"/>
                    </w:rPr>
                  </w:pPr>
                  <w:r w:rsidDel="00000000" w:rsidR="00000000" w:rsidRPr="00000000">
                    <w:rPr>
                      <w:sz w:val="16"/>
                      <w:szCs w:val="16"/>
                      <w:rtl w:val="0"/>
                    </w:rPr>
                    <w:t xml:space="preserve">Ley 19.628 y Ley 21.719 (protección de datos personales); Ley 21.663 (marco de ciberseguridad); Ley 21.459 (delitos informáticos); Ley 21.180 (transformación digital del Estado); Ley 20.285 (acceso a información pública); Ley 19.799 (firma electrónica); Política Nacional de IA y proyecto de ley que regula los sistemas de IA (Boletín N° 16.821-19); referencia internacional: Reglamento (UE) 2024/1689.</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5">
                  <w:pPr>
                    <w:spacing w:after="20" w:lineRule="auto"/>
                    <w:jc w:val="both"/>
                    <w:rPr>
                      <w:sz w:val="16"/>
                      <w:szCs w:val="16"/>
                    </w:rPr>
                  </w:pPr>
                  <w:r w:rsidDel="00000000" w:rsidR="00000000" w:rsidRPr="00000000">
                    <w:rPr>
                      <w:sz w:val="16"/>
                      <w:szCs w:val="16"/>
                      <w:rtl w:val="0"/>
                    </w:rPr>
                    <w:t xml:space="preserve">Gobernanza de datos, privacidad, seguridad y supervisión humana en todos los módulos.</w:t>
                  </w:r>
                </w:p>
              </w:tc>
            </w:tr>
            <w:tr>
              <w:trPr>
                <w:cantSplit w:val="0"/>
                <w:trHeight w:val="45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6">
                  <w:pPr>
                    <w:spacing w:after="20" w:lineRule="auto"/>
                    <w:jc w:val="both"/>
                    <w:rPr>
                      <w:b w:val="1"/>
                      <w:bCs w:val="1"/>
                      <w:sz w:val="16"/>
                      <w:szCs w:val="16"/>
                    </w:rPr>
                  </w:pPr>
                  <w:r w:rsidDel="00000000" w:rsidR="00000000" w:rsidRPr="00000000">
                    <w:rPr>
                      <w:b w:val="1"/>
                      <w:bCs w:val="1"/>
                      <w:sz w:val="16"/>
                      <w:szCs w:val="16"/>
                      <w:rtl w:val="0"/>
                    </w:rPr>
                    <w:t xml:space="preserve">Propiedad intelectual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7">
                  <w:pPr>
                    <w:spacing w:after="20" w:lineRule="auto"/>
                    <w:jc w:val="both"/>
                    <w:rPr>
                      <w:sz w:val="16"/>
                      <w:szCs w:val="16"/>
                    </w:rPr>
                  </w:pPr>
                  <w:r w:rsidDel="00000000" w:rsidR="00000000" w:rsidRPr="00000000">
                    <w:rPr>
                      <w:sz w:val="16"/>
                      <w:szCs w:val="16"/>
                      <w:rtl w:val="0"/>
                    </w:rPr>
                    <w:t xml:space="preserve">Ley 17.336 (propiedad intelectual) y Ley 19.039 (propiedad industrial).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8">
                  <w:pPr>
                    <w:spacing w:after="20" w:lineRule="auto"/>
                    <w:jc w:val="both"/>
                    <w:rPr>
                      <w:sz w:val="16"/>
                      <w:szCs w:val="16"/>
                    </w:rPr>
                  </w:pPr>
                  <w:r w:rsidDel="00000000" w:rsidR="00000000" w:rsidRPr="00000000">
                    <w:rPr>
                      <w:sz w:val="16"/>
                      <w:szCs w:val="16"/>
                      <w:rtl w:val="0"/>
                    </w:rPr>
                    <w:t xml:space="preserve">Estrategia de protección (numeral 13).</w:t>
                  </w:r>
                </w:p>
              </w:tc>
            </w:tr>
            <w:tr>
              <w:trPr>
                <w:cantSplit w:val="0"/>
                <w:trHeight w:val="840"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9">
                  <w:pPr>
                    <w:spacing w:after="20" w:lineRule="auto"/>
                    <w:jc w:val="both"/>
                    <w:rPr>
                      <w:b w:val="1"/>
                      <w:bCs w:val="1"/>
                      <w:sz w:val="16"/>
                      <w:szCs w:val="16"/>
                    </w:rPr>
                  </w:pPr>
                  <w:r w:rsidDel="00000000" w:rsidR="00000000" w:rsidRPr="00000000">
                    <w:rPr>
                      <w:b w:val="1"/>
                      <w:bCs w:val="1"/>
                      <w:sz w:val="16"/>
                      <w:szCs w:val="16"/>
                      <w:rtl w:val="0"/>
                    </w:rPr>
                    <w:t xml:space="preserve">Laboral y género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A">
                  <w:pPr>
                    <w:spacing w:after="20" w:lineRule="auto"/>
                    <w:jc w:val="both"/>
                    <w:rPr>
                      <w:sz w:val="16"/>
                      <w:szCs w:val="16"/>
                    </w:rPr>
                  </w:pPr>
                  <w:r w:rsidDel="00000000" w:rsidR="00000000" w:rsidRPr="00000000">
                    <w:rPr>
                      <w:sz w:val="16"/>
                      <w:szCs w:val="16"/>
                      <w:rtl w:val="0"/>
                    </w:rPr>
                    <w:t xml:space="preserve">Código del Trabajo; Ley 21.643 (prevención del acoso y la violencia en el trabajo); Ley 20.348 (igualdad de remuneraciones); Ley 21.645 (conciliación); Ley 21.015 (inclusión laboral).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6B">
                  <w:pPr>
                    <w:spacing w:after="20" w:lineRule="auto"/>
                    <w:jc w:val="both"/>
                    <w:rPr>
                      <w:sz w:val="16"/>
                      <w:szCs w:val="16"/>
                    </w:rPr>
                  </w:pPr>
                  <w:r w:rsidDel="00000000" w:rsidR="00000000" w:rsidRPr="00000000">
                    <w:rPr>
                      <w:sz w:val="16"/>
                      <w:szCs w:val="16"/>
                      <w:rtl w:val="0"/>
                    </w:rPr>
                    <w:t xml:space="preserve">Medidas de género y diversidad (numeral 19).</w:t>
                  </w:r>
                </w:p>
              </w:tc>
            </w:tr>
          </w:tbl>
          <w:p w:rsidR="00000000" w:rsidDel="00000000" w:rsidP="00000000" w:rsidRDefault="00000000" w:rsidRPr="00000000" w14:paraId="00000D6C">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6D">
            <w:pPr>
              <w:spacing w:after="60" w:before="160" w:lineRule="auto"/>
              <w:jc w:val="both"/>
              <w:rPr>
                <w:b w:val="1"/>
                <w:bCs w:val="1"/>
                <w:color w:val="1f3864"/>
                <w:sz w:val="21"/>
                <w:szCs w:val="21"/>
              </w:rPr>
            </w:pPr>
            <w:r w:rsidDel="00000000" w:rsidR="00000000" w:rsidRPr="00000000">
              <w:rPr>
                <w:b w:val="1"/>
                <w:bCs w:val="1"/>
                <w:color w:val="1f3864"/>
                <w:sz w:val="21"/>
                <w:szCs w:val="21"/>
                <w:rtl w:val="0"/>
              </w:rPr>
              <w:t xml:space="preserve">Barreras legales, regulatorias y administrativas, y plan de trabajo para abordarlas</w:t>
            </w:r>
          </w:p>
          <w:tbl>
            <w:tblPr>
              <w:tblStyle w:val="Table70"/>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3105"/>
              <w:gridCol w:w="1470"/>
              <w:gridCol w:w="1500"/>
              <w:tblGridChange w:id="0">
                <w:tblGrid>
                  <w:gridCol w:w="1905"/>
                  <w:gridCol w:w="1485"/>
                  <w:gridCol w:w="3105"/>
                  <w:gridCol w:w="1470"/>
                  <w:gridCol w:w="1500"/>
                </w:tblGrid>
              </w:tblGridChange>
            </w:tblGrid>
            <w:tr>
              <w:trPr>
                <w:cantSplit w:val="0"/>
                <w:trHeight w:val="43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6E">
                  <w:pPr>
                    <w:spacing w:after="20" w:lineRule="auto"/>
                    <w:jc w:val="center"/>
                    <w:rPr>
                      <w:b w:val="1"/>
                      <w:bCs w:val="1"/>
                      <w:sz w:val="15"/>
                      <w:szCs w:val="15"/>
                    </w:rPr>
                  </w:pPr>
                  <w:r w:rsidDel="00000000" w:rsidR="00000000" w:rsidRPr="00000000">
                    <w:rPr>
                      <w:b w:val="1"/>
                      <w:bCs w:val="1"/>
                      <w:sz w:val="15"/>
                      <w:szCs w:val="15"/>
                      <w:rtl w:val="0"/>
                    </w:rPr>
                    <w:t xml:space="preserve">Barrera</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6F">
                  <w:pPr>
                    <w:spacing w:after="20" w:lineRule="auto"/>
                    <w:jc w:val="center"/>
                    <w:rPr>
                      <w:b w:val="1"/>
                      <w:bCs w:val="1"/>
                      <w:sz w:val="15"/>
                      <w:szCs w:val="15"/>
                    </w:rPr>
                  </w:pPr>
                  <w:r w:rsidDel="00000000" w:rsidR="00000000" w:rsidRPr="00000000">
                    <w:rPr>
                      <w:b w:val="1"/>
                      <w:bCs w:val="1"/>
                      <w:sz w:val="15"/>
                      <w:szCs w:val="15"/>
                      <w:rtl w:val="0"/>
                    </w:rPr>
                    <w:t xml:space="preserve">Efecto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70">
                  <w:pPr>
                    <w:spacing w:after="20" w:lineRule="auto"/>
                    <w:jc w:val="center"/>
                    <w:rPr>
                      <w:b w:val="1"/>
                      <w:bCs w:val="1"/>
                      <w:sz w:val="15"/>
                      <w:szCs w:val="15"/>
                    </w:rPr>
                  </w:pPr>
                  <w:r w:rsidDel="00000000" w:rsidR="00000000" w:rsidRPr="00000000">
                    <w:rPr>
                      <w:b w:val="1"/>
                      <w:bCs w:val="1"/>
                      <w:sz w:val="15"/>
                      <w:szCs w:val="15"/>
                      <w:rtl w:val="0"/>
                    </w:rPr>
                    <w:t xml:space="preserve">Medidas concretas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71">
                  <w:pPr>
                    <w:spacing w:after="20" w:lineRule="auto"/>
                    <w:jc w:val="center"/>
                    <w:rPr>
                      <w:b w:val="1"/>
                      <w:bCs w:val="1"/>
                      <w:sz w:val="15"/>
                      <w:szCs w:val="15"/>
                    </w:rPr>
                  </w:pPr>
                  <w:r w:rsidDel="00000000" w:rsidR="00000000" w:rsidRPr="00000000">
                    <w:rPr>
                      <w:b w:val="1"/>
                      <w:bCs w:val="1"/>
                      <w:sz w:val="15"/>
                      <w:szCs w:val="15"/>
                      <w:rtl w:val="0"/>
                    </w:rPr>
                    <w:t xml:space="preserve">Responsable y plazo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72">
                  <w:pPr>
                    <w:spacing w:after="20" w:lineRule="auto"/>
                    <w:jc w:val="center"/>
                    <w:rPr>
                      <w:b w:val="1"/>
                      <w:bCs w:val="1"/>
                      <w:sz w:val="15"/>
                      <w:szCs w:val="15"/>
                    </w:rPr>
                  </w:pPr>
                  <w:r w:rsidDel="00000000" w:rsidR="00000000" w:rsidRPr="00000000">
                    <w:rPr>
                      <w:b w:val="1"/>
                      <w:bCs w:val="1"/>
                      <w:sz w:val="15"/>
                      <w:szCs w:val="15"/>
                      <w:rtl w:val="0"/>
                    </w:rPr>
                    <w:t xml:space="preserve">Indicador</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3">
                  <w:pPr>
                    <w:spacing w:after="20" w:lineRule="auto"/>
                    <w:jc w:val="both"/>
                    <w:rPr>
                      <w:sz w:val="15"/>
                      <w:szCs w:val="15"/>
                    </w:rPr>
                  </w:pPr>
                  <w:r w:rsidDel="00000000" w:rsidR="00000000" w:rsidRPr="00000000">
                    <w:rPr>
                      <w:sz w:val="15"/>
                      <w:szCs w:val="15"/>
                      <w:rtl w:val="0"/>
                    </w:rPr>
                    <w:t xml:space="preserve">Normativa urbana (PRC, PRI y ordenanzas) no disponible en formatos digitales estructurados y heterogénea entre comunas (administrativa)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4">
                  <w:pPr>
                    <w:spacing w:after="20" w:lineRule="auto"/>
                    <w:jc w:val="both"/>
                    <w:rPr>
                      <w:sz w:val="15"/>
                      <w:szCs w:val="15"/>
                    </w:rPr>
                  </w:pPr>
                  <w:r w:rsidDel="00000000" w:rsidR="00000000" w:rsidRPr="00000000">
                    <w:rPr>
                      <w:sz w:val="15"/>
                      <w:szCs w:val="15"/>
                      <w:rtl w:val="0"/>
                    </w:rPr>
                    <w:t xml:space="preserve">Limita la cobertura y la actualización automática de P1 y P2.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5">
                  <w:pPr>
                    <w:spacing w:after="20" w:lineRule="auto"/>
                    <w:jc w:val="both"/>
                    <w:rPr>
                      <w:sz w:val="15"/>
                      <w:szCs w:val="15"/>
                    </w:rPr>
                  </w:pPr>
                  <w:r w:rsidDel="00000000" w:rsidR="00000000" w:rsidRPr="00000000">
                    <w:rPr>
                      <w:sz w:val="15"/>
                      <w:szCs w:val="15"/>
                      <w:rtl w:val="0"/>
                    </w:rPr>
                    <w:t xml:space="preserve">Convenios de acceso a capas con MINVU, SEREMI y municipios; propuesta de estándar de normativa urbana legible por máquina junto a MINVU-DDU e IDE Chile; carga asistida con trazabilidad de fuentes.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6">
                  <w:pPr>
                    <w:spacing w:after="20" w:lineRule="auto"/>
                    <w:jc w:val="both"/>
                    <w:rPr>
                      <w:sz w:val="15"/>
                      <w:szCs w:val="15"/>
                    </w:rPr>
                  </w:pPr>
                  <w:r w:rsidDel="00000000" w:rsidR="00000000" w:rsidRPr="00000000">
                    <w:rPr>
                      <w:sz w:val="15"/>
                      <w:szCs w:val="15"/>
                      <w:rtl w:val="0"/>
                    </w:rPr>
                    <w:t xml:space="preserve">Dirección y Líder P1; M3–M36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7">
                  <w:pPr>
                    <w:spacing w:after="20" w:lineRule="auto"/>
                    <w:jc w:val="both"/>
                    <w:rPr>
                      <w:sz w:val="15"/>
                      <w:szCs w:val="15"/>
                    </w:rPr>
                  </w:pPr>
                  <w:r w:rsidDel="00000000" w:rsidR="00000000" w:rsidRPr="00000000">
                    <w:rPr>
                      <w:sz w:val="15"/>
                      <w:szCs w:val="15"/>
                      <w:rtl w:val="0"/>
                    </w:rPr>
                    <w:t xml:space="preserve">Comunas con normativa estructurada (148 → todas con PRC vigente)</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8">
                  <w:pPr>
                    <w:spacing w:after="20" w:lineRule="auto"/>
                    <w:jc w:val="both"/>
                    <w:rPr>
                      <w:sz w:val="15"/>
                      <w:szCs w:val="15"/>
                    </w:rPr>
                  </w:pPr>
                  <w:r w:rsidDel="00000000" w:rsidR="00000000" w:rsidRPr="00000000">
                    <w:rPr>
                      <w:sz w:val="15"/>
                      <w:szCs w:val="15"/>
                      <w:rtl w:val="0"/>
                    </w:rPr>
                    <w:t xml:space="preserve">Interpretaciones normativas divergentes entre Direcciones de Obras (regulatoria)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9">
                  <w:pPr>
                    <w:spacing w:after="20" w:lineRule="auto"/>
                    <w:jc w:val="both"/>
                    <w:rPr>
                      <w:sz w:val="15"/>
                      <w:szCs w:val="15"/>
                    </w:rPr>
                  </w:pPr>
                  <w:r w:rsidDel="00000000" w:rsidR="00000000" w:rsidRPr="00000000">
                    <w:rPr>
                      <w:sz w:val="15"/>
                      <w:szCs w:val="15"/>
                      <w:rtl w:val="0"/>
                    </w:rPr>
                    <w:t xml:space="preserve">Riesgo de que la evaluación automatizada difiera del criterio de la DOM.</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A">
                  <w:pPr>
                    <w:spacing w:after="20" w:lineRule="auto"/>
                    <w:jc w:val="both"/>
                    <w:rPr>
                      <w:sz w:val="15"/>
                      <w:szCs w:val="15"/>
                    </w:rPr>
                  </w:pPr>
                  <w:r w:rsidDel="00000000" w:rsidR="00000000" w:rsidRPr="00000000">
                    <w:rPr>
                      <w:sz w:val="15"/>
                      <w:szCs w:val="15"/>
                      <w:rtl w:val="0"/>
                    </w:rPr>
                    <w:t xml:space="preserve">Reglas versionadas con citación de circulares DDU y dictámenes; validación por revisores de ANRI y abogados; reporte de discrepancias a MINVU-DDU; advertencia expresa de que no reemplaza el pronunciamiento de la DOM ni el Certificado de Informaciones Previas.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B">
                  <w:pPr>
                    <w:spacing w:after="20" w:lineRule="auto"/>
                    <w:jc w:val="both"/>
                    <w:rPr>
                      <w:sz w:val="15"/>
                      <w:szCs w:val="15"/>
                    </w:rPr>
                  </w:pPr>
                  <w:r w:rsidDel="00000000" w:rsidR="00000000" w:rsidRPr="00000000">
                    <w:rPr>
                      <w:sz w:val="15"/>
                      <w:szCs w:val="15"/>
                      <w:rtl w:val="0"/>
                    </w:rPr>
                    <w:t xml:space="preserve">Líder P1 y asesor legal; permanente</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C">
                  <w:pPr>
                    <w:spacing w:after="20" w:lineRule="auto"/>
                    <w:jc w:val="both"/>
                    <w:rPr>
                      <w:sz w:val="15"/>
                      <w:szCs w:val="15"/>
                    </w:rPr>
                  </w:pPr>
                  <w:r w:rsidDel="00000000" w:rsidR="00000000" w:rsidRPr="00000000">
                    <w:rPr>
                      <w:sz w:val="15"/>
                      <w:szCs w:val="15"/>
                      <w:rtl w:val="0"/>
                    </w:rPr>
                    <w:t xml:space="preserve">100% de reglas con fuente citada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D">
                  <w:pPr>
                    <w:spacing w:after="20" w:lineRule="auto"/>
                    <w:jc w:val="both"/>
                    <w:rPr>
                      <w:sz w:val="15"/>
                      <w:szCs w:val="15"/>
                    </w:rPr>
                  </w:pPr>
                  <w:r w:rsidDel="00000000" w:rsidR="00000000" w:rsidRPr="00000000">
                    <w:rPr>
                      <w:sz w:val="15"/>
                      <w:szCs w:val="15"/>
                      <w:rtl w:val="0"/>
                    </w:rPr>
                    <w:t xml:space="preserve">Responsabilidad legal por decisiones basadas en recomendaciones de IA (legal)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E">
                  <w:pPr>
                    <w:spacing w:after="20" w:lineRule="auto"/>
                    <w:jc w:val="both"/>
                    <w:rPr>
                      <w:sz w:val="15"/>
                      <w:szCs w:val="15"/>
                    </w:rPr>
                  </w:pPr>
                  <w:r w:rsidDel="00000000" w:rsidR="00000000" w:rsidRPr="00000000">
                    <w:rPr>
                      <w:sz w:val="15"/>
                      <w:szCs w:val="15"/>
                      <w:rtl w:val="0"/>
                    </w:rPr>
                    <w:t xml:space="preserve">Riesgo reputacional y de litigios que frene la adopción.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7F">
                  <w:pPr>
                    <w:spacing w:after="20" w:lineRule="auto"/>
                    <w:jc w:val="both"/>
                    <w:rPr>
                      <w:sz w:val="15"/>
                      <w:szCs w:val="15"/>
                    </w:rPr>
                  </w:pPr>
                  <w:r w:rsidDel="00000000" w:rsidR="00000000" w:rsidRPr="00000000">
                    <w:rPr>
                      <w:sz w:val="15"/>
                      <w:szCs w:val="15"/>
                      <w:rtl w:val="0"/>
                    </w:rPr>
                    <w:t xml:space="preserve">Diseño como sistema de apoyo a la decisión con supervisión humana; términos y condiciones y acuerdos de nivel de servicio; trazabilidad y explicabilidad; evaluación de seguro de responsabilidad profesional.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0">
                  <w:pPr>
                    <w:spacing w:after="20" w:lineRule="auto"/>
                    <w:jc w:val="both"/>
                    <w:rPr>
                      <w:sz w:val="15"/>
                      <w:szCs w:val="15"/>
                    </w:rPr>
                  </w:pPr>
                  <w:r w:rsidDel="00000000" w:rsidR="00000000" w:rsidRPr="00000000">
                    <w:rPr>
                      <w:sz w:val="15"/>
                      <w:szCs w:val="15"/>
                      <w:rtl w:val="0"/>
                    </w:rPr>
                    <w:t xml:space="preserve">Gerente/a TT-PI y asesor legal; M12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1">
                  <w:pPr>
                    <w:spacing w:after="20" w:lineRule="auto"/>
                    <w:jc w:val="both"/>
                    <w:rPr>
                      <w:sz w:val="15"/>
                      <w:szCs w:val="15"/>
                    </w:rPr>
                  </w:pPr>
                  <w:r w:rsidDel="00000000" w:rsidR="00000000" w:rsidRPr="00000000">
                    <w:rPr>
                      <w:sz w:val="15"/>
                      <w:szCs w:val="15"/>
                      <w:rtl w:val="0"/>
                    </w:rPr>
                    <w:t xml:space="preserve">Términos aprobados; 0 reclamos</w:t>
                  </w:r>
                </w:p>
              </w:tc>
            </w:tr>
            <w:tr>
              <w:trPr>
                <w:cantSplit w:val="0"/>
                <w:trHeight w:val="133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2">
                  <w:pPr>
                    <w:spacing w:after="20" w:lineRule="auto"/>
                    <w:jc w:val="both"/>
                    <w:rPr>
                      <w:sz w:val="15"/>
                      <w:szCs w:val="15"/>
                    </w:rPr>
                  </w:pPr>
                  <w:r w:rsidDel="00000000" w:rsidR="00000000" w:rsidRPr="00000000">
                    <w:rPr>
                      <w:sz w:val="15"/>
                      <w:szCs w:val="15"/>
                      <w:rtl w:val="0"/>
                    </w:rPr>
                    <w:t xml:space="preserve">Protección de datos personales (Ley 21.719): datos de propietarios, permisos y operación de activos; uso de nube en el extranjero (legal)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3">
                  <w:pPr>
                    <w:spacing w:after="20" w:lineRule="auto"/>
                    <w:jc w:val="both"/>
                    <w:rPr>
                      <w:sz w:val="15"/>
                      <w:szCs w:val="15"/>
                    </w:rPr>
                  </w:pPr>
                  <w:r w:rsidDel="00000000" w:rsidR="00000000" w:rsidRPr="00000000">
                    <w:rPr>
                      <w:sz w:val="15"/>
                      <w:szCs w:val="15"/>
                      <w:rtl w:val="0"/>
                    </w:rPr>
                    <w:t xml:space="preserve">Posibles sanciones y restricciones al uso de datos.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4">
                  <w:pPr>
                    <w:spacing w:after="20" w:lineRule="auto"/>
                    <w:jc w:val="both"/>
                    <w:rPr>
                      <w:sz w:val="15"/>
                      <w:szCs w:val="15"/>
                    </w:rPr>
                  </w:pPr>
                  <w:r w:rsidDel="00000000" w:rsidR="00000000" w:rsidRPr="00000000">
                    <w:rPr>
                      <w:sz w:val="15"/>
                      <w:szCs w:val="15"/>
                      <w:rtl w:val="0"/>
                    </w:rPr>
                    <w:t xml:space="preserve">Evaluación de impacto en privacidad por módulo; bases de licitud y finalidad; minimización y anonimización; contratos de encargo; garantías para transferencias; delegado de protección de datos; adecuación antes de diciembre de 2026 y de cada lanzamiento.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5">
                  <w:pPr>
                    <w:spacing w:after="20" w:lineRule="auto"/>
                    <w:jc w:val="both"/>
                    <w:rPr>
                      <w:sz w:val="15"/>
                      <w:szCs w:val="15"/>
                    </w:rPr>
                  </w:pPr>
                  <w:r w:rsidDel="00000000" w:rsidR="00000000" w:rsidRPr="00000000">
                    <w:rPr>
                      <w:sz w:val="15"/>
                      <w:szCs w:val="15"/>
                      <w:rtl w:val="0"/>
                    </w:rPr>
                    <w:t xml:space="preserve">Comité de Ética y Datos; M1–M12 y continuo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6">
                  <w:pPr>
                    <w:spacing w:after="20" w:lineRule="auto"/>
                    <w:jc w:val="both"/>
                    <w:rPr>
                      <w:sz w:val="15"/>
                      <w:szCs w:val="15"/>
                    </w:rPr>
                  </w:pPr>
                  <w:r w:rsidDel="00000000" w:rsidR="00000000" w:rsidRPr="00000000">
                    <w:rPr>
                      <w:sz w:val="15"/>
                      <w:szCs w:val="15"/>
                      <w:rtl w:val="0"/>
                    </w:rPr>
                    <w:t xml:space="preserve">100% de módulos con evaluación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7">
                  <w:pPr>
                    <w:spacing w:after="20" w:lineRule="auto"/>
                    <w:jc w:val="both"/>
                    <w:rPr>
                      <w:sz w:val="15"/>
                      <w:szCs w:val="15"/>
                    </w:rPr>
                  </w:pPr>
                  <w:r w:rsidDel="00000000" w:rsidR="00000000" w:rsidRPr="00000000">
                    <w:rPr>
                      <w:sz w:val="15"/>
                      <w:szCs w:val="15"/>
                      <w:rtl w:val="0"/>
                    </w:rPr>
                    <w:t xml:space="preserve">Uso de información de portales inmobiliarios y sus términos de uso (contractual)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8">
                  <w:pPr>
                    <w:spacing w:after="20" w:lineRule="auto"/>
                    <w:jc w:val="both"/>
                    <w:rPr>
                      <w:sz w:val="15"/>
                      <w:szCs w:val="15"/>
                    </w:rPr>
                  </w:pPr>
                  <w:r w:rsidDel="00000000" w:rsidR="00000000" w:rsidRPr="00000000">
                    <w:rPr>
                      <w:sz w:val="15"/>
                      <w:szCs w:val="15"/>
                      <w:rtl w:val="0"/>
                    </w:rPr>
                    <w:t xml:space="preserve">Restricción de la fuente de datos de oferta de terrenos.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9">
                  <w:pPr>
                    <w:spacing w:after="20" w:lineRule="auto"/>
                    <w:jc w:val="both"/>
                    <w:rPr>
                      <w:sz w:val="15"/>
                      <w:szCs w:val="15"/>
                    </w:rPr>
                  </w:pPr>
                  <w:r w:rsidDel="00000000" w:rsidR="00000000" w:rsidRPr="00000000">
                    <w:rPr>
                      <w:sz w:val="15"/>
                      <w:szCs w:val="15"/>
                      <w:rtl w:val="0"/>
                    </w:rPr>
                    <w:t xml:space="preserve">Convenios formales de datos o API con Toc-Toc y Portal Inmobiliario (asociados); cese de captura no autorizada; revisión legal.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A">
                  <w:pPr>
                    <w:spacing w:after="20" w:lineRule="auto"/>
                    <w:jc w:val="both"/>
                    <w:rPr>
                      <w:sz w:val="15"/>
                      <w:szCs w:val="15"/>
                    </w:rPr>
                  </w:pPr>
                  <w:r w:rsidDel="00000000" w:rsidR="00000000" w:rsidRPr="00000000">
                    <w:rPr>
                      <w:sz w:val="15"/>
                      <w:szCs w:val="15"/>
                      <w:rtl w:val="0"/>
                    </w:rPr>
                    <w:t xml:space="preserve">Dirección; M1–M6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B">
                  <w:pPr>
                    <w:spacing w:after="20" w:lineRule="auto"/>
                    <w:jc w:val="both"/>
                    <w:rPr>
                      <w:sz w:val="15"/>
                      <w:szCs w:val="15"/>
                    </w:rPr>
                  </w:pPr>
                  <w:r w:rsidDel="00000000" w:rsidR="00000000" w:rsidRPr="00000000">
                    <w:rPr>
                      <w:sz w:val="15"/>
                      <w:szCs w:val="15"/>
                      <w:rtl w:val="0"/>
                    </w:rPr>
                    <w:t xml:space="preserve">Convenios firmados</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C">
                  <w:pPr>
                    <w:spacing w:after="20" w:lineRule="auto"/>
                    <w:jc w:val="both"/>
                    <w:rPr>
                      <w:sz w:val="15"/>
                      <w:szCs w:val="15"/>
                    </w:rPr>
                  </w:pPr>
                  <w:r w:rsidDel="00000000" w:rsidR="00000000" w:rsidRPr="00000000">
                    <w:rPr>
                      <w:sz w:val="15"/>
                      <w:szCs w:val="15"/>
                      <w:rtl w:val="0"/>
                    </w:rPr>
                    <w:t xml:space="preserve">Datos históricos de tramitación (permisos, factibilidades y estudios) dispersos entre organismos (administrativa)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D">
                  <w:pPr>
                    <w:spacing w:after="20" w:lineRule="auto"/>
                    <w:jc w:val="both"/>
                    <w:rPr>
                      <w:sz w:val="15"/>
                      <w:szCs w:val="15"/>
                    </w:rPr>
                  </w:pPr>
                  <w:r w:rsidDel="00000000" w:rsidR="00000000" w:rsidRPr="00000000">
                    <w:rPr>
                      <w:sz w:val="15"/>
                      <w:szCs w:val="15"/>
                      <w:rtl w:val="0"/>
                    </w:rPr>
                    <w:t xml:space="preserve">Limita el entrenamiento del predictor de plazos.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E">
                  <w:pPr>
                    <w:spacing w:after="20" w:lineRule="auto"/>
                    <w:jc w:val="both"/>
                    <w:rPr>
                      <w:sz w:val="15"/>
                      <w:szCs w:val="15"/>
                    </w:rPr>
                  </w:pPr>
                  <w:r w:rsidDel="00000000" w:rsidR="00000000" w:rsidRPr="00000000">
                    <w:rPr>
                      <w:sz w:val="15"/>
                      <w:szCs w:val="15"/>
                      <w:rtl w:val="0"/>
                    </w:rPr>
                    <w:t xml:space="preserve">Solicitudes por Ley 20.285; convenios con MINVU (DOM en Línea), sanitarias y distribuidoras eléctricas; datos de In-Data y de pilotos.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8F">
                  <w:pPr>
                    <w:spacing w:after="20" w:lineRule="auto"/>
                    <w:jc w:val="both"/>
                    <w:rPr>
                      <w:sz w:val="15"/>
                      <w:szCs w:val="15"/>
                    </w:rPr>
                  </w:pPr>
                  <w:r w:rsidDel="00000000" w:rsidR="00000000" w:rsidRPr="00000000">
                    <w:rPr>
                      <w:sz w:val="15"/>
                      <w:szCs w:val="15"/>
                      <w:rtl w:val="0"/>
                    </w:rPr>
                    <w:t xml:space="preserve">Líder P1 e In-Data; M3–M24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0">
                  <w:pPr>
                    <w:spacing w:after="20" w:lineRule="auto"/>
                    <w:jc w:val="both"/>
                    <w:rPr>
                      <w:sz w:val="15"/>
                      <w:szCs w:val="15"/>
                    </w:rPr>
                  </w:pPr>
                  <w:r w:rsidDel="00000000" w:rsidR="00000000" w:rsidRPr="00000000">
                    <w:rPr>
                      <w:sz w:val="15"/>
                      <w:szCs w:val="15"/>
                      <w:rtl w:val="0"/>
                    </w:rPr>
                    <w:t xml:space="preserve">Fuentes integradas (N°)</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1">
                  <w:pPr>
                    <w:spacing w:after="20" w:lineRule="auto"/>
                    <w:jc w:val="both"/>
                    <w:rPr>
                      <w:sz w:val="15"/>
                      <w:szCs w:val="15"/>
                    </w:rPr>
                  </w:pPr>
                  <w:r w:rsidDel="00000000" w:rsidR="00000000" w:rsidRPr="00000000">
                    <w:rPr>
                      <w:sz w:val="15"/>
                      <w:szCs w:val="15"/>
                      <w:rtl w:val="0"/>
                    </w:rPr>
                    <w:t xml:space="preserve">Formatos propietarios y licencias de software de obra que restringen la extracción de datos (contractual y técnica)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2">
                  <w:pPr>
                    <w:spacing w:after="20" w:lineRule="auto"/>
                    <w:jc w:val="both"/>
                    <w:rPr>
                      <w:sz w:val="15"/>
                      <w:szCs w:val="15"/>
                    </w:rPr>
                  </w:pPr>
                  <w:r w:rsidDel="00000000" w:rsidR="00000000" w:rsidRPr="00000000">
                    <w:rPr>
                      <w:sz w:val="15"/>
                      <w:szCs w:val="15"/>
                      <w:rtl w:val="0"/>
                    </w:rPr>
                    <w:t xml:space="preserve">Limita la interoperabilidad de P3.</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3">
                  <w:pPr>
                    <w:spacing w:after="20" w:lineRule="auto"/>
                    <w:jc w:val="both"/>
                    <w:rPr>
                      <w:sz w:val="15"/>
                      <w:szCs w:val="15"/>
                    </w:rPr>
                  </w:pPr>
                  <w:r w:rsidDel="00000000" w:rsidR="00000000" w:rsidRPr="00000000">
                    <w:rPr>
                      <w:sz w:val="15"/>
                      <w:szCs w:val="15"/>
                      <w:rtl w:val="0"/>
                    </w:rPr>
                    <w:t xml:space="preserve">Priorizar estándares abiertos; acuerdos con proveedores; propuesta de norma técnica ante el INN; promover que las compras públicas de MOP y MINVU exijan formatos abiertos.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4">
                  <w:pPr>
                    <w:spacing w:after="20" w:lineRule="auto"/>
                    <w:jc w:val="both"/>
                    <w:rPr>
                      <w:sz w:val="15"/>
                      <w:szCs w:val="15"/>
                    </w:rPr>
                  </w:pPr>
                  <w:r w:rsidDel="00000000" w:rsidR="00000000" w:rsidRPr="00000000">
                    <w:rPr>
                      <w:sz w:val="15"/>
                      <w:szCs w:val="15"/>
                      <w:rtl w:val="0"/>
                    </w:rPr>
                    <w:t xml:space="preserve">Líder P3; M6–M48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5">
                  <w:pPr>
                    <w:spacing w:after="20" w:lineRule="auto"/>
                    <w:jc w:val="both"/>
                    <w:rPr>
                      <w:sz w:val="15"/>
                      <w:szCs w:val="15"/>
                    </w:rPr>
                  </w:pPr>
                  <w:r w:rsidDel="00000000" w:rsidR="00000000" w:rsidRPr="00000000">
                    <w:rPr>
                      <w:sz w:val="15"/>
                      <w:szCs w:val="15"/>
                      <w:rtl w:val="0"/>
                    </w:rPr>
                    <w:t xml:space="preserve">Integraciones (N°); propuesta ingresada al INN</w:t>
                  </w:r>
                </w:p>
              </w:tc>
            </w:tr>
            <w:tr>
              <w:trPr>
                <w:cantSplit w:val="0"/>
                <w:trHeight w:val="115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6">
                  <w:pPr>
                    <w:spacing w:after="20" w:lineRule="auto"/>
                    <w:jc w:val="both"/>
                    <w:rPr>
                      <w:sz w:val="15"/>
                      <w:szCs w:val="15"/>
                    </w:rPr>
                  </w:pPr>
                  <w:r w:rsidDel="00000000" w:rsidR="00000000" w:rsidRPr="00000000">
                    <w:rPr>
                      <w:sz w:val="15"/>
                      <w:szCs w:val="15"/>
                      <w:rtl w:val="0"/>
                    </w:rPr>
                    <w:t xml:space="preserve">Valor probatorio de los registros digitales de obra y de la bitácora del activo, y su transferencia entre propietarios (regulatoria)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7">
                  <w:pPr>
                    <w:spacing w:after="20" w:lineRule="auto"/>
                    <w:jc w:val="both"/>
                    <w:rPr>
                      <w:sz w:val="15"/>
                      <w:szCs w:val="15"/>
                    </w:rPr>
                  </w:pPr>
                  <w:r w:rsidDel="00000000" w:rsidR="00000000" w:rsidRPr="00000000">
                    <w:rPr>
                      <w:sz w:val="15"/>
                      <w:szCs w:val="15"/>
                      <w:rtl w:val="0"/>
                    </w:rPr>
                    <w:t xml:space="preserve">Limita la continuidad y el valor de los datos (P3 y P4).</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8">
                  <w:pPr>
                    <w:spacing w:after="20" w:lineRule="auto"/>
                    <w:jc w:val="both"/>
                    <w:rPr>
                      <w:sz w:val="15"/>
                      <w:szCs w:val="15"/>
                    </w:rPr>
                  </w:pPr>
                  <w:r w:rsidDel="00000000" w:rsidR="00000000" w:rsidRPr="00000000">
                    <w:rPr>
                      <w:sz w:val="15"/>
                      <w:szCs w:val="15"/>
                      <w:rtl w:val="0"/>
                    </w:rPr>
                    <w:t xml:space="preserve">Firma electrónica avanzada (Ley 19.799), sellos de tiempo e integridad; alineación con iniciativas públicas de libro de obras digital; propuesta a MINVU para reconocer la bitácora digital en los antecedentes del edificio.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9">
                  <w:pPr>
                    <w:spacing w:after="20" w:lineRule="auto"/>
                    <w:jc w:val="both"/>
                    <w:rPr>
                      <w:sz w:val="15"/>
                      <w:szCs w:val="15"/>
                    </w:rPr>
                  </w:pPr>
                  <w:r w:rsidDel="00000000" w:rsidR="00000000" w:rsidRPr="00000000">
                    <w:rPr>
                      <w:sz w:val="15"/>
                      <w:szCs w:val="15"/>
                      <w:rtl w:val="0"/>
                    </w:rPr>
                    <w:t xml:space="preserve">Líderes P3 y P4; M18–M48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A">
                  <w:pPr>
                    <w:spacing w:after="20" w:lineRule="auto"/>
                    <w:jc w:val="both"/>
                    <w:rPr>
                      <w:sz w:val="15"/>
                      <w:szCs w:val="15"/>
                    </w:rPr>
                  </w:pPr>
                  <w:r w:rsidDel="00000000" w:rsidR="00000000" w:rsidRPr="00000000">
                    <w:rPr>
                      <w:sz w:val="15"/>
                      <w:szCs w:val="15"/>
                      <w:rtl w:val="0"/>
                    </w:rPr>
                    <w:t xml:space="preserve">Propuesta presentada</w:t>
                  </w:r>
                </w:p>
              </w:tc>
            </w:tr>
            <w:tr>
              <w:trPr>
                <w:cantSplit w:val="0"/>
                <w:trHeight w:val="97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B">
                  <w:pPr>
                    <w:spacing w:after="20" w:lineRule="auto"/>
                    <w:jc w:val="both"/>
                    <w:rPr>
                      <w:sz w:val="15"/>
                      <w:szCs w:val="15"/>
                    </w:rPr>
                  </w:pPr>
                  <w:r w:rsidDel="00000000" w:rsidR="00000000" w:rsidRPr="00000000">
                    <w:rPr>
                      <w:sz w:val="15"/>
                      <w:szCs w:val="15"/>
                      <w:rtl w:val="0"/>
                    </w:rPr>
                    <w:t xml:space="preserve">Ciclos y requisitos de compras públicas (Ley 19.886 y Ley 21.634) (administrativa)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C">
                  <w:pPr>
                    <w:spacing w:after="20" w:lineRule="auto"/>
                    <w:jc w:val="both"/>
                    <w:rPr>
                      <w:sz w:val="15"/>
                      <w:szCs w:val="15"/>
                    </w:rPr>
                  </w:pPr>
                  <w:r w:rsidDel="00000000" w:rsidR="00000000" w:rsidRPr="00000000">
                    <w:rPr>
                      <w:sz w:val="15"/>
                      <w:szCs w:val="15"/>
                      <w:rtl w:val="0"/>
                    </w:rPr>
                    <w:t xml:space="preserve">Retrasa la adopción por mandantes públicos.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D">
                  <w:pPr>
                    <w:spacing w:after="20" w:lineRule="auto"/>
                    <w:jc w:val="both"/>
                    <w:rPr>
                      <w:sz w:val="15"/>
                      <w:szCs w:val="15"/>
                    </w:rPr>
                  </w:pPr>
                  <w:r w:rsidDel="00000000" w:rsidR="00000000" w:rsidRPr="00000000">
                    <w:rPr>
                      <w:sz w:val="15"/>
                      <w:szCs w:val="15"/>
                      <w:rtl w:val="0"/>
                    </w:rPr>
                    <w:t xml:space="preserve">Pilotos mediante convenios de colaboración; Compra Ágil y compra pública de innovación; inscripción en el Registro de Proveedores; evaluación de convenio marco.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E">
                  <w:pPr>
                    <w:spacing w:after="20" w:lineRule="auto"/>
                    <w:jc w:val="both"/>
                    <w:rPr>
                      <w:sz w:val="15"/>
                      <w:szCs w:val="15"/>
                    </w:rPr>
                  </w:pPr>
                  <w:r w:rsidDel="00000000" w:rsidR="00000000" w:rsidRPr="00000000">
                    <w:rPr>
                      <w:sz w:val="15"/>
                      <w:szCs w:val="15"/>
                      <w:rtl w:val="0"/>
                    </w:rPr>
                    <w:t xml:space="preserve">Gerente/a TT-PI; M18–M60</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9F">
                  <w:pPr>
                    <w:spacing w:after="20" w:lineRule="auto"/>
                    <w:jc w:val="both"/>
                    <w:rPr>
                      <w:sz w:val="15"/>
                      <w:szCs w:val="15"/>
                    </w:rPr>
                  </w:pPr>
                  <w:r w:rsidDel="00000000" w:rsidR="00000000" w:rsidRPr="00000000">
                    <w:rPr>
                      <w:sz w:val="15"/>
                      <w:szCs w:val="15"/>
                      <w:rtl w:val="0"/>
                    </w:rPr>
                    <w:t xml:space="preserve">Contratos públicos (N°)</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0">
                  <w:pPr>
                    <w:spacing w:after="20" w:lineRule="auto"/>
                    <w:jc w:val="both"/>
                    <w:rPr>
                      <w:sz w:val="15"/>
                      <w:szCs w:val="15"/>
                    </w:rPr>
                  </w:pPr>
                  <w:r w:rsidDel="00000000" w:rsidR="00000000" w:rsidRPr="00000000">
                    <w:rPr>
                      <w:sz w:val="15"/>
                      <w:szCs w:val="15"/>
                      <w:rtl w:val="0"/>
                    </w:rPr>
                    <w:t xml:space="preserve">Incertidumbre sobre la futura ley de IA (Boletín N° 16.821-19) (regulatoria)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1">
                  <w:pPr>
                    <w:spacing w:after="20" w:lineRule="auto"/>
                    <w:jc w:val="both"/>
                    <w:rPr>
                      <w:sz w:val="15"/>
                      <w:szCs w:val="15"/>
                    </w:rPr>
                  </w:pPr>
                  <w:r w:rsidDel="00000000" w:rsidR="00000000" w:rsidRPr="00000000">
                    <w:rPr>
                      <w:sz w:val="15"/>
                      <w:szCs w:val="15"/>
                      <w:rtl w:val="0"/>
                    </w:rPr>
                    <w:t xml:space="preserve">Posibles obligaciones adicionales para sistemas de alto riesgo.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2">
                  <w:pPr>
                    <w:spacing w:after="20" w:lineRule="auto"/>
                    <w:jc w:val="both"/>
                    <w:rPr>
                      <w:sz w:val="15"/>
                      <w:szCs w:val="15"/>
                    </w:rPr>
                  </w:pPr>
                  <w:r w:rsidDel="00000000" w:rsidR="00000000" w:rsidRPr="00000000">
                    <w:rPr>
                      <w:sz w:val="15"/>
                      <w:szCs w:val="15"/>
                      <w:rtl w:val="0"/>
                    </w:rPr>
                    <w:t xml:space="preserve">Cumplimiento anticipado (ISO/IEC 42001, evaluaciones de impacto y transparencia); participación en consultas; vigilancia normativa.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3">
                  <w:pPr>
                    <w:spacing w:after="20" w:lineRule="auto"/>
                    <w:jc w:val="both"/>
                    <w:rPr>
                      <w:sz w:val="15"/>
                      <w:szCs w:val="15"/>
                    </w:rPr>
                  </w:pPr>
                  <w:r w:rsidDel="00000000" w:rsidR="00000000" w:rsidRPr="00000000">
                    <w:rPr>
                      <w:sz w:val="15"/>
                      <w:szCs w:val="15"/>
                      <w:rtl w:val="0"/>
                    </w:rPr>
                    <w:t xml:space="preserve">Comité de Ética y Datos; continuo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4">
                  <w:pPr>
                    <w:spacing w:after="20" w:lineRule="auto"/>
                    <w:jc w:val="both"/>
                    <w:rPr>
                      <w:sz w:val="15"/>
                      <w:szCs w:val="15"/>
                    </w:rPr>
                  </w:pPr>
                  <w:r w:rsidDel="00000000" w:rsidR="00000000" w:rsidRPr="00000000">
                    <w:rPr>
                      <w:sz w:val="15"/>
                      <w:szCs w:val="15"/>
                      <w:rtl w:val="0"/>
                    </w:rPr>
                    <w:t xml:space="preserve">Informe anual de cumplimiento</w:t>
                  </w:r>
                </w:p>
              </w:tc>
            </w:tr>
            <w:tr>
              <w:trPr>
                <w:cantSplit w:val="0"/>
                <w:trHeight w:val="7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5">
                  <w:pPr>
                    <w:spacing w:after="20" w:lineRule="auto"/>
                    <w:jc w:val="both"/>
                    <w:rPr>
                      <w:sz w:val="15"/>
                      <w:szCs w:val="15"/>
                    </w:rPr>
                  </w:pPr>
                  <w:r w:rsidDel="00000000" w:rsidR="00000000" w:rsidRPr="00000000">
                    <w:rPr>
                      <w:sz w:val="15"/>
                      <w:szCs w:val="15"/>
                      <w:rtl w:val="0"/>
                    </w:rPr>
                    <w:t xml:space="preserve">Exigencias de ciberseguridad para clientes regulados (Ley 21.663), como energía y minería (regulatoria)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6">
                  <w:pPr>
                    <w:spacing w:after="20" w:lineRule="auto"/>
                    <w:jc w:val="both"/>
                    <w:rPr>
                      <w:sz w:val="15"/>
                      <w:szCs w:val="15"/>
                    </w:rPr>
                  </w:pPr>
                  <w:r w:rsidDel="00000000" w:rsidR="00000000" w:rsidRPr="00000000">
                    <w:rPr>
                      <w:sz w:val="15"/>
                      <w:szCs w:val="15"/>
                      <w:rtl w:val="0"/>
                    </w:rPr>
                    <w:t xml:space="preserve">Requisitos adicionales a proveedores tecnológicos.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7">
                  <w:pPr>
                    <w:spacing w:after="20" w:lineRule="auto"/>
                    <w:jc w:val="both"/>
                    <w:rPr>
                      <w:sz w:val="15"/>
                      <w:szCs w:val="15"/>
                    </w:rPr>
                  </w:pPr>
                  <w:r w:rsidDel="00000000" w:rsidR="00000000" w:rsidRPr="00000000">
                    <w:rPr>
                      <w:sz w:val="15"/>
                      <w:szCs w:val="15"/>
                      <w:rtl w:val="0"/>
                    </w:rPr>
                    <w:t xml:space="preserve">Sistema de gestión ISO/IEC 27001 y certificación en Etapa 2; cláusulas de seguridad.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8">
                  <w:pPr>
                    <w:spacing w:after="20" w:lineRule="auto"/>
                    <w:jc w:val="both"/>
                    <w:rPr>
                      <w:sz w:val="15"/>
                      <w:szCs w:val="15"/>
                    </w:rPr>
                  </w:pPr>
                  <w:r w:rsidDel="00000000" w:rsidR="00000000" w:rsidRPr="00000000">
                    <w:rPr>
                      <w:sz w:val="15"/>
                      <w:szCs w:val="15"/>
                      <w:rtl w:val="0"/>
                    </w:rPr>
                    <w:t xml:space="preserve">Líder técnico; M3–M42</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9">
                  <w:pPr>
                    <w:spacing w:after="20" w:lineRule="auto"/>
                    <w:jc w:val="both"/>
                    <w:rPr>
                      <w:sz w:val="15"/>
                      <w:szCs w:val="15"/>
                    </w:rPr>
                  </w:pPr>
                  <w:r w:rsidDel="00000000" w:rsidR="00000000" w:rsidRPr="00000000">
                    <w:rPr>
                      <w:sz w:val="15"/>
                      <w:szCs w:val="15"/>
                      <w:rtl w:val="0"/>
                    </w:rPr>
                    <w:t xml:space="preserve">Certificación obtenida</w:t>
                  </w:r>
                </w:p>
              </w:tc>
            </w:tr>
            <w:tr>
              <w:trPr>
                <w:cantSplit w:val="0"/>
                <w:trHeight w:val="6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A">
                  <w:pPr>
                    <w:spacing w:after="20" w:lineRule="auto"/>
                    <w:jc w:val="both"/>
                    <w:rPr>
                      <w:sz w:val="15"/>
                      <w:szCs w:val="15"/>
                    </w:rPr>
                  </w:pPr>
                  <w:r w:rsidDel="00000000" w:rsidR="00000000" w:rsidRPr="00000000">
                    <w:rPr>
                      <w:sz w:val="15"/>
                      <w:szCs w:val="15"/>
                      <w:rtl w:val="0"/>
                    </w:rPr>
                    <w:t xml:space="preserve">Límites a la patentabilidad del software (art. 37 de la Ley 19.039) (legal)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B">
                  <w:pPr>
                    <w:spacing w:after="20" w:lineRule="auto"/>
                    <w:jc w:val="both"/>
                    <w:rPr>
                      <w:sz w:val="15"/>
                      <w:szCs w:val="15"/>
                    </w:rPr>
                  </w:pPr>
                  <w:r w:rsidDel="00000000" w:rsidR="00000000" w:rsidRPr="00000000">
                    <w:rPr>
                      <w:sz w:val="15"/>
                      <w:szCs w:val="15"/>
                      <w:rtl w:val="0"/>
                    </w:rPr>
                    <w:t xml:space="preserve">Menor protección vía patentes.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C">
                  <w:pPr>
                    <w:spacing w:after="20" w:lineRule="auto"/>
                    <w:jc w:val="both"/>
                    <w:rPr>
                      <w:sz w:val="15"/>
                      <w:szCs w:val="15"/>
                    </w:rPr>
                  </w:pPr>
                  <w:r w:rsidDel="00000000" w:rsidR="00000000" w:rsidRPr="00000000">
                    <w:rPr>
                      <w:sz w:val="15"/>
                      <w:szCs w:val="15"/>
                      <w:rtl w:val="0"/>
                    </w:rPr>
                    <w:t xml:space="preserve">Estrategia mixta: derecho de autor, secreto empresarial, marcas y contratos; evaluación de invenciones con efecto técnico.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D">
                  <w:pPr>
                    <w:spacing w:after="20" w:lineRule="auto"/>
                    <w:jc w:val="both"/>
                    <w:rPr>
                      <w:sz w:val="15"/>
                      <w:szCs w:val="15"/>
                    </w:rPr>
                  </w:pPr>
                  <w:r w:rsidDel="00000000" w:rsidR="00000000" w:rsidRPr="00000000">
                    <w:rPr>
                      <w:sz w:val="15"/>
                      <w:szCs w:val="15"/>
                      <w:rtl w:val="0"/>
                    </w:rPr>
                    <w:t xml:space="preserve">Comité de PI; M6</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AE">
                  <w:pPr>
                    <w:spacing w:after="20" w:lineRule="auto"/>
                    <w:jc w:val="both"/>
                    <w:rPr>
                      <w:sz w:val="15"/>
                      <w:szCs w:val="15"/>
                    </w:rPr>
                  </w:pPr>
                  <w:r w:rsidDel="00000000" w:rsidR="00000000" w:rsidRPr="00000000">
                    <w:rPr>
                      <w:sz w:val="15"/>
                      <w:szCs w:val="15"/>
                      <w:rtl w:val="0"/>
                    </w:rPr>
                    <w:t xml:space="preserve">Estrategia aprobada</w:t>
                  </w:r>
                </w:p>
              </w:tc>
            </w:tr>
          </w:tbl>
          <w:p w:rsidR="00000000" w:rsidDel="00000000" w:rsidP="00000000" w:rsidRDefault="00000000" w:rsidRPr="00000000" w14:paraId="00000DAF">
            <w:pPr>
              <w:spacing w:after="0" w:lineRule="auto"/>
              <w:jc w:val="both"/>
              <w:rPr>
                <w:sz w:val="20"/>
                <w:szCs w:val="20"/>
              </w:rPr>
            </w:pPr>
            <w:r w:rsidDel="00000000" w:rsidR="00000000" w:rsidRPr="00000000">
              <w:rPr>
                <w:rtl w:val="0"/>
              </w:rPr>
            </w:r>
          </w:p>
          <w:p w:rsidR="00000000" w:rsidDel="00000000" w:rsidP="00000000" w:rsidRDefault="00000000" w:rsidRPr="00000000" w14:paraId="00000DB0">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B1">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DB2">
      <w:pPr>
        <w:spacing w:after="0" w:lineRule="auto"/>
        <w:ind w:left="-284" w:right="-141" w:firstLine="0"/>
        <w:jc w:val="both"/>
        <w:rPr>
          <w:b w:val="0"/>
          <w:bCs w:val="0"/>
          <w:vertAlign w:val="baseline"/>
        </w:rPr>
      </w:pPr>
      <w:bookmarkStart w:colFirst="0" w:colLast="0" w:name="_heading=h.e1pbjhq3nk6m" w:id="17"/>
      <w:bookmarkEnd w:id="17"/>
      <w:r w:rsidDel="00000000" w:rsidR="00000000" w:rsidRPr="00000000">
        <w:rPr>
          <w:rtl w:val="0"/>
        </w:rPr>
      </w:r>
    </w:p>
    <w:p w:rsidR="00000000" w:rsidDel="00000000" w:rsidP="00000000" w:rsidRDefault="00000000" w:rsidRPr="00000000" w14:paraId="00000DB3">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B4">
      <w:pPr>
        <w:spacing w:after="0" w:lineRule="auto"/>
        <w:ind w:left="-284" w:right="-141" w:firstLine="0"/>
        <w:jc w:val="both"/>
        <w:rPr>
          <w:i w:val="0"/>
          <w:iCs w:val="0"/>
          <w:vertAlign w:val="baseline"/>
        </w:rPr>
      </w:pPr>
      <w:r w:rsidDel="00000000" w:rsidR="00000000" w:rsidRPr="00000000">
        <w:rPr>
          <w:b w:val="1"/>
          <w:bCs w:val="1"/>
          <w:vertAlign w:val="baseline"/>
          <w:rtl w:val="0"/>
        </w:rPr>
        <w:t xml:space="preserve">19.- MEDIDAS DE PERSPECTIVA DE GÉNERO Y/O DIVERSIDAD QUE SE IMPLEMENTARÁN DURANTE LA EJECUCIÓN DEL PROGRAMA </w:t>
      </w:r>
      <w:r w:rsidDel="00000000" w:rsidR="00000000" w:rsidRPr="00000000">
        <w:rPr>
          <w:i w:val="1"/>
          <w:iCs w:val="1"/>
          <w:sz w:val="20"/>
          <w:szCs w:val="20"/>
          <w:vertAlign w:val="baseline"/>
          <w:rtl w:val="0"/>
        </w:rPr>
        <w:t xml:space="preserve">(Refiérase a medidas, acciones y/o políticas que busquen acortar brechas, barreras e inequidades y potenciar la participación de las mujeres en el programa, propiciando así el desarrollo de una cultura de igualdad de oportunidades).</w:t>
      </w:r>
      <w:r w:rsidDel="00000000" w:rsidR="00000000" w:rsidRPr="00000000">
        <w:rPr>
          <w:rtl w:val="0"/>
        </w:rPr>
      </w:r>
    </w:p>
    <w:tbl>
      <w:tblPr>
        <w:tblStyle w:val="Table71"/>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23"/>
        <w:tblGridChange w:id="0">
          <w:tblGrid>
            <w:gridCol w:w="9923"/>
          </w:tblGrid>
        </w:tblGridChange>
      </w:tblGrid>
      <w:tr>
        <w:trPr>
          <w:cantSplit w:val="0"/>
          <w:trHeight w:val="1077" w:hRule="atLeast"/>
          <w:tblHeader w:val="0"/>
        </w:trPr>
        <w:tc>
          <w:tcPr>
            <w:vAlign w:val="top"/>
          </w:tcPr>
          <w:p w:rsidR="00000000" w:rsidDel="00000000" w:rsidP="00000000" w:rsidRDefault="00000000" w:rsidRPr="00000000" w14:paraId="00000DB5">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B6">
            <w:pPr>
              <w:spacing w:after="80" w:before="40" w:lineRule="auto"/>
              <w:jc w:val="both"/>
              <w:rPr>
                <w:sz w:val="20"/>
                <w:szCs w:val="20"/>
              </w:rPr>
            </w:pPr>
            <w:r w:rsidDel="00000000" w:rsidR="00000000" w:rsidRPr="00000000">
              <w:rPr>
                <w:b w:val="1"/>
                <w:bCs w:val="1"/>
                <w:sz w:val="20"/>
                <w:szCs w:val="20"/>
                <w:rtl w:val="0"/>
              </w:rPr>
              <w:t xml:space="preserve">Diagnóstico.</w:t>
            </w:r>
            <w:r w:rsidDel="00000000" w:rsidR="00000000" w:rsidRPr="00000000">
              <w:rPr>
                <w:sz w:val="20"/>
                <w:szCs w:val="20"/>
                <w:rtl w:val="0"/>
              </w:rPr>
              <w:t xml:space="preserve"> La construcción es uno de los sectores con menor participación femenina en el empleo en Chile, y las disciplinas de datos e IA también presentan brechas de género relevantes. A la vez, las soluciones del Programa impactan la vivienda con subsidio, donde una alta proporción de las postulaciones corresponde a mujeres jefas de hogar. El Programa parte de una base favorable —su dirección recae en una mujer y participan organizaciones lideradas por mujeres, como ANRI— y la transforma en compromisos medibles:</w:t>
            </w:r>
          </w:p>
          <w:tbl>
            <w:tblPr>
              <w:tblStyle w:val="Table7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845"/>
              <w:gridCol w:w="2670"/>
              <w:tblGridChange w:id="0">
                <w:tblGrid>
                  <w:gridCol w:w="2055"/>
                  <w:gridCol w:w="4845"/>
                  <w:gridCol w:w="2670"/>
                </w:tblGrid>
              </w:tblGridChange>
            </w:tblGrid>
            <w:tr>
              <w:trPr>
                <w:cantSplit w:val="0"/>
                <w:trHeight w:val="285" w:hRule="atLeast"/>
                <w:tblHeader w:val="0"/>
              </w:trPr>
              <w:tc>
                <w:tcPr>
                  <w:tcBorders>
                    <w:top w:color="8c8c8c" w:space="0" w:sz="8" w:val="single"/>
                    <w:left w:color="8c8c8c" w:space="0" w:sz="8" w:val="single"/>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B7">
                  <w:pPr>
                    <w:spacing w:after="20" w:lineRule="auto"/>
                    <w:jc w:val="center"/>
                    <w:rPr>
                      <w:b w:val="1"/>
                      <w:bCs w:val="1"/>
                      <w:sz w:val="17"/>
                      <w:szCs w:val="17"/>
                    </w:rPr>
                  </w:pPr>
                  <w:r w:rsidDel="00000000" w:rsidR="00000000" w:rsidRPr="00000000">
                    <w:rPr>
                      <w:b w:val="1"/>
                      <w:bCs w:val="1"/>
                      <w:sz w:val="17"/>
                      <w:szCs w:val="17"/>
                      <w:rtl w:val="0"/>
                    </w:rPr>
                    <w:t xml:space="preserve">Ámbito</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B8">
                  <w:pPr>
                    <w:spacing w:after="20" w:lineRule="auto"/>
                    <w:jc w:val="center"/>
                    <w:rPr>
                      <w:b w:val="1"/>
                      <w:bCs w:val="1"/>
                      <w:sz w:val="17"/>
                      <w:szCs w:val="17"/>
                    </w:rPr>
                  </w:pPr>
                  <w:r w:rsidDel="00000000" w:rsidR="00000000" w:rsidRPr="00000000">
                    <w:rPr>
                      <w:b w:val="1"/>
                      <w:bCs w:val="1"/>
                      <w:sz w:val="17"/>
                      <w:szCs w:val="17"/>
                      <w:rtl w:val="0"/>
                    </w:rPr>
                    <w:t xml:space="preserve">Medidas</w:t>
                  </w:r>
                </w:p>
              </w:tc>
              <w:tc>
                <w:tcPr>
                  <w:tcBorders>
                    <w:top w:color="8c8c8c" w:space="0" w:sz="8" w:val="single"/>
                    <w:left w:color="000000" w:space="0" w:sz="0" w:val="nil"/>
                    <w:bottom w:color="8c8c8c" w:space="0" w:sz="8" w:val="single"/>
                    <w:right w:color="8c8c8c" w:space="0" w:sz="8" w:val="single"/>
                  </w:tcBorders>
                  <w:shd w:fill="dce6f1" w:val="clear"/>
                  <w:tcMar>
                    <w:top w:w="20.0" w:type="dxa"/>
                    <w:left w:w="60.0" w:type="dxa"/>
                    <w:bottom w:w="20.0" w:type="dxa"/>
                    <w:right w:w="60.0" w:type="dxa"/>
                  </w:tcMar>
                  <w:vAlign w:val="top"/>
                </w:tcPr>
                <w:p w:rsidR="00000000" w:rsidDel="00000000" w:rsidP="00000000" w:rsidRDefault="00000000" w:rsidRPr="00000000" w14:paraId="00000DB9">
                  <w:pPr>
                    <w:spacing w:after="20" w:lineRule="auto"/>
                    <w:jc w:val="center"/>
                    <w:rPr>
                      <w:b w:val="1"/>
                      <w:bCs w:val="1"/>
                      <w:sz w:val="17"/>
                      <w:szCs w:val="17"/>
                    </w:rPr>
                  </w:pPr>
                  <w:r w:rsidDel="00000000" w:rsidR="00000000" w:rsidRPr="00000000">
                    <w:rPr>
                      <w:b w:val="1"/>
                      <w:bCs w:val="1"/>
                      <w:sz w:val="17"/>
                      <w:szCs w:val="17"/>
                      <w:rtl w:val="0"/>
                    </w:rPr>
                    <w:t xml:space="preserve">Meta e indicador</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A">
                  <w:pPr>
                    <w:spacing w:after="20" w:lineRule="auto"/>
                    <w:jc w:val="both"/>
                    <w:rPr>
                      <w:b w:val="1"/>
                      <w:bCs w:val="1"/>
                      <w:sz w:val="17"/>
                      <w:szCs w:val="17"/>
                    </w:rPr>
                  </w:pPr>
                  <w:r w:rsidDel="00000000" w:rsidR="00000000" w:rsidRPr="00000000">
                    <w:rPr>
                      <w:b w:val="1"/>
                      <w:bCs w:val="1"/>
                      <w:sz w:val="17"/>
                      <w:szCs w:val="17"/>
                      <w:rtl w:val="0"/>
                    </w:rPr>
                    <w:t xml:space="preserve">Gobernanza</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B">
                  <w:pPr>
                    <w:spacing w:after="20" w:lineRule="auto"/>
                    <w:jc w:val="both"/>
                    <w:rPr>
                      <w:sz w:val="17"/>
                      <w:szCs w:val="17"/>
                    </w:rPr>
                  </w:pPr>
                  <w:r w:rsidDel="00000000" w:rsidR="00000000" w:rsidRPr="00000000">
                    <w:rPr>
                      <w:sz w:val="17"/>
                      <w:szCs w:val="17"/>
                      <w:rtl w:val="0"/>
                    </w:rPr>
                    <w:t xml:space="preserve">Al menos 40% de mujeres en Consejos y comités; ternas con al menos una mujer para especialistas del Consejo Técnico y cargos clave; responsable de género en la UGP.</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C">
                  <w:pPr>
                    <w:spacing w:after="20" w:lineRule="auto"/>
                    <w:jc w:val="both"/>
                    <w:rPr>
                      <w:sz w:val="17"/>
                      <w:szCs w:val="17"/>
                    </w:rPr>
                  </w:pPr>
                  <w:r w:rsidDel="00000000" w:rsidR="00000000" w:rsidRPr="00000000">
                    <w:rPr>
                      <w:sz w:val="17"/>
                      <w:szCs w:val="17"/>
                      <w:rtl w:val="0"/>
                    </w:rPr>
                    <w:t xml:space="preserve">≥40% de mujeres en instancias de gobernanza</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D">
                  <w:pPr>
                    <w:spacing w:after="20" w:lineRule="auto"/>
                    <w:jc w:val="both"/>
                    <w:rPr>
                      <w:b w:val="1"/>
                      <w:bCs w:val="1"/>
                      <w:sz w:val="17"/>
                      <w:szCs w:val="17"/>
                    </w:rPr>
                  </w:pPr>
                  <w:r w:rsidDel="00000000" w:rsidR="00000000" w:rsidRPr="00000000">
                    <w:rPr>
                      <w:b w:val="1"/>
                      <w:bCs w:val="1"/>
                      <w:sz w:val="17"/>
                      <w:szCs w:val="17"/>
                      <w:rtl w:val="0"/>
                    </w:rPr>
                    <w:t xml:space="preserve">Reclutamiento y selección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E">
                  <w:pPr>
                    <w:spacing w:after="20" w:lineRule="auto"/>
                    <w:jc w:val="both"/>
                    <w:rPr>
                      <w:sz w:val="17"/>
                      <w:szCs w:val="17"/>
                    </w:rPr>
                  </w:pPr>
                  <w:r w:rsidDel="00000000" w:rsidR="00000000" w:rsidRPr="00000000">
                    <w:rPr>
                      <w:sz w:val="17"/>
                      <w:szCs w:val="17"/>
                      <w:rtl w:val="0"/>
                    </w:rPr>
                    <w:t xml:space="preserve">Descripciones de cargo con lenguaje neutro; preselección con currículos anonimizados; ternas finales con al menos una candidata; comités de selección mixtos; difusión de vacantes en redes de mujeres en tecnología y construcción.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BF">
                  <w:pPr>
                    <w:spacing w:after="20" w:lineRule="auto"/>
                    <w:jc w:val="both"/>
                    <w:rPr>
                      <w:sz w:val="17"/>
                      <w:szCs w:val="17"/>
                    </w:rPr>
                  </w:pPr>
                  <w:r w:rsidDel="00000000" w:rsidR="00000000" w:rsidRPr="00000000">
                    <w:rPr>
                      <w:sz w:val="17"/>
                      <w:szCs w:val="17"/>
                      <w:rtl w:val="0"/>
                    </w:rPr>
                    <w:t xml:space="preserve">≥40% de mujeres en nuevas contrataciones y ≥30% en roles técnicos de IA y datos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0">
                  <w:pPr>
                    <w:spacing w:after="20" w:lineRule="auto"/>
                    <w:jc w:val="both"/>
                    <w:rPr>
                      <w:b w:val="1"/>
                      <w:bCs w:val="1"/>
                      <w:sz w:val="17"/>
                      <w:szCs w:val="17"/>
                    </w:rPr>
                  </w:pPr>
                  <w:r w:rsidDel="00000000" w:rsidR="00000000" w:rsidRPr="00000000">
                    <w:rPr>
                      <w:b w:val="1"/>
                      <w:bCs w:val="1"/>
                      <w:sz w:val="17"/>
                      <w:szCs w:val="17"/>
                      <w:rtl w:val="0"/>
                    </w:rPr>
                    <w:t xml:space="preserve">Equidad salarial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1">
                  <w:pPr>
                    <w:spacing w:after="20" w:lineRule="auto"/>
                    <w:jc w:val="both"/>
                    <w:rPr>
                      <w:sz w:val="17"/>
                      <w:szCs w:val="17"/>
                    </w:rPr>
                  </w:pPr>
                  <w:r w:rsidDel="00000000" w:rsidR="00000000" w:rsidRPr="00000000">
                    <w:rPr>
                      <w:sz w:val="17"/>
                      <w:szCs w:val="17"/>
                      <w:rtl w:val="0"/>
                    </w:rPr>
                    <w:t xml:space="preserve">Bandas de remuneración por cargo y auditoría anual de brecha salarial (Ley 20.348).</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2">
                  <w:pPr>
                    <w:spacing w:after="20" w:lineRule="auto"/>
                    <w:jc w:val="both"/>
                    <w:rPr>
                      <w:sz w:val="17"/>
                      <w:szCs w:val="17"/>
                    </w:rPr>
                  </w:pPr>
                  <w:r w:rsidDel="00000000" w:rsidR="00000000" w:rsidRPr="00000000">
                    <w:rPr>
                      <w:sz w:val="17"/>
                      <w:szCs w:val="17"/>
                      <w:rtl w:val="0"/>
                    </w:rPr>
                    <w:t xml:space="preserve">Brecha ≤5% en cargos equivalentes</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3">
                  <w:pPr>
                    <w:spacing w:after="20" w:lineRule="auto"/>
                    <w:jc w:val="both"/>
                    <w:rPr>
                      <w:b w:val="1"/>
                      <w:bCs w:val="1"/>
                      <w:sz w:val="17"/>
                      <w:szCs w:val="17"/>
                    </w:rPr>
                  </w:pPr>
                  <w:r w:rsidDel="00000000" w:rsidR="00000000" w:rsidRPr="00000000">
                    <w:rPr>
                      <w:b w:val="1"/>
                      <w:bCs w:val="1"/>
                      <w:sz w:val="17"/>
                      <w:szCs w:val="17"/>
                      <w:rtl w:val="0"/>
                    </w:rPr>
                    <w:t xml:space="preserve">Conciliación y corresponsabilidad</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4">
                  <w:pPr>
                    <w:spacing w:after="20" w:lineRule="auto"/>
                    <w:jc w:val="both"/>
                    <w:rPr>
                      <w:sz w:val="17"/>
                      <w:szCs w:val="17"/>
                    </w:rPr>
                  </w:pPr>
                  <w:r w:rsidDel="00000000" w:rsidR="00000000" w:rsidRPr="00000000">
                    <w:rPr>
                      <w:sz w:val="17"/>
                      <w:szCs w:val="17"/>
                      <w:rtl w:val="0"/>
                    </w:rPr>
                    <w:t xml:space="preserve">Jornada flexible y teletrabajo; permisos para cuidados (Ley 21.645); reuniones en horario protegido; actividades compatibles con responsabilidades de cuidado.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5">
                  <w:pPr>
                    <w:spacing w:after="20" w:lineRule="auto"/>
                    <w:jc w:val="both"/>
                    <w:rPr>
                      <w:sz w:val="17"/>
                      <w:szCs w:val="17"/>
                    </w:rPr>
                  </w:pPr>
                  <w:r w:rsidDel="00000000" w:rsidR="00000000" w:rsidRPr="00000000">
                    <w:rPr>
                      <w:sz w:val="17"/>
                      <w:szCs w:val="17"/>
                      <w:rtl w:val="0"/>
                    </w:rPr>
                    <w:t xml:space="preserve">100% del equipo con acceso a las medidas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6">
                  <w:pPr>
                    <w:spacing w:after="20" w:lineRule="auto"/>
                    <w:jc w:val="both"/>
                    <w:rPr>
                      <w:b w:val="1"/>
                      <w:bCs w:val="1"/>
                      <w:sz w:val="17"/>
                      <w:szCs w:val="17"/>
                    </w:rPr>
                  </w:pPr>
                  <w:r w:rsidDel="00000000" w:rsidR="00000000" w:rsidRPr="00000000">
                    <w:rPr>
                      <w:b w:val="1"/>
                      <w:bCs w:val="1"/>
                      <w:sz w:val="17"/>
                      <w:szCs w:val="17"/>
                      <w:rtl w:val="0"/>
                    </w:rPr>
                    <w:t xml:space="preserve">Ambientes laborales seguros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7">
                  <w:pPr>
                    <w:spacing w:after="20" w:lineRule="auto"/>
                    <w:jc w:val="both"/>
                    <w:rPr>
                      <w:sz w:val="17"/>
                      <w:szCs w:val="17"/>
                    </w:rPr>
                  </w:pPr>
                  <w:r w:rsidDel="00000000" w:rsidR="00000000" w:rsidRPr="00000000">
                    <w:rPr>
                      <w:sz w:val="17"/>
                      <w:szCs w:val="17"/>
                      <w:rtl w:val="0"/>
                    </w:rPr>
                    <w:t xml:space="preserve">Protocolo de prevención del acoso sexual, laboral y la violencia en el trabajo (Ley 21.643), canal de denuncia confidencial y capacitación anual.</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8">
                  <w:pPr>
                    <w:spacing w:after="20" w:lineRule="auto"/>
                    <w:jc w:val="both"/>
                    <w:rPr>
                      <w:sz w:val="17"/>
                      <w:szCs w:val="17"/>
                    </w:rPr>
                  </w:pPr>
                  <w:r w:rsidDel="00000000" w:rsidR="00000000" w:rsidRPr="00000000">
                    <w:rPr>
                      <w:sz w:val="17"/>
                      <w:szCs w:val="17"/>
                      <w:rtl w:val="0"/>
                    </w:rPr>
                    <w:t xml:space="preserve">100% del equipo capacitado; denuncias gestionadas en plazo legal</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9">
                  <w:pPr>
                    <w:spacing w:after="20" w:lineRule="auto"/>
                    <w:jc w:val="both"/>
                    <w:rPr>
                      <w:b w:val="1"/>
                      <w:bCs w:val="1"/>
                      <w:sz w:val="17"/>
                      <w:szCs w:val="17"/>
                    </w:rPr>
                  </w:pPr>
                  <w:r w:rsidDel="00000000" w:rsidR="00000000" w:rsidRPr="00000000">
                    <w:rPr>
                      <w:b w:val="1"/>
                      <w:bCs w:val="1"/>
                      <w:sz w:val="17"/>
                      <w:szCs w:val="17"/>
                      <w:rtl w:val="0"/>
                    </w:rPr>
                    <w:t xml:space="preserve">Formación y desarrollo</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A">
                  <w:pPr>
                    <w:spacing w:after="20" w:lineRule="auto"/>
                    <w:jc w:val="both"/>
                    <w:rPr>
                      <w:sz w:val="17"/>
                      <w:szCs w:val="17"/>
                    </w:rPr>
                  </w:pPr>
                  <w:r w:rsidDel="00000000" w:rsidR="00000000" w:rsidRPr="00000000">
                    <w:rPr>
                      <w:sz w:val="17"/>
                      <w:szCs w:val="17"/>
                      <w:rtl w:val="0"/>
                    </w:rPr>
                    <w:t xml:space="preserve">Al menos 40% de cupos para mujeres en las capacitaciones del Programa; mentorías para profesionales mujeres en IA y construcción; becas de certificación.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B">
                  <w:pPr>
                    <w:spacing w:after="20" w:lineRule="auto"/>
                    <w:jc w:val="both"/>
                    <w:rPr>
                      <w:sz w:val="17"/>
                      <w:szCs w:val="17"/>
                    </w:rPr>
                  </w:pPr>
                  <w:r w:rsidDel="00000000" w:rsidR="00000000" w:rsidRPr="00000000">
                    <w:rPr>
                      <w:sz w:val="17"/>
                      <w:szCs w:val="17"/>
                      <w:rtl w:val="0"/>
                    </w:rPr>
                    <w:t xml:space="preserve">≥40% de mujeres capacitadas; ≥10 mentorías</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C">
                  <w:pPr>
                    <w:spacing w:after="20" w:lineRule="auto"/>
                    <w:jc w:val="both"/>
                    <w:rPr>
                      <w:b w:val="1"/>
                      <w:bCs w:val="1"/>
                      <w:sz w:val="17"/>
                      <w:szCs w:val="17"/>
                    </w:rPr>
                  </w:pPr>
                  <w:r w:rsidDel="00000000" w:rsidR="00000000" w:rsidRPr="00000000">
                    <w:rPr>
                      <w:b w:val="1"/>
                      <w:bCs w:val="1"/>
                      <w:sz w:val="17"/>
                      <w:szCs w:val="17"/>
                      <w:rtl w:val="0"/>
                    </w:rPr>
                    <w:t xml:space="preserve">Difusión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D">
                  <w:pPr>
                    <w:spacing w:after="20" w:lineRule="auto"/>
                    <w:jc w:val="both"/>
                    <w:rPr>
                      <w:sz w:val="17"/>
                      <w:szCs w:val="17"/>
                    </w:rPr>
                  </w:pPr>
                  <w:r w:rsidDel="00000000" w:rsidR="00000000" w:rsidRPr="00000000">
                    <w:rPr>
                      <w:sz w:val="17"/>
                      <w:szCs w:val="17"/>
                      <w:rtl w:val="0"/>
                    </w:rPr>
                    <w:t xml:space="preserve">Paneles con al menos 40% de expositoras; lenguaje e imágenes inclusivos; datos desagregados por sexo en todas las actividades.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E">
                  <w:pPr>
                    <w:spacing w:after="20" w:lineRule="auto"/>
                    <w:jc w:val="both"/>
                    <w:rPr>
                      <w:sz w:val="17"/>
                      <w:szCs w:val="17"/>
                    </w:rPr>
                  </w:pPr>
                  <w:r w:rsidDel="00000000" w:rsidR="00000000" w:rsidRPr="00000000">
                    <w:rPr>
                      <w:sz w:val="17"/>
                      <w:szCs w:val="17"/>
                      <w:rtl w:val="0"/>
                    </w:rPr>
                    <w:t xml:space="preserve">≥80% de paneles al M36 y 100% al M60</w:t>
                  </w:r>
                </w:p>
              </w:tc>
            </w:tr>
            <w:tr>
              <w:trPr>
                <w:cantSplit w:val="0"/>
                <w:trHeight w:val="112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CF">
                  <w:pPr>
                    <w:spacing w:after="20" w:lineRule="auto"/>
                    <w:jc w:val="both"/>
                    <w:rPr>
                      <w:b w:val="1"/>
                      <w:bCs w:val="1"/>
                      <w:sz w:val="17"/>
                      <w:szCs w:val="17"/>
                    </w:rPr>
                  </w:pPr>
                  <w:r w:rsidDel="00000000" w:rsidR="00000000" w:rsidRPr="00000000">
                    <w:rPr>
                      <w:b w:val="1"/>
                      <w:bCs w:val="1"/>
                      <w:sz w:val="17"/>
                      <w:szCs w:val="17"/>
                      <w:rtl w:val="0"/>
                    </w:rPr>
                    <w:t xml:space="preserve">Diseño de soluciones sin sesgos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0">
                  <w:pPr>
                    <w:spacing w:after="20" w:lineRule="auto"/>
                    <w:jc w:val="both"/>
                    <w:rPr>
                      <w:sz w:val="17"/>
                      <w:szCs w:val="17"/>
                    </w:rPr>
                  </w:pPr>
                  <w:r w:rsidDel="00000000" w:rsidR="00000000" w:rsidRPr="00000000">
                    <w:rPr>
                      <w:sz w:val="17"/>
                      <w:szCs w:val="17"/>
                      <w:rtl w:val="0"/>
                    </w:rPr>
                    <w:t xml:space="preserve">Evaluación de sesgos en datos y modelos; pruebas de usabilidad con usuarias; incorporación en P1 de criterios de cercanía a servicios de cuidado (salas cuna, salud y educación), que benefician especialmente a mujeres.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1">
                  <w:pPr>
                    <w:spacing w:after="20" w:lineRule="auto"/>
                    <w:jc w:val="both"/>
                    <w:rPr>
                      <w:sz w:val="17"/>
                      <w:szCs w:val="17"/>
                    </w:rPr>
                  </w:pPr>
                  <w:r w:rsidDel="00000000" w:rsidR="00000000" w:rsidRPr="00000000">
                    <w:rPr>
                      <w:sz w:val="17"/>
                      <w:szCs w:val="17"/>
                      <w:rtl w:val="0"/>
                    </w:rPr>
                    <w:t xml:space="preserve">100% de los módulos con evaluación de sesgo</w:t>
                  </w:r>
                </w:p>
              </w:tc>
            </w:tr>
            <w:tr>
              <w:trPr>
                <w:cantSplit w:val="0"/>
                <w:trHeight w:val="70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2">
                  <w:pPr>
                    <w:spacing w:after="20" w:lineRule="auto"/>
                    <w:jc w:val="both"/>
                    <w:rPr>
                      <w:b w:val="1"/>
                      <w:bCs w:val="1"/>
                      <w:sz w:val="17"/>
                      <w:szCs w:val="17"/>
                    </w:rPr>
                  </w:pPr>
                  <w:r w:rsidDel="00000000" w:rsidR="00000000" w:rsidRPr="00000000">
                    <w:rPr>
                      <w:b w:val="1"/>
                      <w:bCs w:val="1"/>
                      <w:sz w:val="17"/>
                      <w:szCs w:val="17"/>
                      <w:rtl w:val="0"/>
                    </w:rPr>
                    <w:t xml:space="preserve">Proveedores y pilotos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3">
                  <w:pPr>
                    <w:spacing w:after="20" w:lineRule="auto"/>
                    <w:jc w:val="both"/>
                    <w:rPr>
                      <w:sz w:val="17"/>
                      <w:szCs w:val="17"/>
                    </w:rPr>
                  </w:pPr>
                  <w:r w:rsidDel="00000000" w:rsidR="00000000" w:rsidRPr="00000000">
                    <w:rPr>
                      <w:sz w:val="17"/>
                      <w:szCs w:val="17"/>
                      <w:rtl w:val="0"/>
                    </w:rPr>
                    <w:t xml:space="preserve">Preferencia, en igualdad de condiciones, por empresas lideradas por mujeres en contrataciones y pilotos.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4">
                  <w:pPr>
                    <w:spacing w:after="20" w:lineRule="auto"/>
                    <w:jc w:val="both"/>
                    <w:rPr>
                      <w:sz w:val="17"/>
                      <w:szCs w:val="17"/>
                    </w:rPr>
                  </w:pPr>
                  <w:r w:rsidDel="00000000" w:rsidR="00000000" w:rsidRPr="00000000">
                    <w:rPr>
                      <w:sz w:val="17"/>
                      <w:szCs w:val="17"/>
                      <w:rtl w:val="0"/>
                    </w:rPr>
                    <w:t xml:space="preserve">Empresas lideradas por mujeres contratadas o en pilotos (N°)</w:t>
                  </w:r>
                </w:p>
              </w:tc>
            </w:tr>
            <w:tr>
              <w:trPr>
                <w:cantSplit w:val="0"/>
                <w:trHeight w:val="91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5">
                  <w:pPr>
                    <w:spacing w:after="20" w:lineRule="auto"/>
                    <w:jc w:val="both"/>
                    <w:rPr>
                      <w:b w:val="1"/>
                      <w:bCs w:val="1"/>
                      <w:sz w:val="17"/>
                      <w:szCs w:val="17"/>
                    </w:rPr>
                  </w:pPr>
                  <w:r w:rsidDel="00000000" w:rsidR="00000000" w:rsidRPr="00000000">
                    <w:rPr>
                      <w:b w:val="1"/>
                      <w:bCs w:val="1"/>
                      <w:sz w:val="17"/>
                      <w:szCs w:val="17"/>
                      <w:rtl w:val="0"/>
                    </w:rPr>
                    <w:t xml:space="preserve">Diversidad e inclusión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6">
                  <w:pPr>
                    <w:spacing w:after="20" w:lineRule="auto"/>
                    <w:jc w:val="both"/>
                    <w:rPr>
                      <w:sz w:val="17"/>
                      <w:szCs w:val="17"/>
                    </w:rPr>
                  </w:pPr>
                  <w:r w:rsidDel="00000000" w:rsidR="00000000" w:rsidRPr="00000000">
                    <w:rPr>
                      <w:sz w:val="17"/>
                      <w:szCs w:val="17"/>
                      <w:rtl w:val="0"/>
                    </w:rPr>
                    <w:t xml:space="preserve">Inclusión laboral de personas con discapacidad (Ley 21.015); accesibilidad digital de la plataforma (WCAG 2.1 AA); diversidad territorial mediante pilotos y capacitaciones en regiones.</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7">
                  <w:pPr>
                    <w:spacing w:after="20" w:lineRule="auto"/>
                    <w:jc w:val="both"/>
                    <w:rPr>
                      <w:sz w:val="17"/>
                      <w:szCs w:val="17"/>
                    </w:rPr>
                  </w:pPr>
                  <w:r w:rsidDel="00000000" w:rsidR="00000000" w:rsidRPr="00000000">
                    <w:rPr>
                      <w:sz w:val="17"/>
                      <w:szCs w:val="17"/>
                      <w:rtl w:val="0"/>
                    </w:rPr>
                    <w:t xml:space="preserve">Plataforma accesible; actividades en ≥5 regiones</w:t>
                  </w:r>
                </w:p>
              </w:tc>
            </w:tr>
            <w:tr>
              <w:trPr>
                <w:cantSplit w:val="0"/>
                <w:trHeight w:val="495" w:hRule="atLeast"/>
                <w:tblHeader w:val="0"/>
              </w:trPr>
              <w:tc>
                <w:tcPr>
                  <w:tcBorders>
                    <w:top w:color="000000" w:space="0" w:sz="0" w:val="nil"/>
                    <w:left w:color="8c8c8c" w:space="0" w:sz="8" w:val="single"/>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8">
                  <w:pPr>
                    <w:spacing w:after="20" w:lineRule="auto"/>
                    <w:jc w:val="both"/>
                    <w:rPr>
                      <w:b w:val="1"/>
                      <w:bCs w:val="1"/>
                      <w:sz w:val="17"/>
                      <w:szCs w:val="17"/>
                    </w:rPr>
                  </w:pPr>
                  <w:r w:rsidDel="00000000" w:rsidR="00000000" w:rsidRPr="00000000">
                    <w:rPr>
                      <w:b w:val="1"/>
                      <w:bCs w:val="1"/>
                      <w:sz w:val="17"/>
                      <w:szCs w:val="17"/>
                      <w:rtl w:val="0"/>
                    </w:rPr>
                    <w:t xml:space="preserve">Gestión y certificación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9">
                  <w:pPr>
                    <w:spacing w:after="20" w:lineRule="auto"/>
                    <w:jc w:val="both"/>
                    <w:rPr>
                      <w:sz w:val="17"/>
                      <w:szCs w:val="17"/>
                    </w:rPr>
                  </w:pPr>
                  <w:r w:rsidDel="00000000" w:rsidR="00000000" w:rsidRPr="00000000">
                    <w:rPr>
                      <w:sz w:val="17"/>
                      <w:szCs w:val="17"/>
                      <w:rtl w:val="0"/>
                    </w:rPr>
                    <w:t xml:space="preserve">Prácticas alineadas con la norma NCh 3262 y postulación al Sello Iguala-Conciliación.</w:t>
                  </w:r>
                </w:p>
              </w:tc>
              <w:tc>
                <w:tcPr>
                  <w:tcBorders>
                    <w:top w:color="000000" w:space="0" w:sz="0" w:val="nil"/>
                    <w:left w:color="000000" w:space="0" w:sz="0" w:val="nil"/>
                    <w:bottom w:color="8c8c8c" w:space="0" w:sz="8" w:val="single"/>
                    <w:right w:color="8c8c8c" w:space="0" w:sz="8" w:val="single"/>
                  </w:tcBorders>
                  <w:tcMar>
                    <w:top w:w="20.0" w:type="dxa"/>
                    <w:left w:w="60.0" w:type="dxa"/>
                    <w:bottom w:w="20.0" w:type="dxa"/>
                    <w:right w:w="60.0" w:type="dxa"/>
                  </w:tcMar>
                  <w:vAlign w:val="top"/>
                </w:tcPr>
                <w:p w:rsidR="00000000" w:rsidDel="00000000" w:rsidP="00000000" w:rsidRDefault="00000000" w:rsidRPr="00000000" w14:paraId="00000DDA">
                  <w:pPr>
                    <w:spacing w:after="20" w:lineRule="auto"/>
                    <w:jc w:val="both"/>
                    <w:rPr>
                      <w:sz w:val="17"/>
                      <w:szCs w:val="17"/>
                    </w:rPr>
                  </w:pPr>
                  <w:r w:rsidDel="00000000" w:rsidR="00000000" w:rsidRPr="00000000">
                    <w:rPr>
                      <w:sz w:val="17"/>
                      <w:szCs w:val="17"/>
                      <w:rtl w:val="0"/>
                    </w:rPr>
                    <w:t xml:space="preserve">Postulación en la Etapa 2</w:t>
                  </w:r>
                </w:p>
              </w:tc>
            </w:tr>
          </w:tbl>
          <w:p w:rsidR="00000000" w:rsidDel="00000000" w:rsidP="00000000" w:rsidRDefault="00000000" w:rsidRPr="00000000" w14:paraId="00000DDB">
            <w:pPr>
              <w:spacing w:after="40" w:lineRule="auto"/>
              <w:jc w:val="both"/>
              <w:rPr>
                <w:sz w:val="8"/>
                <w:szCs w:val="8"/>
              </w:rPr>
            </w:pPr>
            <w:r w:rsidDel="00000000" w:rsidR="00000000" w:rsidRPr="00000000">
              <w:rPr>
                <w:sz w:val="8"/>
                <w:szCs w:val="8"/>
                <w:rtl w:val="0"/>
              </w:rPr>
              <w:t xml:space="preserve"> </w:t>
            </w:r>
          </w:p>
          <w:p w:rsidR="00000000" w:rsidDel="00000000" w:rsidP="00000000" w:rsidRDefault="00000000" w:rsidRPr="00000000" w14:paraId="00000DDC">
            <w:pPr>
              <w:spacing w:after="0" w:lineRule="auto"/>
              <w:jc w:val="both"/>
              <w:rPr>
                <w:sz w:val="20"/>
                <w:szCs w:val="20"/>
              </w:rPr>
            </w:pPr>
            <w:r w:rsidDel="00000000" w:rsidR="00000000" w:rsidRPr="00000000">
              <w:rPr>
                <w:b w:val="1"/>
                <w:bCs w:val="1"/>
                <w:sz w:val="20"/>
                <w:szCs w:val="20"/>
                <w:rtl w:val="0"/>
              </w:rPr>
              <w:t xml:space="preserve">Seguimiento.</w:t>
            </w:r>
            <w:r w:rsidDel="00000000" w:rsidR="00000000" w:rsidRPr="00000000">
              <w:rPr>
                <w:sz w:val="20"/>
                <w:szCs w:val="20"/>
                <w:rtl w:val="0"/>
              </w:rPr>
              <w:t xml:space="preserve"> Todos los indicadores de personas se reportan desagregados por sexo en el tablero del Programa; el/la responsable de género informa semestralmente al Consejo Estratégico, que evalúa el avance y adopta medidas correctivas. </w:t>
            </w:r>
          </w:p>
          <w:p w:rsidR="00000000" w:rsidDel="00000000" w:rsidP="00000000" w:rsidRDefault="00000000" w:rsidRPr="00000000" w14:paraId="00000DDD">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DE">
            <w:pPr>
              <w:spacing w:after="0" w:lineRule="auto"/>
              <w:jc w:val="both"/>
              <w:rPr>
                <w:sz w:val="20"/>
                <w:szCs w:val="20"/>
                <w:vertAlign w:val="baseline"/>
              </w:rPr>
            </w:pPr>
            <w:r w:rsidDel="00000000" w:rsidR="00000000" w:rsidRPr="00000000">
              <w:rPr>
                <w:rtl w:val="0"/>
              </w:rPr>
            </w:r>
          </w:p>
          <w:p w:rsidR="00000000" w:rsidDel="00000000" w:rsidP="00000000" w:rsidRDefault="00000000" w:rsidRPr="00000000" w14:paraId="00000DDF">
            <w:pPr>
              <w:spacing w:after="0" w:lineRule="auto"/>
              <w:jc w:val="both"/>
              <w:rPr>
                <w:sz w:val="20"/>
                <w:szCs w:val="20"/>
                <w:vertAlign w:val="baseline"/>
              </w:rPr>
            </w:pPr>
            <w:r w:rsidDel="00000000" w:rsidR="00000000" w:rsidRPr="00000000">
              <w:rPr>
                <w:rtl w:val="0"/>
              </w:rPr>
            </w:r>
          </w:p>
        </w:tc>
      </w:tr>
    </w:tbl>
    <w:p w:rsidR="00000000" w:rsidDel="00000000" w:rsidP="00000000" w:rsidRDefault="00000000" w:rsidRPr="00000000" w14:paraId="00000DE0">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E1">
      <w:pPr>
        <w:spacing w:after="0" w:lineRule="auto"/>
        <w:ind w:left="-284" w:right="-141" w:firstLine="0"/>
        <w:jc w:val="both"/>
        <w:rPr>
          <w:b w:val="0"/>
          <w:bCs w:val="0"/>
          <w:vertAlign w:val="baseline"/>
        </w:rPr>
      </w:pPr>
      <w:r w:rsidDel="00000000" w:rsidR="00000000" w:rsidRPr="00000000">
        <w:rPr>
          <w:rtl w:val="0"/>
        </w:rPr>
      </w:r>
    </w:p>
    <w:p w:rsidR="00000000" w:rsidDel="00000000" w:rsidP="00000000" w:rsidRDefault="00000000" w:rsidRPr="00000000" w14:paraId="00000DE2">
      <w:pPr>
        <w:spacing w:after="0" w:lineRule="auto"/>
        <w:ind w:left="-284" w:right="-141" w:firstLine="0"/>
        <w:jc w:val="both"/>
        <w:rPr>
          <w:b w:val="0"/>
          <w:bCs w:val="0"/>
          <w:vertAlign w:val="baseline"/>
        </w:rPr>
      </w:pPr>
      <w:r w:rsidDel="00000000" w:rsidR="00000000" w:rsidRPr="00000000">
        <w:rPr>
          <w:b w:val="1"/>
          <w:bCs w:val="1"/>
          <w:vertAlign w:val="baseline"/>
          <w:rtl w:val="0"/>
        </w:rPr>
        <w:t xml:space="preserve">20.- RESUMEN DE PRESUPUESTO </w:t>
      </w:r>
      <w:r w:rsidDel="00000000" w:rsidR="00000000" w:rsidRPr="00000000">
        <w:rPr>
          <w:rtl w:val="0"/>
        </w:rPr>
      </w:r>
    </w:p>
    <w:p w:rsidR="00000000" w:rsidDel="00000000" w:rsidP="00000000" w:rsidRDefault="00000000" w:rsidRPr="00000000" w14:paraId="00000DE3">
      <w:pPr>
        <w:spacing w:after="0" w:lineRule="auto"/>
        <w:rPr>
          <w:sz w:val="20"/>
          <w:szCs w:val="20"/>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20.1. Presupuesto consolidado de todo el programa </w:t>
      </w:r>
    </w:p>
    <w:tbl>
      <w:tblPr>
        <w:tblStyle w:val="Table73"/>
        <w:tblW w:w="9923.0" w:type="dxa"/>
        <w:jc w:val="left"/>
        <w:tblInd w:w="-22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663"/>
        <w:gridCol w:w="3260"/>
        <w:tblGridChange w:id="0">
          <w:tblGrid>
            <w:gridCol w:w="6663"/>
            <w:gridCol w:w="3260"/>
          </w:tblGrid>
        </w:tblGridChange>
      </w:tblGrid>
      <w:tr>
        <w:trPr>
          <w:cantSplit w:val="0"/>
          <w:trHeight w:val="28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Costo Total del Programa</w:t>
            </w:r>
            <w:r w:rsidDel="00000000" w:rsidR="00000000" w:rsidRPr="00000000">
              <w:rPr>
                <w:rtl w:val="0"/>
              </w:rPr>
            </w:r>
          </w:p>
          <w:p w:rsidR="00000000" w:rsidDel="00000000" w:rsidP="00000000" w:rsidRDefault="00000000" w:rsidRPr="00000000" w14:paraId="00000D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Sumatoria del Subsidio Corfo más aporte de los 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7">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a Corfo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9">
            <w:pPr>
              <w:keepNext w:val="0"/>
              <w:keepLines w:val="0"/>
              <w:widowControl w:val="1"/>
              <w:pBdr>
                <w:top w:space="0" w:sz="0" w:val="nil"/>
                <w:left w:space="0" w:sz="0" w:val="nil"/>
                <w:bottom w:space="0" w:sz="0" w:val="nil"/>
                <w:right w:space="0" w:sz="0" w:val="nil"/>
                <w:between w:space="0" w:sz="0" w:val="nil"/>
              </w:pBdr>
              <w:shd w:fill="auto" w:val="clear"/>
              <w:tabs>
                <w:tab w:val="left" w:leader="none" w:pos="2322"/>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 Entidades Participantes del Programa (Beneficiario, Coejecutores y Asociados)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B">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D">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 las Entidades Participantes del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F">
            <w:pPr>
              <w:tabs>
                <w:tab w:val="left" w:leader="none" w:pos="2322"/>
              </w:tabs>
              <w:spacing w:after="0" w:lineRule="auto"/>
              <w:ind w:right="-376"/>
              <w:rPr>
                <w:sz w:val="20"/>
                <w:szCs w:val="20"/>
                <w:vertAlign w:val="baseline"/>
              </w:rPr>
            </w:pPr>
            <w:r w:rsidDel="00000000" w:rsidR="00000000" w:rsidRPr="00000000">
              <w:rPr>
                <w:sz w:val="20"/>
                <w:szCs w:val="20"/>
                <w:vertAlign w:val="baseline"/>
                <w:rtl w:val="0"/>
              </w:rPr>
              <w:t xml:space="preserve">$</w:t>
            </w:r>
          </w:p>
        </w:tc>
      </w:tr>
      <w:tr>
        <w:trPr>
          <w:cantSplit w:val="0"/>
          <w:trHeight w:val="24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1">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Pecuniario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3">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Valorizado del Beneficiario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5">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4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de Recursos Humanos.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a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7">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Operación. </w:t>
            </w:r>
            <w:r w:rsidDel="00000000" w:rsidR="00000000" w:rsidRPr="00000000">
              <w:rPr>
                <w:rtl w:val="0"/>
              </w:rPr>
            </w:r>
          </w:p>
          <w:p w:rsidR="00000000" w:rsidDel="00000000" w:rsidP="00000000" w:rsidRDefault="00000000" w:rsidRPr="00000000" w14:paraId="00000D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b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A">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Inversión.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D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d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D">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Subsidio solicitado correspondiente a la cuenta Gastos de Administración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Refiérase a lo establecido en las bases administrativas subnumeral 4.6.1 letra e y bases técnicas numeral 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F">
            <w:pPr>
              <w:tabs>
                <w:tab w:val="left" w:leader="none" w:pos="2322"/>
              </w:tabs>
              <w:spacing w:after="0" w:lineRule="auto"/>
              <w:ind w:right="-376"/>
              <w:rPr>
                <w:b w:val="0"/>
                <w:bCs w:val="0"/>
                <w:sz w:val="20"/>
                <w:szCs w:val="20"/>
                <w:vertAlign w:val="baseline"/>
              </w:rPr>
            </w:pPr>
            <w:r w:rsidDel="00000000" w:rsidR="00000000" w:rsidRPr="00000000">
              <w:rPr>
                <w:sz w:val="20"/>
                <w:szCs w:val="20"/>
                <w:vertAlign w:val="baseline"/>
                <w:rtl w:val="0"/>
              </w:rPr>
              <w:t xml:space="preserve">$</w:t>
            </w:r>
            <w:r w:rsidDel="00000000" w:rsidR="00000000" w:rsidRPr="00000000">
              <w:rPr>
                <w:rtl w:val="0"/>
              </w:rPr>
            </w:r>
          </w:p>
        </w:tc>
      </w:tr>
      <w:tr>
        <w:trPr>
          <w:cantSplit w:val="1"/>
          <w:trHeight w:val="84" w:hRule="atLeast"/>
          <w:tblHeader w:val="0"/>
        </w:trPr>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Aporte Total Coejecutores y Asociados.</w:t>
            </w:r>
            <w:r w:rsidDel="00000000" w:rsidR="00000000" w:rsidRPr="00000000">
              <w:rPr>
                <w:rtl w:val="0"/>
              </w:rPr>
            </w:r>
          </w:p>
          <w:p w:rsidR="00000000" w:rsidDel="00000000" w:rsidP="00000000" w:rsidRDefault="00000000" w:rsidRPr="00000000" w14:paraId="00000E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*Montos deben coincidir con el detalle de planilla Excel denominada “Presupuesto y Carta Gantt”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Total $</w:t>
            </w:r>
          </w:p>
        </w:tc>
      </w:tr>
      <w:tr>
        <w:trPr>
          <w:cantSplit w:val="1"/>
          <w:trHeight w:val="180"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Pecuniario $</w:t>
            </w:r>
          </w:p>
        </w:tc>
      </w:tr>
      <w:tr>
        <w:trPr>
          <w:cantSplit w:val="1"/>
          <w:trHeight w:val="84" w:hRule="atLeast"/>
          <w:tblHeader w:val="0"/>
        </w:trPr>
        <w:tc>
          <w:tcPr>
            <w:vMerge w:val="continue"/>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Aporte Valorizado $</w:t>
            </w:r>
          </w:p>
        </w:tc>
      </w:tr>
    </w:tbl>
    <w:p w:rsidR="00000000" w:rsidDel="00000000" w:rsidP="00000000" w:rsidRDefault="00000000" w:rsidRPr="00000000" w14:paraId="00000E07">
      <w:pPr>
        <w:spacing w:after="0" w:lineRule="auto"/>
        <w:ind w:left="-142" w:right="142" w:firstLine="0"/>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ANEXO 1: PROYECTOS/PROGRAMAS CON COFINANCIAMIENTO PÚBLICO EN EJECUCIÓN</w:t>
      </w:r>
      <w:r w:rsidDel="00000000" w:rsidR="00000000" w:rsidRPr="00000000">
        <w:rPr>
          <w:rtl w:val="0"/>
        </w:rPr>
      </w:r>
    </w:p>
    <w:p w:rsidR="00000000" w:rsidDel="00000000" w:rsidP="00000000" w:rsidRDefault="00000000" w:rsidRPr="00000000" w14:paraId="00000E08">
      <w:pPr>
        <w:spacing w:after="0" w:lineRule="auto"/>
        <w:ind w:left="-142" w:right="142" w:firstLine="0"/>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E09">
      <w:pPr>
        <w:spacing w:after="0" w:lineRule="auto"/>
        <w:ind w:left="-284" w:right="-141" w:firstLine="0"/>
        <w:jc w:val="both"/>
        <w:rPr>
          <w:vertAlign w:val="baseline"/>
        </w:rPr>
      </w:pPr>
      <w:r w:rsidDel="00000000" w:rsidR="00000000" w:rsidRPr="00000000">
        <w:rPr>
          <w:vertAlign w:val="baseline"/>
          <w:rtl w:val="0"/>
        </w:rPr>
        <w:t xml:space="preserve">Descripción de proyectos o programas, relacionados con la materia de la convocatoria, adjudicados por empresas u otras entidades participantes de la propuesta del programa tecnológico, que se encuentren EN EJECUCIÓN, y que cuenten con cofinanciamiento público de fuentes tales como Corfo, ANID, FIA, FIC-R u otras que puedan considerarse relevantes:</w:t>
      </w:r>
    </w:p>
    <w:p w:rsidR="00000000" w:rsidDel="00000000" w:rsidP="00000000" w:rsidRDefault="00000000" w:rsidRPr="00000000" w14:paraId="00000E0A">
      <w:pPr>
        <w:spacing w:after="0" w:lineRule="auto"/>
        <w:jc w:val="both"/>
        <w:rPr>
          <w:vertAlign w:val="baseline"/>
        </w:rPr>
      </w:pPr>
      <w:r w:rsidDel="00000000" w:rsidR="00000000" w:rsidRPr="00000000">
        <w:rPr>
          <w:rtl w:val="0"/>
        </w:rPr>
      </w:r>
    </w:p>
    <w:tbl>
      <w:tblPr>
        <w:tblStyle w:val="Table74"/>
        <w:tblW w:w="9923.0" w:type="dxa"/>
        <w:jc w:val="left"/>
        <w:tblInd w:w="-284.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962"/>
        <w:gridCol w:w="1843"/>
        <w:gridCol w:w="1984"/>
        <w:gridCol w:w="3134"/>
        <w:tblGridChange w:id="0">
          <w:tblGrid>
            <w:gridCol w:w="2962"/>
            <w:gridCol w:w="1843"/>
            <w:gridCol w:w="1984"/>
            <w:gridCol w:w="3134"/>
          </w:tblGrid>
        </w:tblGridChange>
      </w:tblGrid>
      <w:tr>
        <w:trPr>
          <w:cantSplit w:val="0"/>
          <w:trHeight w:val="299" w:hRule="atLeast"/>
          <w:tblHeader w:val="0"/>
        </w:trPr>
        <w:tc>
          <w:tcPr>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0B">
            <w:pPr>
              <w:spacing w:after="0" w:lineRule="auto"/>
              <w:jc w:val="center"/>
              <w:rPr>
                <w:sz w:val="20"/>
                <w:szCs w:val="20"/>
                <w:vertAlign w:val="baseline"/>
              </w:rPr>
            </w:pPr>
            <w:r w:rsidDel="00000000" w:rsidR="00000000" w:rsidRPr="00000000">
              <w:rPr>
                <w:sz w:val="20"/>
                <w:szCs w:val="20"/>
                <w:vertAlign w:val="baseline"/>
                <w:rtl w:val="0"/>
              </w:rPr>
              <w:t xml:space="preserve">Nombre entidad beneficiaria</w:t>
            </w:r>
          </w:p>
        </w:tc>
        <w:tc>
          <w:tcPr>
            <w:gridSpan w:val="3"/>
            <w:tcBorders>
              <w:top w:color="000000" w:space="0" w:sz="12" w:val="single"/>
              <w:left w:color="000000" w:space="0" w:sz="12" w:val="single"/>
              <w:bottom w:color="000000" w:space="0" w:sz="12" w:val="single"/>
              <w:right w:color="000000" w:space="0" w:sz="12" w:val="single"/>
            </w:tcBorders>
            <w:vAlign w:val="top"/>
          </w:tcPr>
          <w:p w:rsidR="00000000" w:rsidDel="00000000" w:rsidP="00000000" w:rsidRDefault="00000000" w:rsidRPr="00000000" w14:paraId="00000E0C">
            <w:pPr>
              <w:spacing w:after="0" w:lineRule="auto"/>
              <w:jc w:val="center"/>
              <w:rPr>
                <w:sz w:val="20"/>
                <w:szCs w:val="20"/>
                <w:vertAlign w:val="baseline"/>
              </w:rPr>
            </w:pP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0F">
            <w:pPr>
              <w:spacing w:after="0" w:lineRule="auto"/>
              <w:jc w:val="center"/>
              <w:rPr>
                <w:sz w:val="20"/>
                <w:szCs w:val="20"/>
                <w:vertAlign w:val="baseline"/>
              </w:rPr>
            </w:pPr>
            <w:r w:rsidDel="00000000" w:rsidR="00000000" w:rsidRPr="00000000">
              <w:rPr>
                <w:sz w:val="20"/>
                <w:szCs w:val="20"/>
                <w:vertAlign w:val="baseline"/>
                <w:rtl w:val="0"/>
              </w:rPr>
              <w:t xml:space="preserve">Nombre entidad de origen del con financiamiento público</w:t>
            </w:r>
          </w:p>
        </w:tc>
        <w:tc>
          <w:tcPr>
            <w:gridSpan w:val="3"/>
            <w:vAlign w:val="top"/>
          </w:tcPr>
          <w:p w:rsidR="00000000" w:rsidDel="00000000" w:rsidP="00000000" w:rsidRDefault="00000000" w:rsidRPr="00000000" w14:paraId="00000E10">
            <w:pPr>
              <w:spacing w:after="0" w:lineRule="auto"/>
              <w:jc w:val="center"/>
              <w:rPr>
                <w:sz w:val="20"/>
                <w:szCs w:val="20"/>
                <w:vertAlign w:val="baseline"/>
              </w:rPr>
            </w:pPr>
            <w:r w:rsidDel="00000000" w:rsidR="00000000" w:rsidRPr="00000000">
              <w:rPr>
                <w:rtl w:val="0"/>
              </w:rPr>
            </w:r>
          </w:p>
        </w:tc>
      </w:tr>
      <w:tr>
        <w:trPr>
          <w:cantSplit w:val="0"/>
          <w:trHeight w:val="296" w:hRule="atLeast"/>
          <w:tblHeader w:val="0"/>
        </w:trPr>
        <w:tc>
          <w:tcPr>
            <w:vAlign w:val="top"/>
          </w:tcPr>
          <w:p w:rsidR="00000000" w:rsidDel="00000000" w:rsidP="00000000" w:rsidRDefault="00000000" w:rsidRPr="00000000" w14:paraId="00000E13">
            <w:pPr>
              <w:spacing w:after="0" w:lineRule="auto"/>
              <w:jc w:val="center"/>
              <w:rPr>
                <w:sz w:val="20"/>
                <w:szCs w:val="20"/>
                <w:vertAlign w:val="baseline"/>
              </w:rPr>
            </w:pPr>
            <w:r w:rsidDel="00000000" w:rsidR="00000000" w:rsidRPr="00000000">
              <w:rPr>
                <w:sz w:val="20"/>
                <w:szCs w:val="20"/>
                <w:vertAlign w:val="baseline"/>
                <w:rtl w:val="0"/>
              </w:rPr>
              <w:t xml:space="preserve">Nombre del Instrumento</w:t>
            </w:r>
          </w:p>
        </w:tc>
        <w:tc>
          <w:tcPr>
            <w:gridSpan w:val="3"/>
            <w:vAlign w:val="top"/>
          </w:tcPr>
          <w:p w:rsidR="00000000" w:rsidDel="00000000" w:rsidP="00000000" w:rsidRDefault="00000000" w:rsidRPr="00000000" w14:paraId="00000E14">
            <w:pPr>
              <w:spacing w:after="0" w:lineRule="auto"/>
              <w:jc w:val="center"/>
              <w:rPr>
                <w:sz w:val="20"/>
                <w:szCs w:val="20"/>
                <w:vertAlign w:val="baseline"/>
              </w:rPr>
            </w:pPr>
            <w:r w:rsidDel="00000000" w:rsidR="00000000" w:rsidRPr="00000000">
              <w:rPr>
                <w:rtl w:val="0"/>
              </w:rPr>
            </w:r>
          </w:p>
        </w:tc>
      </w:tr>
      <w:tr>
        <w:trPr>
          <w:cantSplit w:val="0"/>
          <w:trHeight w:val="259" w:hRule="atLeast"/>
          <w:tblHeader w:val="0"/>
        </w:trPr>
        <w:tc>
          <w:tcPr>
            <w:vAlign w:val="top"/>
          </w:tcPr>
          <w:p w:rsidR="00000000" w:rsidDel="00000000" w:rsidP="00000000" w:rsidRDefault="00000000" w:rsidRPr="00000000" w14:paraId="00000E17">
            <w:pPr>
              <w:spacing w:after="0" w:lineRule="auto"/>
              <w:jc w:val="center"/>
              <w:rPr>
                <w:sz w:val="20"/>
                <w:szCs w:val="20"/>
                <w:vertAlign w:val="baseline"/>
              </w:rPr>
            </w:pPr>
            <w:r w:rsidDel="00000000" w:rsidR="00000000" w:rsidRPr="00000000">
              <w:rPr>
                <w:sz w:val="20"/>
                <w:szCs w:val="20"/>
                <w:vertAlign w:val="baseline"/>
                <w:rtl w:val="0"/>
              </w:rPr>
              <w:t xml:space="preserve">Nombre programa/proyecto </w:t>
            </w:r>
          </w:p>
        </w:tc>
        <w:tc>
          <w:tcPr>
            <w:gridSpan w:val="3"/>
            <w:vAlign w:val="top"/>
          </w:tcPr>
          <w:p w:rsidR="00000000" w:rsidDel="00000000" w:rsidP="00000000" w:rsidRDefault="00000000" w:rsidRPr="00000000" w14:paraId="00000E18">
            <w:pPr>
              <w:spacing w:after="0" w:lineRule="auto"/>
              <w:jc w:val="center"/>
              <w:rPr>
                <w:sz w:val="20"/>
                <w:szCs w:val="20"/>
                <w:vertAlign w:val="baseline"/>
              </w:rPr>
            </w:pPr>
            <w:r w:rsidDel="00000000" w:rsidR="00000000" w:rsidRPr="00000000">
              <w:rPr>
                <w:rtl w:val="0"/>
              </w:rPr>
            </w:r>
          </w:p>
        </w:tc>
      </w:tr>
      <w:tr>
        <w:trPr>
          <w:cantSplit w:val="0"/>
          <w:trHeight w:val="249" w:hRule="atLeast"/>
          <w:tblHeader w:val="0"/>
        </w:trPr>
        <w:tc>
          <w:tcPr>
            <w:vAlign w:val="top"/>
          </w:tcPr>
          <w:p w:rsidR="00000000" w:rsidDel="00000000" w:rsidP="00000000" w:rsidRDefault="00000000" w:rsidRPr="00000000" w14:paraId="00000E1B">
            <w:pPr>
              <w:spacing w:after="0" w:lineRule="auto"/>
              <w:jc w:val="center"/>
              <w:rPr>
                <w:sz w:val="20"/>
                <w:szCs w:val="20"/>
                <w:vertAlign w:val="baseline"/>
              </w:rPr>
            </w:pPr>
            <w:r w:rsidDel="00000000" w:rsidR="00000000" w:rsidRPr="00000000">
              <w:rPr>
                <w:sz w:val="20"/>
                <w:szCs w:val="20"/>
                <w:vertAlign w:val="baseline"/>
                <w:rtl w:val="0"/>
              </w:rPr>
              <w:t xml:space="preserve">Código del programa/proyecto</w:t>
            </w:r>
          </w:p>
        </w:tc>
        <w:tc>
          <w:tcPr>
            <w:gridSpan w:val="3"/>
            <w:vAlign w:val="top"/>
          </w:tcPr>
          <w:p w:rsidR="00000000" w:rsidDel="00000000" w:rsidP="00000000" w:rsidRDefault="00000000" w:rsidRPr="00000000" w14:paraId="00000E1C">
            <w:pPr>
              <w:spacing w:after="0" w:lineRule="auto"/>
              <w:jc w:val="center"/>
              <w:rPr>
                <w:sz w:val="20"/>
                <w:szCs w:val="20"/>
                <w:vertAlign w:val="baseline"/>
              </w:rPr>
            </w:pPr>
            <w:r w:rsidDel="00000000" w:rsidR="00000000" w:rsidRPr="00000000">
              <w:rPr>
                <w:rtl w:val="0"/>
              </w:rPr>
            </w:r>
          </w:p>
        </w:tc>
      </w:tr>
      <w:tr>
        <w:trPr>
          <w:cantSplit w:val="0"/>
          <w:trHeight w:val="394" w:hRule="atLeast"/>
          <w:tblHeader w:val="0"/>
        </w:trPr>
        <w:tc>
          <w:tcPr>
            <w:vAlign w:val="top"/>
          </w:tcPr>
          <w:p w:rsidR="00000000" w:rsidDel="00000000" w:rsidP="00000000" w:rsidRDefault="00000000" w:rsidRPr="00000000" w14:paraId="00000E1F">
            <w:pPr>
              <w:spacing w:after="0" w:lineRule="auto"/>
              <w:jc w:val="center"/>
              <w:rPr>
                <w:sz w:val="20"/>
                <w:szCs w:val="20"/>
                <w:vertAlign w:val="baseline"/>
              </w:rPr>
            </w:pPr>
            <w:r w:rsidDel="00000000" w:rsidR="00000000" w:rsidRPr="00000000">
              <w:rPr>
                <w:sz w:val="20"/>
                <w:szCs w:val="20"/>
                <w:vertAlign w:val="baseline"/>
                <w:rtl w:val="0"/>
              </w:rPr>
              <w:t xml:space="preserve">Objetivo del programa o proyecto (máx. 500 caracteres)  </w:t>
            </w:r>
          </w:p>
        </w:tc>
        <w:tc>
          <w:tcPr>
            <w:gridSpan w:val="3"/>
            <w:vAlign w:val="top"/>
          </w:tcPr>
          <w:p w:rsidR="00000000" w:rsidDel="00000000" w:rsidP="00000000" w:rsidRDefault="00000000" w:rsidRPr="00000000" w14:paraId="00000E20">
            <w:pPr>
              <w:spacing w:after="0" w:lineRule="auto"/>
              <w:jc w:val="center"/>
              <w:rPr>
                <w:sz w:val="20"/>
                <w:szCs w:val="20"/>
                <w:vertAlign w:val="baseline"/>
              </w:rPr>
            </w:pPr>
            <w:r w:rsidDel="00000000" w:rsidR="00000000" w:rsidRPr="00000000">
              <w:rPr>
                <w:rtl w:val="0"/>
              </w:rPr>
            </w:r>
          </w:p>
        </w:tc>
      </w:tr>
      <w:tr>
        <w:trPr>
          <w:cantSplit w:val="0"/>
          <w:trHeight w:val="303" w:hRule="atLeast"/>
          <w:tblHeader w:val="0"/>
        </w:trPr>
        <w:tc>
          <w:tcPr>
            <w:vAlign w:val="top"/>
          </w:tcPr>
          <w:p w:rsidR="00000000" w:rsidDel="00000000" w:rsidP="00000000" w:rsidRDefault="00000000" w:rsidRPr="00000000" w14:paraId="00000E23">
            <w:pPr>
              <w:spacing w:after="0" w:lineRule="auto"/>
              <w:jc w:val="center"/>
              <w:rPr>
                <w:sz w:val="20"/>
                <w:szCs w:val="20"/>
                <w:vertAlign w:val="baseline"/>
              </w:rPr>
            </w:pPr>
            <w:r w:rsidDel="00000000" w:rsidR="00000000" w:rsidRPr="00000000">
              <w:rPr>
                <w:sz w:val="20"/>
                <w:szCs w:val="20"/>
                <w:vertAlign w:val="baseline"/>
                <w:rtl w:val="0"/>
              </w:rPr>
              <w:t xml:space="preserve">Justificar adicionalidad con el Programa Tecnológico postulado</w:t>
            </w:r>
          </w:p>
        </w:tc>
        <w:tc>
          <w:tcPr>
            <w:gridSpan w:val="3"/>
            <w:vAlign w:val="top"/>
          </w:tcPr>
          <w:p w:rsidR="00000000" w:rsidDel="00000000" w:rsidP="00000000" w:rsidRDefault="00000000" w:rsidRPr="00000000" w14:paraId="00000E24">
            <w:pPr>
              <w:spacing w:after="0" w:lineRule="auto"/>
              <w:jc w:val="center"/>
              <w:rPr>
                <w:sz w:val="20"/>
                <w:szCs w:val="20"/>
                <w:vertAlign w:val="baseline"/>
              </w:rPr>
            </w:pPr>
            <w:r w:rsidDel="00000000" w:rsidR="00000000" w:rsidRPr="00000000">
              <w:rPr>
                <w:rtl w:val="0"/>
              </w:rPr>
            </w:r>
          </w:p>
        </w:tc>
      </w:tr>
      <w:tr>
        <w:trPr>
          <w:cantSplit w:val="0"/>
          <w:trHeight w:val="495" w:hRule="atLeast"/>
          <w:tblHeader w:val="0"/>
        </w:trPr>
        <w:tc>
          <w:tcPr>
            <w:vAlign w:val="top"/>
          </w:tcPr>
          <w:p w:rsidR="00000000" w:rsidDel="00000000" w:rsidP="00000000" w:rsidRDefault="00000000" w:rsidRPr="00000000" w14:paraId="00000E27">
            <w:pPr>
              <w:spacing w:after="0" w:lineRule="auto"/>
              <w:jc w:val="center"/>
              <w:rPr>
                <w:sz w:val="20"/>
                <w:szCs w:val="20"/>
                <w:vertAlign w:val="baseline"/>
              </w:rPr>
            </w:pPr>
            <w:r w:rsidDel="00000000" w:rsidR="00000000" w:rsidRPr="00000000">
              <w:rPr>
                <w:sz w:val="20"/>
                <w:szCs w:val="20"/>
                <w:vertAlign w:val="baseline"/>
                <w:rtl w:val="0"/>
              </w:rPr>
              <w:t xml:space="preserve">Argumentar la no duplicidad con el Programa Tecnológico postulado</w:t>
            </w:r>
          </w:p>
        </w:tc>
        <w:tc>
          <w:tcPr>
            <w:gridSpan w:val="3"/>
            <w:vAlign w:val="top"/>
          </w:tcPr>
          <w:p w:rsidR="00000000" w:rsidDel="00000000" w:rsidP="00000000" w:rsidRDefault="00000000" w:rsidRPr="00000000" w14:paraId="00000E28">
            <w:pPr>
              <w:spacing w:after="0" w:lineRule="auto"/>
              <w:jc w:val="center"/>
              <w:rPr>
                <w:i w:val="0"/>
                <w:iCs w:val="0"/>
                <w:sz w:val="20"/>
                <w:szCs w:val="20"/>
                <w:vertAlign w:val="baseline"/>
              </w:rPr>
            </w:pPr>
            <w:r w:rsidDel="00000000" w:rsidR="00000000" w:rsidRPr="00000000">
              <w:rPr>
                <w:i w:val="1"/>
                <w:iCs w:val="1"/>
                <w:sz w:val="20"/>
                <w:szCs w:val="20"/>
                <w:vertAlign w:val="baseline"/>
                <w:rtl w:val="0"/>
              </w:rPr>
              <w:t xml:space="preserve">Refiérase a los aspectos técnicos, además de recursos humanos u otros.</w:t>
            </w:r>
            <w:r w:rsidDel="00000000" w:rsidR="00000000" w:rsidRPr="00000000">
              <w:rPr>
                <w:rtl w:val="0"/>
              </w:rPr>
            </w:r>
          </w:p>
        </w:tc>
      </w:tr>
      <w:tr>
        <w:trPr>
          <w:cantSplit w:val="0"/>
          <w:trHeight w:val="389" w:hRule="atLeast"/>
          <w:tblHeader w:val="0"/>
        </w:trPr>
        <w:tc>
          <w:tcPr>
            <w:vAlign w:val="top"/>
          </w:tcPr>
          <w:p w:rsidR="00000000" w:rsidDel="00000000" w:rsidP="00000000" w:rsidRDefault="00000000" w:rsidRPr="00000000" w14:paraId="00000E2B">
            <w:pPr>
              <w:spacing w:after="0" w:lineRule="auto"/>
              <w:jc w:val="center"/>
              <w:rPr>
                <w:sz w:val="20"/>
                <w:szCs w:val="20"/>
                <w:vertAlign w:val="baseline"/>
              </w:rPr>
            </w:pPr>
            <w:r w:rsidDel="00000000" w:rsidR="00000000" w:rsidRPr="00000000">
              <w:rPr>
                <w:sz w:val="20"/>
                <w:szCs w:val="20"/>
                <w:vertAlign w:val="baseline"/>
                <w:rtl w:val="0"/>
              </w:rPr>
              <w:t xml:space="preserve">Monto Total ($)</w:t>
            </w:r>
          </w:p>
        </w:tc>
        <w:tc>
          <w:tcPr>
            <w:vAlign w:val="top"/>
          </w:tcPr>
          <w:p w:rsidR="00000000" w:rsidDel="00000000" w:rsidP="00000000" w:rsidRDefault="00000000" w:rsidRPr="00000000" w14:paraId="00000E2C">
            <w:pPr>
              <w:spacing w:after="0" w:lineRule="auto"/>
              <w:jc w:val="cente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2D">
            <w:pPr>
              <w:spacing w:after="0" w:lineRule="auto"/>
              <w:jc w:val="center"/>
              <w:rPr>
                <w:sz w:val="20"/>
                <w:szCs w:val="20"/>
                <w:vertAlign w:val="baseline"/>
              </w:rPr>
            </w:pPr>
            <w:r w:rsidDel="00000000" w:rsidR="00000000" w:rsidRPr="00000000">
              <w:rPr>
                <w:sz w:val="20"/>
                <w:szCs w:val="20"/>
                <w:vertAlign w:val="baseline"/>
                <w:rtl w:val="0"/>
              </w:rPr>
              <w:t xml:space="preserve">Aporte Subsidio Institución Pública ($)</w:t>
            </w:r>
          </w:p>
        </w:tc>
        <w:tc>
          <w:tcPr>
            <w:vAlign w:val="top"/>
          </w:tcPr>
          <w:p w:rsidR="00000000" w:rsidDel="00000000" w:rsidP="00000000" w:rsidRDefault="00000000" w:rsidRPr="00000000" w14:paraId="00000E2E">
            <w:pPr>
              <w:spacing w:after="0" w:lineRule="auto"/>
              <w:jc w:val="center"/>
              <w:rPr>
                <w:sz w:val="20"/>
                <w:szCs w:val="20"/>
                <w:vertAlign w:val="baseline"/>
              </w:rPr>
            </w:pPr>
            <w:r w:rsidDel="00000000" w:rsidR="00000000" w:rsidRPr="00000000">
              <w:rPr>
                <w:rtl w:val="0"/>
              </w:rPr>
            </w:r>
          </w:p>
        </w:tc>
      </w:tr>
      <w:tr>
        <w:trPr>
          <w:cantSplit w:val="0"/>
          <w:trHeight w:val="155" w:hRule="atLeast"/>
          <w:tblHeader w:val="0"/>
        </w:trPr>
        <w:tc>
          <w:tcPr>
            <w:vAlign w:val="top"/>
          </w:tcPr>
          <w:p w:rsidR="00000000" w:rsidDel="00000000" w:rsidP="00000000" w:rsidRDefault="00000000" w:rsidRPr="00000000" w14:paraId="00000E2F">
            <w:pPr>
              <w:spacing w:after="0" w:lineRule="auto"/>
              <w:jc w:val="center"/>
              <w:rPr>
                <w:sz w:val="20"/>
                <w:szCs w:val="20"/>
                <w:vertAlign w:val="baseline"/>
              </w:rPr>
            </w:pPr>
            <w:r w:rsidDel="00000000" w:rsidR="00000000" w:rsidRPr="00000000">
              <w:rPr>
                <w:sz w:val="20"/>
                <w:szCs w:val="20"/>
                <w:vertAlign w:val="baseline"/>
                <w:rtl w:val="0"/>
              </w:rPr>
              <w:t xml:space="preserve">Año inicio</w:t>
            </w:r>
          </w:p>
        </w:tc>
        <w:tc>
          <w:tcPr>
            <w:vAlign w:val="top"/>
          </w:tcPr>
          <w:p w:rsidR="00000000" w:rsidDel="00000000" w:rsidP="00000000" w:rsidRDefault="00000000" w:rsidRPr="00000000" w14:paraId="00000E30">
            <w:pPr>
              <w:spacing w:after="0" w:lineRule="auto"/>
              <w:jc w:val="center"/>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E31">
            <w:pPr>
              <w:spacing w:after="0" w:lineRule="auto"/>
              <w:jc w:val="center"/>
              <w:rPr>
                <w:sz w:val="20"/>
                <w:szCs w:val="20"/>
                <w:vertAlign w:val="baseline"/>
              </w:rPr>
            </w:pPr>
            <w:r w:rsidDel="00000000" w:rsidR="00000000" w:rsidRPr="00000000">
              <w:rPr>
                <w:sz w:val="20"/>
                <w:szCs w:val="20"/>
                <w:vertAlign w:val="baseline"/>
                <w:rtl w:val="0"/>
              </w:rPr>
              <w:t xml:space="preserve">Año término</w:t>
            </w:r>
          </w:p>
        </w:tc>
        <w:tc>
          <w:tcPr>
            <w:vAlign w:val="top"/>
          </w:tcPr>
          <w:p w:rsidR="00000000" w:rsidDel="00000000" w:rsidP="00000000" w:rsidRDefault="00000000" w:rsidRPr="00000000" w14:paraId="00000E32">
            <w:pPr>
              <w:spacing w:after="0" w:lineRule="auto"/>
              <w:jc w:val="center"/>
              <w:rPr>
                <w:sz w:val="20"/>
                <w:szCs w:val="20"/>
                <w:vertAlign w:val="baseline"/>
              </w:rPr>
            </w:pPr>
            <w:r w:rsidDel="00000000" w:rsidR="00000000" w:rsidRPr="00000000">
              <w:rPr>
                <w:rtl w:val="0"/>
              </w:rPr>
            </w:r>
          </w:p>
        </w:tc>
      </w:tr>
    </w:tbl>
    <w:p w:rsidR="00000000" w:rsidDel="00000000" w:rsidP="00000000" w:rsidRDefault="00000000" w:rsidRPr="00000000" w14:paraId="00000E33">
      <w:pPr>
        <w:spacing w:after="0" w:lineRule="auto"/>
        <w:ind w:left="-284" w:right="-141" w:firstLine="0"/>
        <w:rPr>
          <w:vertAlign w:val="baseline"/>
        </w:rPr>
      </w:pPr>
      <w:r w:rsidDel="00000000" w:rsidR="00000000" w:rsidRPr="00000000">
        <w:rPr>
          <w:i w:val="1"/>
          <w:iCs w:val="1"/>
          <w:sz w:val="20"/>
          <w:szCs w:val="20"/>
          <w:highlight w:val="yellow"/>
          <w:vertAlign w:val="baseline"/>
          <w:rtl w:val="0"/>
        </w:rPr>
        <w:t xml:space="preserve">Nota: repetir este cuadro las veces que sea necesario., para indicar PROYECTOS/PROGRAMAS CON COFINANCIAMIENTO PÚBLICO EN EJECUCIÓN</w:t>
      </w: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14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851" w:top="2127" w:left="1701" w:right="1041" w:header="0" w:footer="94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Pruzzo Gárate" w:id="20" w:date="2026-09-25T18:38:50Z">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Profundizar</w:t>
      </w:r>
    </w:p>
  </w:comment>
  <w:comment w:author="claudia gotschlich" w:id="0" w:date="2026-09-27T18:15:54Z">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1" w:date="2026-09-27T19:39:10Z">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2" w:date="2026-09-27T20:42:56Z">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3" w:date="2026-09-27T18:15:54Z">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4" w:date="2026-09-27T19:39:10Z">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5" w:date="2026-09-27T20:42:56Z">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6" w:date="2026-09-27T18:15:54Z">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tus datos</w:t>
      </w:r>
    </w:p>
  </w:comment>
  <w:comment w:author="Jorge Ignacio Prieto" w:id="7" w:date="2026-09-27T19:39:10Z">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¿Está bien colocar mi correo de Evoque que no participa en el proyecto?</w:t>
      </w:r>
    </w:p>
  </w:comment>
  <w:comment w:author="claudia gotschlich" w:id="8" w:date="2026-09-27T20:42:56Z">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 dejar el gmail</w:t>
      </w:r>
    </w:p>
  </w:comment>
  <w:comment w:author="claudia gotschlich" w:id="15" w:date="2026-09-11T19:53:26Z">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tener objetivos desde cada proyecto</w:t>
      </w:r>
    </w:p>
  </w:comment>
  <w:comment w:author="claudia gotschlich" w:id="21" w:date="2026-09-27T21:07:55Z">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colocar capacidades técnicas en temas informaticos</w:t>
      </w:r>
    </w:p>
  </w:comment>
  <w:comment w:author="Jorge Ignacio Prieto" w:id="22" w:date="2026-09-27T21:52:55Z">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Revisa por favor.</w:t>
      </w:r>
    </w:p>
  </w:comment>
  <w:comment w:author="claudia gotschlich" w:id="23" w:date="2026-09-27T21:07:55Z">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colocar capacidades técnicas en temas informaticos</w:t>
      </w:r>
    </w:p>
  </w:comment>
  <w:comment w:author="Jorge Ignacio Prieto" w:id="24" w:date="2026-09-27T21:52:55Z">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 Revisa por favor.</w:t>
      </w:r>
    </w:p>
  </w:comment>
  <w:comment w:author="Mauricio Pruzzo Gárate" w:id="17" w:date="2026-09-07T21:53:02Z">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complementar con temas de infraestructura y capacidades financieras</w:t>
      </w:r>
    </w:p>
  </w:comment>
  <w:comment w:author="claudia gotschlich" w:id="9" w:date="2026-09-11T19:46:12Z">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el programa completo</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 prarrafo es ideal fuerza, estas son las 12-13 lineas.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 se aborda a nivel mundial que se está haciendo</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nombran los diferentes proyectos que van a participar, nombre y numero, nada mas</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 del programa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se busca al terminar al terminar, cual val a ser el resultado final</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validacion donde será validado</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impactos del programa son kpi finalizar con concepto ods.</w:t>
      </w:r>
    </w:p>
  </w:comment>
  <w:comment w:author="Mauricio Pruzzo Gárate" w:id="16" w:date="2026-09-07T21:17:28Z">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Casablanca ?</w:t>
      </w:r>
    </w:p>
  </w:comment>
  <w:comment w:author="claudia gotschlich" w:id="12" w:date="2026-09-11T19:49:17Z">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se va a superar cada una de las brechas identificadas</w:t>
      </w:r>
    </w:p>
  </w:comment>
  <w:comment w:author="claudia gotschlich" w:id="10" w:date="2026-09-11T19:47:09Z">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se deben profundizar las brechas.</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brecha</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Cuasa</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w:t>
      </w:r>
    </w:p>
  </w:comment>
  <w:comment w:author="claudia gotschlich" w:id="11" w:date="2026-09-11T19:48:15Z">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bibliografica sobre este apartado</w:t>
      </w:r>
    </w:p>
  </w:comment>
  <w:comment w:author="claudia gotschlich" w:id="13" w:date="2026-09-11T19:52:13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validar e implementar</w:t>
      </w:r>
    </w:p>
  </w:comment>
  <w:comment w:author="claudia gotschlich" w:id="34" w:date="2026-09-28T02:39:32Z">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@nicolas@cenergy.cl puedes actualizar esta gragica considerando los participantes finales</w:t>
      </w:r>
    </w:p>
  </w:comment>
  <w:comment w:author="Mauricio Pruzzo Gárate" w:id="19" w:date="2026-09-07T20:39:30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Completar con más Coejecutores en relación a P2, P3 y P4</w:t>
      </w:r>
    </w:p>
  </w:comment>
  <w:comment w:author="Jorge Ignacio Prieto" w:id="14" w:date="2026-09-27T20:27:03Z">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solo inmobiliario, sino también de infraestructura (pública o privada), minero e industrial, entre otros.</w:t>
      </w:r>
    </w:p>
  </w:comment>
  <w:comment w:author="claudia gotschlich" w:id="25" w:date="2026-09-27T21:09:00Z">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6" w:date="2026-09-27T21:09:00Z">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7" w:date="2026-09-27T21:09:00Z">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8" w:date="2026-09-27T21:09:00Z">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29" w:date="2026-09-27T21:09:00Z">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0" w:date="2026-09-27T21:09:00Z">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1" w:date="2026-09-27T21:09:00Z">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2" w:date="2026-09-27T21:09:00Z">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claudia gotschlich" w:id="33" w:date="2026-09-27T21:09:00Z">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@mauricio.pruzzog@gmail.com aca considerar maximo 2 personas y que tengan la mayor relación con temas de IA.</w:t>
      </w:r>
    </w:p>
  </w:comment>
  <w:comment w:author="Jorge Ignacio Prieto" w:id="38" w:date="2026-09-28T03:16:07Z">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@claudia.gotschlich@gmail.com  ¿Puede ser Guido Rietta?</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claudia.gotschlich@gmail.com_</w:t>
      </w:r>
    </w:p>
  </w:comment>
  <w:comment w:author="Jorge Ignacio Prieto" w:id="18" w:date="2026-09-27T20:31:08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¿Sigue vigente en este proyecto?</w:t>
      </w:r>
    </w:p>
  </w:comment>
  <w:comment w:author="claudia gotschlich" w:id="37" w:date="2026-09-28T02:11:17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ingresar un pequeño brief de las capacidades de gestión técnica</w:t>
      </w:r>
    </w:p>
  </w:comment>
  <w:comment w:author="claudia gotschlich" w:id="35" w:date="2026-09-28T02:37:23Z">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@nicolas@cenergy.cl @jorgeignacio.prieto@gmail.com establecer todas las caracteristicas de jorge como director de este programa</w:t>
      </w:r>
    </w:p>
  </w:comment>
  <w:comment w:author="Jorge Ignacio Prieto" w:id="36" w:date="2026-09-28T03:01:25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bien así o se necesita más?</w:t>
      </w:r>
    </w:p>
  </w:comment>
  <w:comment w:author="claudia gotschlich" w:id="40" w:date="2026-09-28T02:34:50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nombre y porque deben ser. recordar que no deben ser profesionales relacionados con las empresas del programa, ni que se vayan a contratar</w:t>
      </w:r>
    </w:p>
  </w:comment>
  <w:comment w:author="Jorge Ignacio Prieto" w:id="41" w:date="2026-09-28T03:08:53Z">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Jorge Ignacio Prieto" w:id="42" w:date="2026-09-28T03:09:09Z">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sueldo estas dos personas?</w:t>
      </w:r>
    </w:p>
  </w:comment>
  <w:comment w:author="claudia gotschlich" w:id="43" w:date="2026-09-28T02:34:50Z">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@jorgeignacio.prieto@gmail.com nombre y porque deben ser. recordar que no deben ser profesionales relacionados con las empresas del programa, ni que se vayan a contratar</w:t>
      </w:r>
    </w:p>
  </w:comment>
  <w:comment w:author="Jorge Ignacio Prieto" w:id="44" w:date="2026-09-28T03:08:53Z">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Listo.</w:t>
      </w:r>
    </w:p>
  </w:comment>
  <w:comment w:author="Jorge Ignacio Prieto" w:id="45" w:date="2026-09-28T03:09:09Z">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¿Tienen sueldo estas dos personas?</w:t>
      </w:r>
    </w:p>
  </w:comment>
  <w:comment w:author="claudia gotschlich" w:id="39" w:date="2026-09-28T02:36:13Z">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entregar nombre y experiencia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56" w15:done="0"/>
  <w15:commentEx w15:paraId="00000E57" w15:done="0"/>
  <w15:commentEx w15:paraId="00000E58" w15:paraIdParent="00000E57" w15:done="0"/>
  <w15:commentEx w15:paraId="00000E59" w15:paraIdParent="00000E57" w15:done="0"/>
  <w15:commentEx w15:paraId="00000E5A" w15:done="0"/>
  <w15:commentEx w15:paraId="00000E5B" w15:paraIdParent="00000E5A" w15:done="0"/>
  <w15:commentEx w15:paraId="00000E5C" w15:paraIdParent="00000E5A" w15:done="0"/>
  <w15:commentEx w15:paraId="00000E5D" w15:done="0"/>
  <w15:commentEx w15:paraId="00000E5E" w15:paraIdParent="00000E5D" w15:done="0"/>
  <w15:commentEx w15:paraId="00000E5F" w15:paraIdParent="00000E5D" w15:done="0"/>
  <w15:commentEx w15:paraId="00000E60" w15:done="0"/>
  <w15:commentEx w15:paraId="00000E61" w15:done="0"/>
  <w15:commentEx w15:paraId="00000E62" w15:paraIdParent="00000E61" w15:done="0"/>
  <w15:commentEx w15:paraId="00000E63" w15:done="0"/>
  <w15:commentEx w15:paraId="00000E64" w15:paraIdParent="00000E63" w15:done="0"/>
  <w15:commentEx w15:paraId="00000E65" w15:done="0"/>
  <w15:commentEx w15:paraId="00000E6D" w15:done="0"/>
  <w15:commentEx w15:paraId="00000E6E" w15:done="0"/>
  <w15:commentEx w15:paraId="00000E6F" w15:done="0"/>
  <w15:commentEx w15:paraId="00000E73" w15:done="0"/>
  <w15:commentEx w15:paraId="00000E74" w15:paraIdParent="00000E73" w15:done="0"/>
  <w15:commentEx w15:paraId="00000E75" w15:done="0"/>
  <w15:commentEx w15:paraId="00000E76" w15:done="0"/>
  <w15:commentEx w15:paraId="00000E77" w15:done="0"/>
  <w15:commentEx w15:paraId="00000E78" w15:done="0"/>
  <w15:commentEx w15:paraId="00000E79" w15:done="0"/>
  <w15:commentEx w15:paraId="00000E7A" w15:done="0"/>
  <w15:commentEx w15:paraId="00000E7B" w15:done="0"/>
  <w15:commentEx w15:paraId="00000E7C" w15:done="0"/>
  <w15:commentEx w15:paraId="00000E7D" w15:done="0"/>
  <w15:commentEx w15:paraId="00000E7E" w15:done="0"/>
  <w15:commentEx w15:paraId="00000E7F" w15:done="0"/>
  <w15:commentEx w15:paraId="00000E80" w15:done="0"/>
  <w15:commentEx w15:paraId="00000E81" w15:done="0"/>
  <w15:commentEx w15:paraId="00000E83" w15:done="0"/>
  <w15:commentEx w15:paraId="00000E84" w15:done="0"/>
  <w15:commentEx w15:paraId="00000E85" w15:done="0"/>
  <w15:commentEx w15:paraId="00000E86" w15:done="0"/>
  <w15:commentEx w15:paraId="00000E87" w15:paraIdParent="00000E86" w15:done="0"/>
  <w15:commentEx w15:paraId="00000E88" w15:done="0"/>
  <w15:commentEx w15:paraId="00000E89" w15:paraIdParent="00000E88" w15:done="0"/>
  <w15:commentEx w15:paraId="00000E8A" w15:paraIdParent="00000E88" w15:done="0"/>
  <w15:commentEx w15:paraId="00000E8B" w15:done="0"/>
  <w15:commentEx w15:paraId="00000E8C" w15:paraIdParent="00000E8B" w15:done="0"/>
  <w15:commentEx w15:paraId="00000E8D" w15:paraIdParent="00000E8B" w15:done="0"/>
  <w15:commentEx w15:paraId="00000E8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4">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5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b w:val="0"/>
        <w:bCs w:val="0"/>
        <w:i w:val="0"/>
        <w:iCs w:val="0"/>
        <w:smallCaps w:val="0"/>
        <w:strike w:val="0"/>
        <w:color w:val="595959"/>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000000"/>
          <w:sz w:val="16"/>
          <w:szCs w:val="16"/>
          <w:u w:val="single"/>
          <w:shd w:fill="auto" w:val="clear"/>
          <w:vertAlign w:val="baseline"/>
          <w:rtl w:val="0"/>
        </w:rPr>
        <w:t xml:space="preserve">sugiere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que la extensión máxima de este formulario no exceda las 150 páginas en total, sin incluir anexo. </w:t>
      </w:r>
    </w:p>
  </w:footnote>
  <w:footnote w:id="1">
    <w:p w:rsidR="00000000" w:rsidDel="00000000" w:rsidP="00000000" w:rsidRDefault="00000000" w:rsidRPr="00000000" w14:paraId="00000E37">
      <w:pPr>
        <w:spacing w:after="0" w:lineRule="auto"/>
        <w:ind w:left="-284" w:right="-2" w:firstLine="0"/>
        <w:jc w:val="both"/>
        <w:rPr>
          <w:sz w:val="16"/>
          <w:szCs w:val="16"/>
          <w:vertAlign w:val="baseline"/>
        </w:rPr>
      </w:pPr>
      <w:bookmarkStart w:colFirst="0" w:colLast="0" w:name="_heading=h.76jbxruk8y1s" w:id="18"/>
      <w:bookmarkEnd w:id="18"/>
      <w:r w:rsidDel="00000000" w:rsidR="00000000" w:rsidRPr="00000000">
        <w:rPr>
          <w:rStyle w:val="FootnoteReference"/>
          <w:vertAlign w:val="superscript"/>
        </w:rPr>
        <w:footnoteRef/>
      </w:r>
      <w:r w:rsidDel="00000000" w:rsidR="00000000" w:rsidRPr="00000000">
        <w:rPr>
          <w:sz w:val="16"/>
          <w:szCs w:val="16"/>
          <w:vertAlign w:val="baseline"/>
          <w:rtl w:val="0"/>
        </w:rPr>
        <w:t xml:space="preserve"> Señalar el sector económico y/o productivo, considerando lo indicado en la publicación del respectivo llamado a concurso del instrumento de financiamiento “Programas Tecnológicos”. </w:t>
      </w:r>
    </w:p>
  </w:footnote>
  <w:footnote w:id="2">
    <w:p w:rsidR="00000000" w:rsidDel="00000000" w:rsidP="00000000" w:rsidRDefault="00000000" w:rsidRPr="00000000" w14:paraId="00000E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596"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el numeral 8.5 de las bases técnicas, se deben considerar al menos los indicadores señalados en la Guía Técnica de esta convocatoria, ajustándolos a las características de la propuesta y completando las metas numéricas anuales.    </w:t>
      </w:r>
    </w:p>
  </w:footnote>
  <w:footnote w:id="3">
    <w:p w:rsidR="00000000" w:rsidDel="00000000" w:rsidP="00000000" w:rsidRDefault="00000000" w:rsidRPr="00000000" w14:paraId="00000E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No se requiere definir las capacidades de los participantes, ya que éstas se encuentran descritas anteriormente.</w:t>
      </w:r>
    </w:p>
  </w:footnote>
  <w:footnote w:id="4">
    <w:p w:rsidR="00000000" w:rsidDel="00000000" w:rsidP="00000000" w:rsidRDefault="00000000" w:rsidRPr="00000000" w14:paraId="00000E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Refiérase a si participa o no el gestor tecnológico en la ejecución del proyecto individualizado.</w:t>
      </w:r>
    </w:p>
  </w:footnote>
  <w:footnote w:id="5">
    <w:p w:rsidR="00000000" w:rsidDel="00000000" w:rsidP="00000000" w:rsidRDefault="00000000" w:rsidRPr="00000000" w14:paraId="00000E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6">
    <w:p w:rsidR="00000000" w:rsidDel="00000000" w:rsidP="00000000" w:rsidRDefault="00000000" w:rsidRPr="00000000" w14:paraId="00000E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p>
  </w:footnote>
  <w:footnote w:id="7">
    <w:p w:rsidR="00000000" w:rsidDel="00000000" w:rsidP="00000000" w:rsidRDefault="00000000" w:rsidRPr="00000000" w14:paraId="00000E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Indicar nombre (s)</w:t>
      </w:r>
      <w:r w:rsidDel="00000000" w:rsidR="00000000" w:rsidRPr="00000000">
        <w:rPr>
          <w:rtl w:val="0"/>
        </w:rPr>
      </w:r>
    </w:p>
  </w:footnote>
  <w:footnote w:id="8">
    <w:p w:rsidR="00000000" w:rsidDel="00000000" w:rsidP="00000000" w:rsidRDefault="00000000" w:rsidRPr="00000000" w14:paraId="00000E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maximizando el uso de los recursos y evitando la duplicación de actividades.</w:t>
      </w:r>
    </w:p>
  </w:footnote>
  <w:footnote w:id="9">
    <w:p w:rsidR="00000000" w:rsidDel="00000000" w:rsidP="00000000" w:rsidRDefault="00000000" w:rsidRPr="00000000" w14:paraId="00000E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377"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las brechas establecidas en el Numeral 2 de la Guía Técnica de la Convocatoria y Numeral 8 de las Bases Técnicas. </w:t>
      </w:r>
    </w:p>
  </w:footnote>
  <w:footnote w:id="10">
    <w:p w:rsidR="00000000" w:rsidDel="00000000" w:rsidP="00000000" w:rsidRDefault="00000000" w:rsidRPr="00000000" w14:paraId="00000E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ambos profesionales en anexos</w:t>
      </w:r>
    </w:p>
  </w:footnote>
  <w:footnote w:id="11">
    <w:p w:rsidR="00000000" w:rsidDel="00000000" w:rsidP="00000000" w:rsidRDefault="00000000" w:rsidRPr="00000000" w14:paraId="00000E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Incorporar CV de profesionales del equipo de trabajo en anexos</w:t>
      </w:r>
      <w:r w:rsidDel="00000000" w:rsidR="00000000" w:rsidRPr="00000000">
        <w:rPr>
          <w:rtl w:val="0"/>
        </w:rPr>
      </w:r>
    </w:p>
  </w:footnote>
  <w:footnote w:id="12">
    <w:p w:rsidR="00000000" w:rsidDel="00000000" w:rsidP="00000000" w:rsidRDefault="00000000" w:rsidRPr="00000000" w14:paraId="00000E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Se deberán considerar al menos las brechas establecidas en la Guía Técnica de la convocatoria, entre otras que se consideren necesarias. </w:t>
      </w:r>
    </w:p>
  </w:footnote>
  <w:footnote w:id="13">
    <w:p w:rsidR="00000000" w:rsidDel="00000000" w:rsidP="00000000" w:rsidRDefault="00000000" w:rsidRPr="00000000" w14:paraId="00000E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Manera en que se pueden integrar y complementar, haciendo eficiente el uso de los recursos y evitando la duplicación de actividades.</w:t>
      </w:r>
    </w:p>
  </w:footnote>
  <w:footnote w:id="14">
    <w:p w:rsidR="00000000" w:rsidDel="00000000" w:rsidP="00000000" w:rsidRDefault="00000000" w:rsidRPr="00000000" w14:paraId="00000E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acuerdo con lo señalado en la Guía Técnica de la convocatoria, los proyectos presentados en el portafolio del programa deben iniciarse con un IRL (Innovation Readiness Level ) igual o superior a 5 (IRL 5).</w:t>
      </w:r>
    </w:p>
  </w:footnote>
  <w:footnote w:id="15">
    <w:p w:rsidR="00000000" w:rsidDel="00000000" w:rsidP="00000000" w:rsidRDefault="00000000" w:rsidRPr="00000000" w14:paraId="00000E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4" w:right="-141"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Indique con cuáles Objetivos de Desarrollo Sostenible (ODS-Naciones Unidas) se asocia el proyecto.</w:t>
      </w:r>
      <w:r w:rsidDel="00000000" w:rsidR="00000000" w:rsidRPr="00000000">
        <w:rPr>
          <w:rtl w:val="0"/>
        </w:rPr>
      </w:r>
    </w:p>
  </w:footnote>
  <w:footnote w:id="16">
    <w:p w:rsidR="00000000" w:rsidDel="00000000" w:rsidP="00000000" w:rsidRDefault="00000000" w:rsidRPr="00000000" w14:paraId="00000E46">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17">
    <w:p w:rsidR="00000000" w:rsidDel="00000000" w:rsidP="00000000" w:rsidRDefault="00000000" w:rsidRPr="00000000" w14:paraId="00000E47">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18">
    <w:p w:rsidR="00000000" w:rsidDel="00000000" w:rsidP="00000000" w:rsidRDefault="00000000" w:rsidRPr="00000000" w14:paraId="00000E48">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19">
    <w:p w:rsidR="00000000" w:rsidDel="00000000" w:rsidP="00000000" w:rsidRDefault="00000000" w:rsidRPr="00000000" w14:paraId="00000E49">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0">
    <w:p w:rsidR="00000000" w:rsidDel="00000000" w:rsidP="00000000" w:rsidRDefault="00000000" w:rsidRPr="00000000" w14:paraId="00000E4A">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1">
    <w:p w:rsidR="00000000" w:rsidDel="00000000" w:rsidP="00000000" w:rsidRDefault="00000000" w:rsidRPr="00000000" w14:paraId="00000E4B">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2">
    <w:p w:rsidR="00000000" w:rsidDel="00000000" w:rsidP="00000000" w:rsidRDefault="00000000" w:rsidRPr="00000000" w14:paraId="00000E4C">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3">
    <w:p w:rsidR="00000000" w:rsidDel="00000000" w:rsidP="00000000" w:rsidRDefault="00000000" w:rsidRPr="00000000" w14:paraId="00000E4D">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 w:id="24">
    <w:p w:rsidR="00000000" w:rsidDel="00000000" w:rsidP="00000000" w:rsidRDefault="00000000" w:rsidRPr="00000000" w14:paraId="00000E4E">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 deberán considerar al menos las brechas establecidas en la Guía Técnica de la convocatoria, entre otras que se consideren necesarias. </w:t>
      </w:r>
    </w:p>
  </w:footnote>
  <w:footnote w:id="25">
    <w:p w:rsidR="00000000" w:rsidDel="00000000" w:rsidP="00000000" w:rsidRDefault="00000000" w:rsidRPr="00000000" w14:paraId="00000E4F">
      <w:pPr>
        <w:spacing w:after="0" w:line="276"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Manera en que se pueden integrar y complementar, haciendo eficiente el uso de los recursos y evitando la duplicación de actividades.</w:t>
      </w:r>
    </w:p>
  </w:footnote>
  <w:footnote w:id="26">
    <w:p w:rsidR="00000000" w:rsidDel="00000000" w:rsidP="00000000" w:rsidRDefault="00000000" w:rsidRPr="00000000" w14:paraId="00000E50">
      <w:pPr>
        <w:spacing w:after="0" w:lineRule="auto"/>
        <w:ind w:left="-284" w:right="-141" w:firstLine="0"/>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De acuerdo con lo señalado en la Guía Técnica de la convocatoria, los proyectos presentados en el portafolio del programa deben iniciarse con un IRL (Innovation Readiness Level ) igual o superior a 5 (IRL 5).</w:t>
      </w:r>
    </w:p>
  </w:footnote>
  <w:footnote w:id="27">
    <w:p w:rsidR="00000000" w:rsidDel="00000000" w:rsidP="00000000" w:rsidRDefault="00000000" w:rsidRPr="00000000" w14:paraId="00000E51">
      <w:pPr>
        <w:spacing w:after="0" w:lineRule="auto"/>
        <w:ind w:left="-284" w:right="-141" w:firstLine="0"/>
        <w:jc w:val="both"/>
        <w:rPr>
          <w:rFonts w:ascii="Arimo" w:cs="Arimo" w:eastAsia="Arimo" w:hAnsi="Arimo"/>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Indique con cuáles Objetivos de Desarrollo Sostenible (ODS-Naciones Unidas) se asocia el proyecto.</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1276"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6336665</wp:posOffset>
          </wp:positionH>
          <wp:positionV relativeFrom="page">
            <wp:posOffset>190500</wp:posOffset>
          </wp:positionV>
          <wp:extent cx="658495" cy="648970"/>
          <wp:effectExtent b="0" l="0" r="0" t="0"/>
          <wp:wrapNone/>
          <wp:docPr descr=" LOGO_TRANS_2014-05" id="3" name="image3.jpg"/>
          <a:graphic>
            <a:graphicData uri="http://schemas.openxmlformats.org/drawingml/2006/picture">
              <pic:pic>
                <pic:nvPicPr>
                  <pic:cNvPr descr=" LOGO_TRANS_2014-05" id="0" name="image3.jpg"/>
                  <pic:cNvPicPr preferRelativeResize="0"/>
                </pic:nvPicPr>
                <pic:blipFill>
                  <a:blip r:embed="rId1"/>
                  <a:srcRect b="0" l="84756" r="0" t="-2989"/>
                  <a:stretch>
                    <a:fillRect/>
                  </a:stretch>
                </pic:blipFill>
                <pic:spPr>
                  <a:xfrm>
                    <a:off x="0" y="0"/>
                    <a:ext cx="658495" cy="64897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935" hidden="0" layoutInCell="1" locked="0" relativeHeight="0" simplePos="0">
          <wp:simplePos x="0" y="0"/>
          <wp:positionH relativeFrom="column">
            <wp:posOffset>-200022</wp:posOffset>
          </wp:positionH>
          <wp:positionV relativeFrom="paragraph">
            <wp:posOffset>114935</wp:posOffset>
          </wp:positionV>
          <wp:extent cx="974725" cy="312420"/>
          <wp:effectExtent b="0" l="0" r="0" t="0"/>
          <wp:wrapSquare wrapText="bothSides" distB="0" distT="0" distL="114300" distR="114935"/>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74725" cy="31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bullet"/>
      <w:lvlText w:val="-"/>
      <w:lvlJc w:val="left"/>
      <w:pPr>
        <w:ind w:left="1777"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2"/>
      <w:numFmt w:val="decimal"/>
      <w:lvlText w:val="%1."/>
      <w:lvlJc w:val="left"/>
      <w:pPr>
        <w:ind w:left="435" w:hanging="435"/>
      </w:pPr>
      <w:rPr>
        <w:vertAlign w:val="baseline"/>
      </w:rPr>
    </w:lvl>
    <w:lvl w:ilvl="1">
      <w:start w:val="2"/>
      <w:numFmt w:val="decimal"/>
      <w:lvlText w:val="%1.%2."/>
      <w:lvlJc w:val="left"/>
      <w:pPr>
        <w:ind w:left="151" w:hanging="435"/>
      </w:pPr>
      <w:rPr>
        <w:b w:val="1"/>
        <w:bCs w:val="1"/>
        <w:i w:val="0"/>
        <w:iCs w:val="0"/>
        <w:sz w:val="22"/>
        <w:szCs w:val="22"/>
        <w:vertAlign w:val="baseline"/>
      </w:rPr>
    </w:lvl>
    <w:lvl w:ilvl="2">
      <w:start w:val="1"/>
      <w:numFmt w:val="decimal"/>
      <w:lvlText w:val="%1.%2.%3."/>
      <w:lvlJc w:val="left"/>
      <w:pPr>
        <w:ind w:left="152" w:hanging="720"/>
      </w:pPr>
      <w:rPr>
        <w:vertAlign w:val="baseline"/>
      </w:rPr>
    </w:lvl>
    <w:lvl w:ilvl="3">
      <w:start w:val="1"/>
      <w:numFmt w:val="decimal"/>
      <w:lvlText w:val="%1.%2.%3.%4."/>
      <w:lvlJc w:val="left"/>
      <w:pPr>
        <w:ind w:left="-132" w:hanging="720"/>
      </w:pPr>
      <w:rPr>
        <w:vertAlign w:val="baseline"/>
      </w:rPr>
    </w:lvl>
    <w:lvl w:ilvl="4">
      <w:start w:val="1"/>
      <w:numFmt w:val="decimal"/>
      <w:lvlText w:val="%1.%2.%3.%4.%5."/>
      <w:lvlJc w:val="left"/>
      <w:pPr>
        <w:ind w:left="-56" w:hanging="1080"/>
      </w:pPr>
      <w:rPr>
        <w:vertAlign w:val="baseline"/>
      </w:rPr>
    </w:lvl>
    <w:lvl w:ilvl="5">
      <w:start w:val="1"/>
      <w:numFmt w:val="decimal"/>
      <w:lvlText w:val="%1.%2.%3.%4.%5.%6."/>
      <w:lvlJc w:val="left"/>
      <w:pPr>
        <w:ind w:left="-340" w:hanging="1080"/>
      </w:pPr>
      <w:rPr>
        <w:vertAlign w:val="baseline"/>
      </w:rPr>
    </w:lvl>
    <w:lvl w:ilvl="6">
      <w:start w:val="1"/>
      <w:numFmt w:val="decimal"/>
      <w:lvlText w:val="%1.%2.%3.%4.%5.%6.%7."/>
      <w:lvlJc w:val="left"/>
      <w:pPr>
        <w:ind w:left="-264" w:hanging="1440"/>
      </w:pPr>
      <w:rPr>
        <w:vertAlign w:val="baseline"/>
      </w:rPr>
    </w:lvl>
    <w:lvl w:ilvl="7">
      <w:start w:val="1"/>
      <w:numFmt w:val="decimal"/>
      <w:lvlText w:val="%1.%2.%3.%4.%5.%6.%7.%8."/>
      <w:lvlJc w:val="left"/>
      <w:pPr>
        <w:ind w:left="-548" w:hanging="1440"/>
      </w:pPr>
      <w:rPr>
        <w:vertAlign w:val="baseline"/>
      </w:rPr>
    </w:lvl>
    <w:lvl w:ilvl="8">
      <w:start w:val="1"/>
      <w:numFmt w:val="decimal"/>
      <w:lvlText w:val="%1.%2.%3.%4.%5.%6.%7.%8.%9."/>
      <w:lvlJc w:val="left"/>
      <w:pPr>
        <w:ind w:left="-472" w:hanging="1800"/>
      </w:pPr>
      <w:rPr>
        <w:vertAlign w:val="baseline"/>
      </w:rPr>
    </w:lvl>
  </w:abstractNum>
  <w:abstractNum w:abstractNumId="12">
    <w:lvl w:ilvl="0">
      <w:start w:val="7"/>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widowControl w:val="0"/>
      <w:suppressAutoHyphens w:val="1"/>
      <w:spacing w:after="0" w:line="1" w:lineRule="atLeast"/>
      <w:ind w:left="-284" w:right="-142" w:leftChars="-1" w:rightChars="0" w:firstLineChars="-1"/>
      <w:jc w:val="both"/>
      <w:textDirection w:val="btLr"/>
      <w:textAlignment w:val="top"/>
      <w:outlineLvl w:val="0"/>
    </w:pPr>
    <w:rPr>
      <w:b w:val="1"/>
      <w:bCs w:val="1"/>
      <w:iCs w:val="1"/>
      <w:w w:val="100"/>
      <w:position w:val="-1"/>
      <w:sz w:val="22"/>
      <w:szCs w:val="22"/>
      <w:effect w:val="none"/>
      <w:vertAlign w:val="baseline"/>
      <w:cs w:val="0"/>
      <w:em w:val="none"/>
      <w:lang w:bidi="ar-SA" w:eastAsia="en-US" w:val="es-CL"/>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eastAsia="Times New Roman" w:hAnsi="Cambria"/>
      <w:b w:val="1"/>
      <w:bCs w:val="1"/>
      <w:i w:val="1"/>
      <w:iCs w:val="1"/>
      <w:w w:val="100"/>
      <w:position w:val="-1"/>
      <w:sz w:val="28"/>
      <w:szCs w:val="28"/>
      <w:effect w:val="none"/>
      <w:vertAlign w:val="baseline"/>
      <w:cs w:val="0"/>
      <w:em w:val="none"/>
      <w:lang w:bidi="ar-SA" w:eastAsia="en-US" w:val="es-ES"/>
    </w:rPr>
  </w:style>
  <w:style w:type="paragraph" w:styleId="Título3">
    <w:name w:val="Título 3"/>
    <w:basedOn w:val="Normal"/>
    <w:next w:val="Normal"/>
    <w:autoRedefine w:val="0"/>
    <w:hidden w:val="0"/>
    <w:qFormat w:val="0"/>
    <w:pPr>
      <w:widowControl w:val="0"/>
      <w:suppressAutoHyphens w:val="1"/>
      <w:spacing w:after="120" w:line="1" w:lineRule="atLeast"/>
      <w:ind w:left="720" w:leftChars="-1" w:rightChars="0" w:hanging="720" w:firstLineChars="-1"/>
      <w:jc w:val="both"/>
      <w:textDirection w:val="btLr"/>
      <w:textAlignment w:val="top"/>
      <w:outlineLvl w:val="2"/>
    </w:pPr>
    <w:rPr>
      <w:b w:val="1"/>
      <w:w w:val="100"/>
      <w:position w:val="-1"/>
      <w:sz w:val="22"/>
      <w:szCs w:val="20"/>
      <w:effect w:val="none"/>
      <w:vertAlign w:val="baseline"/>
      <w:cs w:val="0"/>
      <w:em w:val="none"/>
      <w:lang w:bidi="ar-SA" w:eastAsia="es-ES" w:val="en-US"/>
    </w:rPr>
  </w:style>
  <w:style w:type="paragraph" w:styleId="Título4">
    <w:name w:val="Título 4"/>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n-US" w:val="es-ES"/>
    </w:rPr>
  </w:style>
  <w:style w:type="paragraph" w:styleId="Título5">
    <w:name w:val="Título 5"/>
    <w:basedOn w:val="Normal"/>
    <w:next w:val="Normal"/>
    <w:autoRedefine w:val="0"/>
    <w:hidden w:val="0"/>
    <w:qFormat w:val="0"/>
    <w:pPr>
      <w:keepNext w:val="1"/>
      <w:suppressAutoHyphens w:val="1"/>
      <w:spacing w:after="0" w:line="1" w:lineRule="atLeast"/>
      <w:ind w:left="1008" w:leftChars="-1" w:rightChars="0" w:hanging="1008" w:firstLineChars="-1"/>
      <w:jc w:val="both"/>
      <w:textDirection w:val="btLr"/>
      <w:textAlignment w:val="top"/>
      <w:outlineLvl w:val="4"/>
    </w:pPr>
    <w:rPr>
      <w:rFonts w:ascii="Helv" w:eastAsia="Times New Roman" w:hAnsi="Helv"/>
      <w:b w:val="1"/>
      <w:w w:val="100"/>
      <w:position w:val="-1"/>
      <w:sz w:val="22"/>
      <w:szCs w:val="20"/>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after="0" w:line="1" w:lineRule="atLeast"/>
      <w:ind w:left="1152" w:leftChars="-1" w:rightChars="0" w:hanging="1152" w:firstLineChars="-1"/>
      <w:jc w:val="both"/>
      <w:textDirection w:val="btLr"/>
      <w:textAlignment w:val="top"/>
      <w:outlineLvl w:val="5"/>
    </w:pPr>
    <w:rPr>
      <w:rFonts w:ascii="Helv" w:eastAsia="Times New Roman" w:hAnsi="Helv"/>
      <w:b w:val="1"/>
      <w:w w:val="100"/>
      <w:position w:val="-1"/>
      <w:sz w:val="22"/>
      <w:szCs w:val="20"/>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after="0" w:line="1" w:lineRule="atLeast"/>
      <w:ind w:left="1296" w:leftChars="-1" w:rightChars="0" w:hanging="1296" w:firstLineChars="-1"/>
      <w:jc w:val="both"/>
      <w:textDirection w:val="btLr"/>
      <w:textAlignment w:val="top"/>
      <w:outlineLvl w:val="6"/>
    </w:pPr>
    <w:rPr>
      <w:b w:val="1"/>
      <w:w w:val="100"/>
      <w:position w:val="-1"/>
      <w:sz w:val="22"/>
      <w:szCs w:val="20"/>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after="0" w:line="1" w:lineRule="atLeast"/>
      <w:ind w:left="1440" w:leftChars="-1" w:rightChars="0" w:hanging="1440" w:firstLineChars="-1"/>
      <w:jc w:val="both"/>
      <w:textDirection w:val="btLr"/>
      <w:textAlignment w:val="top"/>
      <w:outlineLvl w:val="7"/>
    </w:pPr>
    <w:rPr>
      <w:rFonts w:ascii="Arial" w:eastAsia="Times New Roman" w:hAnsi="Arial"/>
      <w:b w:val="1"/>
      <w:w w:val="100"/>
      <w:position w:val="-1"/>
      <w:sz w:val="22"/>
      <w:szCs w:val="20"/>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after="0" w:line="1" w:lineRule="atLeast"/>
      <w:ind w:left="1584" w:leftChars="-1" w:rightChars="0" w:hanging="1584" w:firstLineChars="-1"/>
      <w:jc w:val="both"/>
      <w:textDirection w:val="btLr"/>
      <w:textAlignment w:val="top"/>
      <w:outlineLvl w:val="8"/>
    </w:pPr>
    <w:rPr>
      <w:rFonts w:ascii="Helv" w:eastAsia="Times New Roman" w:hAnsi="Helv"/>
      <w:b w:val="1"/>
      <w:w w:val="100"/>
      <w:position w:val="-1"/>
      <w:sz w:val="22"/>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onotapie,Char1">
    <w:name w:val="Texto nota pie,Char1"/>
    <w:basedOn w:val="Normal"/>
    <w:next w:val="Textonotapie,Char1"/>
    <w:autoRedefine w:val="0"/>
    <w:hidden w:val="0"/>
    <w:qFormat w:val="0"/>
    <w:pPr>
      <w:suppressAutoHyphens w:val="1"/>
      <w:spacing w:after="0" w:line="1" w:lineRule="atLeast"/>
      <w:ind w:left="284" w:leftChars="-1" w:rightChars="0" w:firstLineChars="-1"/>
      <w:textDirection w:val="btLr"/>
      <w:textAlignment w:val="top"/>
      <w:outlineLvl w:val="0"/>
    </w:pPr>
    <w:rPr>
      <w:rFonts w:ascii="Arial Unicode MS" w:cs="Arial" w:eastAsia="Times New Roman" w:hAnsi="Arial Unicode MS"/>
      <w:bCs w:val="1"/>
      <w:w w:val="100"/>
      <w:position w:val="-1"/>
      <w:sz w:val="20"/>
      <w:szCs w:val="20"/>
      <w:effect w:val="none"/>
      <w:vertAlign w:val="baseline"/>
      <w:cs w:val="0"/>
      <w:em w:val="none"/>
      <w:lang w:bidi="ar-SA" w:eastAsia="en-US" w:val="es-CL"/>
    </w:rPr>
  </w:style>
  <w:style w:type="character" w:styleId="TextonotapieCar,Char1Car">
    <w:name w:val="Texto nota pie Car,Char1 Car"/>
    <w:next w:val="TextonotapieCar,Char1Car"/>
    <w:autoRedefine w:val="0"/>
    <w:hidden w:val="0"/>
    <w:qFormat w:val="0"/>
    <w:rPr>
      <w:rFonts w:ascii="Arial Unicode MS" w:cs="Arial" w:eastAsia="Times New Roman" w:hAnsi="Arial Unicode MS"/>
      <w:bCs w:val="1"/>
      <w:w w:val="100"/>
      <w:position w:val="-1"/>
      <w:effect w:val="none"/>
      <w:vertAlign w:val="baseline"/>
      <w:cs w:val="0"/>
      <w:em w:val="none"/>
      <w:lang w:eastAsia="en-US" w:val="es-CL"/>
    </w:rPr>
  </w:style>
  <w:style w:type="paragraph" w:styleId="Párrafodelista,Viñeta1,Párrafodelistax">
    <w:name w:val="Párrafo de lista,Viñeta 1,Párrafo de listax"/>
    <w:basedOn w:val="Normal"/>
    <w:next w:val="Párrafodelista,Viñeta1,Párrafodelistax"/>
    <w:autoRedefine w:val="0"/>
    <w:hidden w:val="0"/>
    <w:qFormat w:val="0"/>
    <w:pPr>
      <w:suppressAutoHyphens w:val="1"/>
      <w:spacing w:after="0" w:line="1" w:lineRule="atLeast"/>
      <w:ind w:left="708"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n-U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paragraph" w:styleId="Normal3">
    <w:name w:val="Normal3"/>
    <w:basedOn w:val="Normal"/>
    <w:next w:val="Normal3"/>
    <w:autoRedefine w:val="0"/>
    <w:hidden w:val="0"/>
    <w:qFormat w:val="0"/>
    <w:pPr>
      <w:suppressAutoHyphens w:val="1"/>
      <w:spacing w:after="0" w:line="360" w:lineRule="auto"/>
      <w:ind w:left="284" w:leftChars="-1" w:rightChars="0" w:firstLineChars="-1"/>
      <w:textDirection w:val="btLr"/>
      <w:textAlignment w:val="top"/>
      <w:outlineLvl w:val="0"/>
    </w:pPr>
    <w:rPr>
      <w:rFonts w:ascii="Tahoma" w:cs="Tahoma" w:eastAsia="Times New Roman" w:hAnsi="Tahoma"/>
      <w:w w:val="100"/>
      <w:position w:val="-1"/>
      <w:sz w:val="20"/>
      <w:szCs w:val="20"/>
      <w:effect w:val="none"/>
      <w:vertAlign w:val="baseline"/>
      <w:cs w:val="0"/>
      <w:em w:val="none"/>
      <w:lang w:bidi="ar-SA" w:eastAsia="es-ES" w:val="es-ES"/>
    </w:rPr>
  </w:style>
  <w:style w:type="character" w:styleId="Normal3Car1">
    <w:name w:val="Normal3 Car1"/>
    <w:next w:val="Normal3Car1"/>
    <w:autoRedefine w:val="0"/>
    <w:hidden w:val="0"/>
    <w:qFormat w:val="0"/>
    <w:rPr>
      <w:rFonts w:ascii="Tahoma" w:cs="Tahoma" w:eastAsia="Times New Roman" w:hAnsi="Tahoma"/>
      <w:w w:val="100"/>
      <w:position w:val="-1"/>
      <w:effect w:val="none"/>
      <w:vertAlign w:val="baseline"/>
      <w:cs w:val="0"/>
      <w:em w:val="none"/>
      <w:lang w:val="es-ES"/>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Estilo8pt">
    <w:name w:val="Estilo 8 pt"/>
    <w:next w:val="Estilo8pt"/>
    <w:autoRedefine w:val="0"/>
    <w:hidden w:val="0"/>
    <w:qFormat w:val="0"/>
    <w:rPr>
      <w:rFonts w:ascii="Tahoma" w:cs="Tahoma" w:hAnsi="Tahoma" w:hint="default"/>
      <w:w w:val="100"/>
      <w:position w:val="-1"/>
      <w:sz w:val="16"/>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character" w:styleId="Título1Car">
    <w:name w:val="Título 1 Car"/>
    <w:next w:val="Título1Car"/>
    <w:autoRedefine w:val="0"/>
    <w:hidden w:val="0"/>
    <w:qFormat w:val="0"/>
    <w:rPr>
      <w:b w:val="1"/>
      <w:bCs w:val="1"/>
      <w:iCs w:val="1"/>
      <w:w w:val="100"/>
      <w:position w:val="-1"/>
      <w:sz w:val="22"/>
      <w:szCs w:val="22"/>
      <w:effect w:val="none"/>
      <w:vertAlign w:val="baseline"/>
      <w:cs w:val="0"/>
      <w:em w:val="none"/>
      <w:lang w:eastAsia="en-US"/>
    </w:rPr>
  </w:style>
  <w:style w:type="paragraph" w:styleId="Textodeglobo">
    <w:name w:val="Texto de globo"/>
    <w:basedOn w:val="Normal"/>
    <w:next w:val="Textodeglobo"/>
    <w:autoRedefine w:val="0"/>
    <w:hidden w:val="0"/>
    <w:qFormat w:val="1"/>
    <w:pPr>
      <w:suppressAutoHyphens w:val="1"/>
      <w:spacing w:after="0"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ES"/>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eastAsia="en-US" w:val="es-ES"/>
    </w:rPr>
  </w:style>
  <w:style w:type="paragraph" w:styleId="TítuloTDC">
    <w:name w:val="Título TDC"/>
    <w:basedOn w:val="Título1"/>
    <w:next w:val="Normal"/>
    <w:autoRedefine w:val="0"/>
    <w:hidden w:val="0"/>
    <w:qFormat w:val="1"/>
    <w:pPr>
      <w:keepNext w:val="1"/>
      <w:keepLines w:val="1"/>
      <w:widowControl w:val="1"/>
      <w:suppressAutoHyphens w:val="1"/>
      <w:spacing w:after="0" w:before="480" w:line="276" w:lineRule="auto"/>
      <w:ind w:left="0" w:right="-142" w:leftChars="-1" w:rightChars="0" w:firstLineChars="-1"/>
      <w:jc w:val="both"/>
      <w:textDirection w:val="btLr"/>
      <w:textAlignment w:val="top"/>
      <w:outlineLvl w:val="9"/>
    </w:pPr>
    <w:rPr>
      <w:rFonts w:ascii="Cambria" w:hAnsi="Cambria"/>
      <w:b w:val="1"/>
      <w:bCs w:val="1"/>
      <w:iCs w:val="1"/>
      <w:color w:val="365f91"/>
      <w:w w:val="100"/>
      <w:position w:val="-1"/>
      <w:sz w:val="22"/>
      <w:szCs w:val="28"/>
      <w:effect w:val="none"/>
      <w:vertAlign w:val="baseline"/>
      <w:cs w:val="0"/>
      <w:em w:val="none"/>
      <w:lang w:bidi="ar-SA" w:eastAsia="es-CL" w:val="es-CL"/>
    </w:rPr>
  </w:style>
  <w:style w:type="paragraph" w:styleId="TDC1">
    <w:name w:val="TDC 1"/>
    <w:basedOn w:val="Normal"/>
    <w:next w:val="Normal"/>
    <w:autoRedefine w:val="0"/>
    <w:hidden w:val="0"/>
    <w:qFormat w:val="1"/>
    <w:pPr>
      <w:suppressAutoHyphens w:val="1"/>
      <w:spacing w:after="0" w:before="360" w:line="1" w:lineRule="atLeast"/>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n-US" w:val="es-ES"/>
    </w:rPr>
  </w:style>
  <w:style w:type="paragraph" w:styleId="TDC2">
    <w:name w:val="TDC 2"/>
    <w:basedOn w:val="Normal"/>
    <w:next w:val="Normal"/>
    <w:autoRedefine w:val="0"/>
    <w:hidden w:val="0"/>
    <w:qFormat w:val="1"/>
    <w:pPr>
      <w:suppressAutoHyphens w:val="1"/>
      <w:spacing w:after="0" w:before="240" w:line="1" w:lineRule="atLeast"/>
      <w:ind w:leftChars="-1" w:rightChars="0" w:firstLineChars="-1"/>
      <w:jc w:val="both"/>
      <w:textDirection w:val="btLr"/>
      <w:textAlignment w:val="top"/>
      <w:outlineLvl w:val="0"/>
    </w:pPr>
    <w:rPr>
      <w:b w:val="1"/>
      <w:bCs w:val="1"/>
      <w:noProof w:val="1"/>
      <w:w w:val="100"/>
      <w:position w:val="-1"/>
      <w:sz w:val="22"/>
      <w:szCs w:val="20"/>
      <w:effect w:val="none"/>
      <w:vertAlign w:val="baseline"/>
      <w:cs w:val="0"/>
      <w:em w:val="none"/>
      <w:lang w:bidi="ar-SA" w:eastAsia="und" w:val="und"/>
    </w:rPr>
  </w:style>
  <w:style w:type="paragraph" w:styleId="TDC3">
    <w:name w:val="TDC 3"/>
    <w:basedOn w:val="Normal"/>
    <w:next w:val="Normal"/>
    <w:autoRedefine w:val="0"/>
    <w:hidden w:val="0"/>
    <w:qFormat w:val="1"/>
    <w:pPr>
      <w:suppressAutoHyphens w:val="1"/>
      <w:spacing w:after="0" w:line="1" w:lineRule="atLeast"/>
      <w:ind w:left="2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5">
    <w:name w:val="TDC 5"/>
    <w:basedOn w:val="Normal"/>
    <w:next w:val="Normal"/>
    <w:autoRedefine w:val="0"/>
    <w:hidden w:val="0"/>
    <w:qFormat w:val="1"/>
    <w:pPr>
      <w:suppressAutoHyphens w:val="1"/>
      <w:spacing w:after="0" w:line="1" w:lineRule="atLeast"/>
      <w:ind w:left="66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ítulo3Car">
    <w:name w:val="Título 3 Car"/>
    <w:next w:val="Título3Car"/>
    <w:autoRedefine w:val="0"/>
    <w:hidden w:val="0"/>
    <w:qFormat w:val="0"/>
    <w:rPr>
      <w:b w:val="1"/>
      <w:w w:val="100"/>
      <w:position w:val="-1"/>
      <w:sz w:val="22"/>
      <w:effect w:val="none"/>
      <w:vertAlign w:val="baseline"/>
      <w:cs w:val="0"/>
      <w:em w:val="none"/>
      <w:lang w:eastAsia="es-ES" w:val="en-US"/>
    </w:rPr>
  </w:style>
  <w:style w:type="character" w:styleId="Título5Car">
    <w:name w:val="Título 5 Car"/>
    <w:next w:val="Título5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6Car">
    <w:name w:val="Título 6 Car"/>
    <w:next w:val="Título6Car"/>
    <w:autoRedefine w:val="0"/>
    <w:hidden w:val="0"/>
    <w:qFormat w:val="0"/>
    <w:rPr>
      <w:rFonts w:ascii="Helv" w:eastAsia="Times New Roman" w:hAnsi="Helv"/>
      <w:b w:val="1"/>
      <w:w w:val="100"/>
      <w:position w:val="-1"/>
      <w:sz w:val="22"/>
      <w:effect w:val="none"/>
      <w:vertAlign w:val="baseline"/>
      <w:cs w:val="0"/>
      <w:em w:val="none"/>
      <w:lang w:eastAsia="es-ES" w:val="es-ES"/>
    </w:rPr>
  </w:style>
  <w:style w:type="character" w:styleId="Título7Car">
    <w:name w:val="Título 7 Car"/>
    <w:next w:val="Título7Car"/>
    <w:autoRedefine w:val="0"/>
    <w:hidden w:val="0"/>
    <w:qFormat w:val="0"/>
    <w:rPr>
      <w:b w:val="1"/>
      <w:w w:val="100"/>
      <w:position w:val="-1"/>
      <w:sz w:val="22"/>
      <w:effect w:val="none"/>
      <w:vertAlign w:val="baseline"/>
      <w:cs w:val="0"/>
      <w:em w:val="none"/>
      <w:lang w:eastAsia="es-ES" w:val="es-ES"/>
    </w:rPr>
  </w:style>
  <w:style w:type="character" w:styleId="Título8Car">
    <w:name w:val="Título 8 Car"/>
    <w:next w:val="Título8Car"/>
    <w:autoRedefine w:val="0"/>
    <w:hidden w:val="0"/>
    <w:qFormat w:val="0"/>
    <w:rPr>
      <w:rFonts w:ascii="Arial" w:eastAsia="Times New Roman" w:hAnsi="Arial"/>
      <w:b w:val="1"/>
      <w:w w:val="100"/>
      <w:position w:val="-1"/>
      <w:sz w:val="22"/>
      <w:effect w:val="none"/>
      <w:vertAlign w:val="baseline"/>
      <w:cs w:val="0"/>
      <w:em w:val="none"/>
      <w:lang w:eastAsia="es-ES" w:val="es-ES"/>
    </w:rPr>
  </w:style>
  <w:style w:type="character" w:styleId="Título9Car">
    <w:name w:val="Título 9 Car"/>
    <w:next w:val="Título9Car"/>
    <w:autoRedefine w:val="0"/>
    <w:hidden w:val="0"/>
    <w:qFormat w:val="0"/>
    <w:rPr>
      <w:rFonts w:ascii="Helv" w:eastAsia="Times New Roman" w:hAnsi="Helv"/>
      <w:b w:val="1"/>
      <w:w w:val="100"/>
      <w:position w:val="-1"/>
      <w:sz w:val="22"/>
      <w:effect w:val="none"/>
      <w:vertAlign w:val="baseline"/>
      <w:cs w:val="0"/>
      <w:em w:val="none"/>
      <w:lang w:eastAsia="es-ES" w:val="es-ES"/>
    </w:rPr>
  </w:style>
  <w:style w:type="paragraph" w:styleId="TT">
    <w:name w:val="TT"/>
    <w:basedOn w:val="Título4"/>
    <w:next w:val="TT"/>
    <w:autoRedefine w:val="0"/>
    <w:hidden w:val="0"/>
    <w:qFormat w:val="0"/>
    <w:pPr>
      <w:keepNext w:val="0"/>
      <w:widowControl w:val="0"/>
      <w:suppressAutoHyphens w:val="1"/>
      <w:spacing w:after="80" w:before="0" w:line="1" w:lineRule="atLeast"/>
      <w:ind w:leftChars="-1" w:rightChars="0" w:firstLineChars="-1"/>
      <w:jc w:val="both"/>
      <w:textDirection w:val="btLr"/>
      <w:textAlignment w:val="top"/>
      <w:outlineLvl w:val="3"/>
    </w:pPr>
    <w:rPr>
      <w:rFonts w:ascii="Tahoma" w:eastAsia="Times New Roman" w:hAnsi="Tahoma"/>
      <w:b w:val="1"/>
      <w:bCs w:val="0"/>
      <w:w w:val="100"/>
      <w:position w:val="-1"/>
      <w:sz w:val="20"/>
      <w:szCs w:val="20"/>
      <w:effect w:val="none"/>
      <w:vertAlign w:val="baseline"/>
      <w:cs w:val="0"/>
      <w:em w:val="none"/>
      <w:lang w:bidi="ar-SA" w:eastAsia="es-ES" w:val="es-ES"/>
    </w:rPr>
  </w:style>
  <w:style w:type="paragraph" w:styleId="viñeta1">
    <w:name w:val="viñeta 1"/>
    <w:basedOn w:val="Normal"/>
    <w:next w:val="viñeta1"/>
    <w:autoRedefine w:val="0"/>
    <w:hidden w:val="0"/>
    <w:qFormat w:val="0"/>
    <w:pPr>
      <w:numPr>
        <w:ilvl w:val="1"/>
        <w:numId w:val="1"/>
      </w:num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paragraph" w:styleId="listado2">
    <w:name w:val="listado 2"/>
    <w:basedOn w:val="Normal"/>
    <w:next w:val="listado2"/>
    <w:autoRedefine w:val="0"/>
    <w:hidden w:val="0"/>
    <w:qFormat w:val="0"/>
    <w:pPr>
      <w:suppressAutoHyphens w:val="1"/>
      <w:spacing w:after="0" w:line="1" w:lineRule="atLeast"/>
      <w:ind w:leftChars="-1" w:rightChars="0" w:firstLineChars="-1"/>
      <w:jc w:val="both"/>
      <w:textDirection w:val="btLr"/>
      <w:textAlignment w:val="top"/>
      <w:outlineLvl w:val="0"/>
    </w:pPr>
    <w:rPr>
      <w:w w:val="100"/>
      <w:position w:val="-1"/>
      <w:sz w:val="22"/>
      <w:szCs w:val="24"/>
      <w:effect w:val="none"/>
      <w:vertAlign w:val="baseline"/>
      <w:cs w:val="0"/>
      <w:em w:val="none"/>
      <w:lang w:bidi="ar-SA" w:eastAsia="es-ES" w:val="es-ES"/>
    </w:rPr>
  </w:style>
  <w:style w:type="character" w:styleId="Normal1">
    <w:name w:val="Normal1"/>
    <w:next w:val="Normal1"/>
    <w:autoRedefine w:val="0"/>
    <w:hidden w:val="0"/>
    <w:qFormat w:val="0"/>
    <w:rPr>
      <w:rFonts w:ascii="Tahoma" w:hAnsi="Tahoma"/>
      <w:w w:val="100"/>
      <w:position w:val="-1"/>
      <w:sz w:val="20"/>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0" w:line="1" w:lineRule="atLeast"/>
      <w:ind w:leftChars="-1" w:rightChars="0" w:firstLineChars="-1"/>
      <w:jc w:val="both"/>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effect w:val="none"/>
      <w:vertAlign w:val="baseline"/>
      <w:cs w:val="0"/>
      <w:em w:val="none"/>
      <w:lang w:eastAsia="es-ES" w:val="es-ES"/>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val="es-ES"/>
    </w:rPr>
  </w:style>
  <w:style w:type="paragraph" w:styleId="Asuntodelcomentario">
    <w:name w:val="Asunto del comentario"/>
    <w:basedOn w:val="Textocomentario"/>
    <w:next w:val="Textocomentario"/>
    <w:autoRedefine w:val="0"/>
    <w:hidden w:val="0"/>
    <w:qFormat w:val="1"/>
    <w:pPr>
      <w:suppressAutoHyphens w:val="1"/>
      <w:spacing w:after="200" w:line="276" w:lineRule="auto"/>
      <w:ind w:leftChars="-1" w:rightChars="0" w:firstLineChars="-1"/>
      <w:jc w:val="left"/>
      <w:textDirection w:val="btLr"/>
      <w:textAlignment w:val="top"/>
      <w:outlineLvl w:val="0"/>
    </w:pPr>
    <w:rPr>
      <w:b w:val="1"/>
      <w:bCs w:val="1"/>
      <w:w w:val="100"/>
      <w:position w:val="-1"/>
      <w:sz w:val="20"/>
      <w:szCs w:val="20"/>
      <w:effect w:val="none"/>
      <w:vertAlign w:val="baseline"/>
      <w:cs w:val="0"/>
      <w:em w:val="none"/>
      <w:lang w:bidi="ar-SA" w:eastAsia="en-US" w:val="es-ES"/>
    </w:rPr>
  </w:style>
  <w:style w:type="character" w:styleId="AsuntodelcomentarioCar">
    <w:name w:val="Asunto del comentario Car"/>
    <w:next w:val="AsuntodelcomentarioCar"/>
    <w:autoRedefine w:val="0"/>
    <w:hidden w:val="0"/>
    <w:qFormat w:val="0"/>
    <w:rPr>
      <w:b w:val="1"/>
      <w:bCs w:val="1"/>
      <w:w w:val="100"/>
      <w:position w:val="-1"/>
      <w:effect w:val="none"/>
      <w:vertAlign w:val="baseline"/>
      <w:cs w:val="0"/>
      <w:em w:val="none"/>
      <w:lang w:eastAsia="en-US" w:val="es-ES"/>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color w:val="000000"/>
      <w:w w:val="100"/>
      <w:position w:val="-1"/>
      <w:sz w:val="24"/>
      <w:szCs w:val="24"/>
      <w:effect w:val="none"/>
      <w:vertAlign w:val="baseline"/>
      <w:cs w:val="0"/>
      <w:em w:val="none"/>
      <w:lang w:bidi="ar-SA" w:eastAsia="es-ES" w:val="es-ES"/>
    </w:rPr>
  </w:style>
  <w:style w:type="character" w:styleId="DefaultCar">
    <w:name w:val="Default Car"/>
    <w:next w:val="DefaultCar"/>
    <w:autoRedefine w:val="0"/>
    <w:hidden w:val="0"/>
    <w:qFormat w:val="0"/>
    <w:rPr>
      <w:rFonts w:ascii="Arial" w:cs="Arial" w:eastAsia="Times New Roman" w:hAnsi="Arial"/>
      <w:color w:val="000000"/>
      <w:w w:val="100"/>
      <w:position w:val="-1"/>
      <w:sz w:val="24"/>
      <w:szCs w:val="24"/>
      <w:effect w:val="none"/>
      <w:vertAlign w:val="baseline"/>
      <w:cs w:val="0"/>
      <w:em w:val="none"/>
      <w:lang w:eastAsia="es-ES" w:val="es-ES"/>
    </w:rPr>
  </w:style>
  <w:style w:type="character" w:styleId="Título2Car">
    <w:name w:val="Título 2 Car"/>
    <w:next w:val="Título2Car"/>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eastAsia="en-US" w:val="es-ES"/>
    </w:rPr>
  </w:style>
  <w:style w:type="paragraph" w:styleId="TDC4">
    <w:name w:val="TDC 4"/>
    <w:basedOn w:val="Normal"/>
    <w:next w:val="Normal"/>
    <w:autoRedefine w:val="0"/>
    <w:hidden w:val="0"/>
    <w:qFormat w:val="1"/>
    <w:pPr>
      <w:suppressAutoHyphens w:val="1"/>
      <w:spacing w:after="0" w:line="1" w:lineRule="atLeast"/>
      <w:ind w:left="4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6">
    <w:name w:val="TDC 6"/>
    <w:basedOn w:val="Normal"/>
    <w:next w:val="Normal"/>
    <w:autoRedefine w:val="0"/>
    <w:hidden w:val="0"/>
    <w:qFormat w:val="1"/>
    <w:pPr>
      <w:suppressAutoHyphens w:val="1"/>
      <w:spacing w:after="0" w:line="1" w:lineRule="atLeast"/>
      <w:ind w:left="88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7">
    <w:name w:val="TDC 7"/>
    <w:basedOn w:val="Normal"/>
    <w:next w:val="Normal"/>
    <w:autoRedefine w:val="0"/>
    <w:hidden w:val="0"/>
    <w:qFormat w:val="1"/>
    <w:pPr>
      <w:suppressAutoHyphens w:val="1"/>
      <w:spacing w:after="0" w:line="1" w:lineRule="atLeast"/>
      <w:ind w:left="110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8">
    <w:name w:val="TDC 8"/>
    <w:basedOn w:val="Normal"/>
    <w:next w:val="Normal"/>
    <w:autoRedefine w:val="0"/>
    <w:hidden w:val="0"/>
    <w:qFormat w:val="1"/>
    <w:pPr>
      <w:suppressAutoHyphens w:val="1"/>
      <w:spacing w:after="0" w:line="1" w:lineRule="atLeast"/>
      <w:ind w:left="132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paragraph" w:styleId="TDC9">
    <w:name w:val="TDC 9"/>
    <w:basedOn w:val="Normal"/>
    <w:next w:val="Normal"/>
    <w:autoRedefine w:val="0"/>
    <w:hidden w:val="0"/>
    <w:qFormat w:val="1"/>
    <w:pPr>
      <w:suppressAutoHyphens w:val="1"/>
      <w:spacing w:after="0" w:line="1" w:lineRule="atLeast"/>
      <w:ind w:left="1540" w:leftChars="-1" w:rightChars="0" w:firstLineChars="-1"/>
      <w:textDirection w:val="btLr"/>
      <w:textAlignment w:val="top"/>
      <w:outlineLvl w:val="0"/>
    </w:pPr>
    <w:rPr>
      <w:w w:val="100"/>
      <w:position w:val="-1"/>
      <w:sz w:val="20"/>
      <w:szCs w:val="20"/>
      <w:effect w:val="none"/>
      <w:vertAlign w:val="baseline"/>
      <w:cs w:val="0"/>
      <w:em w:val="none"/>
      <w:lang w:bidi="ar-SA" w:eastAsia="en-US" w:val="es-ES"/>
    </w:rPr>
  </w:style>
  <w:style w:type="character" w:styleId="Textodelmarcadordeposición">
    <w:name w:val="Texto del marcador de posición"/>
    <w:next w:val="Textodelmarcadordeposición"/>
    <w:autoRedefine w:val="0"/>
    <w:hidden w:val="0"/>
    <w:qFormat w:val="0"/>
    <w:rPr>
      <w:color w:val="808080"/>
      <w:w w:val="100"/>
      <w:position w:val="-1"/>
      <w:effect w:val="none"/>
      <w:vertAlign w:val="baseline"/>
      <w:cs w:val="0"/>
      <w:em w:val="none"/>
      <w:lang/>
    </w:rPr>
  </w:style>
  <w:style w:type="character" w:styleId="spf_field_label_required">
    <w:name w:val="spf_field_label_required"/>
    <w:next w:val="spf_field_label_required"/>
    <w:autoRedefine w:val="0"/>
    <w:hidden w:val="0"/>
    <w:qFormat w:val="0"/>
    <w:rPr>
      <w:w w:val="100"/>
      <w:position w:val="-1"/>
      <w:effect w:val="none"/>
      <w:vertAlign w:val="baseline"/>
      <w:cs w:val="0"/>
      <w:em w:val="none"/>
      <w:lang/>
    </w:rPr>
  </w:style>
  <w:style w:type="character" w:styleId="spf_field_required2">
    <w:name w:val="spf_field_required2"/>
    <w:next w:val="spf_field_required2"/>
    <w:autoRedefine w:val="0"/>
    <w:hidden w:val="0"/>
    <w:qFormat w:val="0"/>
    <w:rPr>
      <w:vanish w:val="1"/>
      <w:w w:val="100"/>
      <w:position w:val="-1"/>
      <w:effect w:val="none"/>
      <w:vertAlign w:val="baseline"/>
      <w:cs w:val="0"/>
      <w:em w:val="none"/>
      <w:lang/>
    </w:rPr>
  </w:style>
  <w:style w:type="character" w:styleId="spf_field_help_text2">
    <w:name w:val="spf_field_help_text2"/>
    <w:next w:val="spf_field_help_text2"/>
    <w:autoRedefine w:val="0"/>
    <w:hidden w:val="0"/>
    <w:qFormat w:val="0"/>
    <w:rPr>
      <w:i w:val="1"/>
      <w:iCs w:val="1"/>
      <w:color w:val="999999"/>
      <w:w w:val="100"/>
      <w:position w:val="-1"/>
      <w:sz w:val="18"/>
      <w:szCs w:val="18"/>
      <w:effect w:val="none"/>
      <w:vertAlign w:val="baseline"/>
      <w:cs w:val="0"/>
      <w:em w:val="none"/>
      <w:lang/>
    </w:rPr>
  </w:style>
  <w:style w:type="character" w:styleId="hps">
    <w:name w:val="hps"/>
    <w:next w:val="hps"/>
    <w:autoRedefine w:val="0"/>
    <w:hidden w:val="0"/>
    <w:qFormat w:val="0"/>
    <w:rPr>
      <w:w w:val="100"/>
      <w:position w:val="-1"/>
      <w:effect w:val="none"/>
      <w:vertAlign w:val="baseline"/>
      <w:cs w:val="0"/>
      <w:em w:val="none"/>
      <w:lang/>
    </w:rPr>
  </w:style>
  <w:style w:type="character" w:styleId="short_text">
    <w:name w:val="short_text"/>
    <w:next w:val="short_text"/>
    <w:autoRedefine w:val="0"/>
    <w:hidden w:val="0"/>
    <w:qFormat w:val="0"/>
    <w:rPr>
      <w:w w:val="100"/>
      <w:position w:val="-1"/>
      <w:effect w:val="none"/>
      <w:vertAlign w:val="baseline"/>
      <w:cs w:val="0"/>
      <w:em w:val="none"/>
      <w:lang/>
    </w:rPr>
  </w:style>
  <w:style w:type="character" w:styleId="titulo_linea_apoyo_1">
    <w:name w:val="titulo_linea_apoyo_1"/>
    <w:next w:val="titulo_linea_apoyo_1"/>
    <w:autoRedefine w:val="0"/>
    <w:hidden w:val="0"/>
    <w:qFormat w:val="0"/>
    <w:rPr>
      <w:w w:val="100"/>
      <w:position w:val="-1"/>
      <w:effect w:val="none"/>
      <w:vertAlign w:val="baseline"/>
      <w:cs w:val="0"/>
      <w:em w:val="none"/>
      <w:lang/>
    </w:rPr>
  </w:style>
  <w:style w:type="character" w:styleId="PárrafodelistaCar,Viñeta1Car,PárrafodelistaxCar">
    <w:name w:val="Párrafo de lista Car,Viñeta 1 Car,Párrafo de listax Car"/>
    <w:next w:val="PárrafodelistaCar,Viñeta1Car,PárrafodelistaxCar"/>
    <w:autoRedefine w:val="0"/>
    <w:hidden w:val="0"/>
    <w:qFormat w:val="0"/>
    <w:rPr>
      <w:rFonts w:ascii="Tahoma" w:cs="Tahoma" w:eastAsia="Times New Roman" w:hAnsi="Tahoma"/>
      <w:w w:val="100"/>
      <w:position w:val="-1"/>
      <w:effect w:val="none"/>
      <w:vertAlign w:val="baseline"/>
      <w:cs w:val="0"/>
      <w:em w:val="none"/>
      <w:lang w:eastAsia="es-ES" w:val="es-ES"/>
    </w:rPr>
  </w:style>
  <w:style w:type="paragraph" w:styleId="HTMLconformatoprevio">
    <w:name w:val="HTML con formato previo"/>
    <w:basedOn w:val="Normal"/>
    <w:next w:val="HTMLconformatoprevio"/>
    <w:autoRedefine w:val="0"/>
    <w:hidden w:val="0"/>
    <w:qFormat w:val="1"/>
    <w:pPr>
      <w:suppressAutoHyphens w:val="1"/>
      <w:spacing w:after="0" w:line="1" w:lineRule="atLeast"/>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s-CL" w:val="es-CL"/>
    </w:rPr>
  </w:style>
  <w:style w:type="character" w:styleId="HTMLconformatoprevioCar">
    <w:name w:val="HTML con formato previo Car"/>
    <w:next w:val="HTMLconformatoprevioCar"/>
    <w:autoRedefine w:val="0"/>
    <w:hidden w:val="0"/>
    <w:qFormat w:val="0"/>
    <w:rPr>
      <w:rFonts w:ascii="Courier New" w:cs="Courier New" w:eastAsia="Times New Roman" w:hAnsi="Courier New"/>
      <w:w w:val="100"/>
      <w:position w:val="-1"/>
      <w:effect w:val="none"/>
      <w:vertAlign w:val="baseline"/>
      <w:cs w:val="0"/>
      <w:em w:val="none"/>
      <w:lang/>
    </w:rPr>
  </w:style>
  <w:style w:type="character" w:styleId="SinespaciadoCar">
    <w:name w:val="Sin espaciado Car"/>
    <w:next w:val="SinespaciadoCar"/>
    <w:autoRedefine w:val="0"/>
    <w:hidden w:val="0"/>
    <w:qFormat w:val="0"/>
    <w:rPr>
      <w:w w:val="100"/>
      <w:position w:val="-1"/>
      <w:sz w:val="22"/>
      <w:szCs w:val="22"/>
      <w:effect w:val="none"/>
      <w:vertAlign w:val="baseline"/>
      <w:cs w:val="0"/>
      <w:em w:val="none"/>
      <w:lang w:eastAsia="en-US" w:val="es-ES"/>
    </w:rPr>
  </w:style>
  <w:style w:type="table" w:styleId="Estilo1">
    <w:name w:val="Estilo1"/>
    <w:basedOn w:val="Tablaweb1"/>
    <w:next w:val="Estilo1"/>
    <w:autoRedefine w:val="0"/>
    <w:hidden w:val="0"/>
    <w:qFormat w:val="0"/>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Estilo1"/>
      <w:jc w:val="left"/>
    </w:tblPr>
  </w:style>
  <w:style w:type="paragraph" w:styleId="p1">
    <w:name w:val="p1"/>
    <w:basedOn w:val="Normal"/>
    <w:next w:val="p1"/>
    <w:autoRedefine w:val="0"/>
    <w:hidden w:val="0"/>
    <w:qFormat w:val="0"/>
    <w:pPr>
      <w:suppressAutoHyphens w:val="1"/>
      <w:spacing w:after="0" w:line="1" w:lineRule="atLeast"/>
      <w:ind w:leftChars="-1" w:rightChars="0" w:firstLineChars="-1"/>
      <w:textDirection w:val="btLr"/>
      <w:textAlignment w:val="top"/>
      <w:outlineLvl w:val="0"/>
    </w:pPr>
    <w:rPr>
      <w:rFonts w:ascii="Arial" w:cs="Arial" w:eastAsia="Times New Roman" w:hAnsi="Arial"/>
      <w:color w:val="000000"/>
      <w:w w:val="100"/>
      <w:position w:val="-1"/>
      <w:sz w:val="17"/>
      <w:szCs w:val="17"/>
      <w:effect w:val="none"/>
      <w:vertAlign w:val="baseline"/>
      <w:cs w:val="0"/>
      <w:em w:val="none"/>
      <w:lang w:bidi="ar-SA" w:eastAsia="es-MX" w:val="es-CL"/>
    </w:rPr>
  </w:style>
  <w:style w:type="table" w:styleId="Tablaweb1">
    <w:name w:val="Tabla web 1"/>
    <w:basedOn w:val="Tablanormal"/>
    <w:next w:val="Tablaweb1"/>
    <w:autoRedefine w:val="0"/>
    <w:hidden w:val="0"/>
    <w:qFormat w:val="1"/>
    <w:pPr>
      <w:suppressAutoHyphens w:val="1"/>
      <w:spacing w:after="120" w:line="1" w:lineRule="atLeast"/>
      <w:ind w:leftChars="-1" w:rightChars="0" w:firstLineChars="-1"/>
      <w:textDirection w:val="btLr"/>
      <w:textAlignment w:val="top"/>
      <w:outlineLvl w:val="0"/>
    </w:pPr>
    <w:rPr>
      <w:w w:val="100"/>
      <w:position w:val="-1"/>
      <w:effect w:val="none"/>
      <w:vertAlign w:val="baseline"/>
      <w:cs w:val="0"/>
      <w:em w:val="none"/>
      <w:lang/>
    </w:rPr>
    <w:tblPr>
      <w:tblStyle w:val="Tablaweb1"/>
      <w:jc w:val="left"/>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table" w:styleId="Table5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70.0" w:type="dxa"/>
        <w:bottom w:w="0.0" w:type="dxa"/>
        <w:right w:w="70.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hyperlink" Target="http://inqsol.c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4.png"/><Relationship Id="rId14" Type="http://schemas.openxmlformats.org/officeDocument/2006/relationships/hyperlink" Target="http://inqsol.cl"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4grCbyD+MNRp45/U7flXoubGxA==">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2026-07-29T17:02:00Z</dcterms:created>
  <dc:creator>Direccion Programas Tecnológicos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str>0x0101000D2FD5C241A1494FA576161CC2FAEAEE</vt:lpstr>
  </property>
  <property fmtid="{D5CDD505-2E9C-101B-9397-08002B2CF9AE}" pid="3" name="lcf76f155ced4ddcb4097134ff3c332f">
    <vt:lpstr/>
  </property>
  <property fmtid="{D5CDD505-2E9C-101B-9397-08002B2CF9AE}" pid="4" name="TaxCatchAll">
    <vt:lpstr/>
  </property>
  <property fmtid="{D5CDD505-2E9C-101B-9397-08002B2CF9AE}" pid="5" name="Observ">
    <vt:lpstr>ok</vt:lpstr>
  </property>
  <property fmtid="{D5CDD505-2E9C-101B-9397-08002B2CF9AE}" pid="6" name="estado">
    <vt:lpstr>Revisado HMV</vt:lpstr>
  </property>
  <property fmtid="{D5CDD505-2E9C-101B-9397-08002B2CF9AE}" pid="7" name="MediaServiceImageTags">
    <vt:lpstr/>
  </property>
</Properties>
</file>