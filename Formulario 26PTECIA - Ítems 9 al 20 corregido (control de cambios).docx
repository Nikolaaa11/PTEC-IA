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95A">
      <w:pPr>
        <w:spacing w:after="0" w:lineRule="auto"/>
        <w:ind w:left="-284" w:right="-141" w:firstLine="0"/>
        <w:jc w:val="both"/>
        <w:rPr>
          <w:b w:val="0"/>
          <w:bCs w:val="0"/>
          <w:i w:val="0"/>
          <w:iCs w:val="0"/>
          <w:vertAlign w:val="baseline"/>
        </w:rPr>
      </w:pPr>
      <w:r w:rsidDel="00000000" w:rsidR="00000000" w:rsidRPr="00000000">
        <w:rPr>
          <w:b w:val="1"/>
          <w:bCs w:val="1"/>
          <w:vertAlign w:val="baseline"/>
          <w:rtl w:val="0"/>
        </w:rPr>
        <w:t xml:space="preserve">9.- REPRESENTE DE MANERA GRÁFICA LA VINCULACIÓN ENTRE LOS DISTINTOS PROYECTOS QUE CONFORMAN EL PORTAFOLIO DEL PROGRAMA </w:t>
      </w:r>
      <w:r w:rsidDel="00000000" w:rsidR="00000000" w:rsidRPr="00000000">
        <w:rPr>
          <w:i w:val="1"/>
          <w:iCs w:val="1"/>
          <w:sz w:val="20"/>
          <w:szCs w:val="20"/>
          <w:vertAlign w:val="baseline"/>
          <w:rtl w:val="0"/>
        </w:rPr>
        <w:t xml:space="preserve">(Incluyendo el proyecto de gestión y administración).</w:t>
      </w:r>
      <w:r w:rsidDel="00000000" w:rsidR="00000000" w:rsidRPr="00000000">
        <w:rPr>
          <w:rtl w:val="0"/>
        </w:rPr>
      </w:r>
    </w:p>
    <w:tbl>
      <w:tblPr>
        <w:tblStyle w:val="Table39"/>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rHeight w:val="656" w:hRule="atLeast"/>
          <w:tblHeader w:val="0"/>
        </w:trPr>
        <w:tc>
          <w:tcPr>
            <w:vAlign w:val="top"/>
          </w:tcPr>
          <w:p w:rsidR="00000000" w:rsidDel="00000000" w:rsidP="00000000" w:rsidRDefault="00000000" w:rsidRPr="00000000" w14:paraId="000009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3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E">
            <w:pPr>
              <w:spacing w:after="80" w:before="40" w:lineRule="auto"/>
              <w:jc w:val="both"/>
              <w:rPr>
                <w:sz w:val="20"/>
                <w:szCs w:val="20"/>
              </w:rPr>
            </w:pPr>
            <w:r w:rsidDel="00000000" w:rsidR="00000000" w:rsidRPr="00000000">
              <w:rPr>
                <w:b w:val="1"/>
                <w:bCs w:val="1"/>
                <w:sz w:val="20"/>
                <w:szCs w:val="20"/>
                <w:rtl w:val="0"/>
              </w:rPr>
              <w:t xml:space="preserve">Lógica del portafolio.</w:t>
            </w:r>
            <w:r w:rsidDel="00000000" w:rsidR="00000000" w:rsidRPr="00000000">
              <w:rPr>
                <w:sz w:val="20"/>
                <w:szCs w:val="20"/>
                <w:rtl w:val="0"/>
              </w:rPr>
              <w:t xml:space="preserve"> El Programa organiza sus cuatro proyectos tecnológicos sobre la línea de vida de un activo inmobiliario (50 a 70 años), de modo que cada proyecto resuelve una etapa de ese ciclo y entrega al siguiente la información que hoy se pierde en cada cambio de especialista. El proyecto de gestión y administración (P0) articula el conjunto y todos los proyectos comparten una capa común de datos. De ello resultan tres tipos de vinculación: (i) </w:t>
            </w:r>
            <w:r w:rsidDel="00000000" w:rsidR="00000000" w:rsidRPr="00000000">
              <w:rPr>
                <w:b w:val="1"/>
                <w:bCs w:val="1"/>
                <w:sz w:val="20"/>
                <w:szCs w:val="20"/>
                <w:rtl w:val="0"/>
              </w:rPr>
              <w:t xml:space="preserve">secuencial</w:t>
            </w:r>
            <w:r w:rsidDel="00000000" w:rsidR="00000000" w:rsidRPr="00000000">
              <w:rPr>
                <w:sz w:val="20"/>
                <w:szCs w:val="20"/>
                <w:rtl w:val="0"/>
              </w:rPr>
              <w:t xml:space="preserve">, el producto de un proyecto es insumo del siguiente; (ii) </w:t>
            </w:r>
            <w:r w:rsidDel="00000000" w:rsidR="00000000" w:rsidRPr="00000000">
              <w:rPr>
                <w:b w:val="1"/>
                <w:bCs w:val="1"/>
                <w:sz w:val="20"/>
                <w:szCs w:val="20"/>
                <w:rtl w:val="0"/>
              </w:rPr>
              <w:t xml:space="preserve">de retroalimentación</w:t>
            </w:r>
            <w:r w:rsidDel="00000000" w:rsidR="00000000" w:rsidRPr="00000000">
              <w:rPr>
                <w:sz w:val="20"/>
                <w:szCs w:val="20"/>
                <w:rtl w:val="0"/>
              </w:rPr>
              <w:t xml:space="preserve">, los datos reales de construcción y operación re-entrenan los modelos de las etapas tempranas; y (iii) </w:t>
            </w:r>
            <w:r w:rsidDel="00000000" w:rsidR="00000000" w:rsidRPr="00000000">
              <w:rPr>
                <w:b w:val="1"/>
                <w:bCs w:val="1"/>
                <w:sz w:val="20"/>
                <w:szCs w:val="20"/>
                <w:rtl w:val="0"/>
              </w:rPr>
              <w:t xml:space="preserve">transversal</w:t>
            </w:r>
            <w:r w:rsidDel="00000000" w:rsidR="00000000" w:rsidRPr="00000000">
              <w:rPr>
                <w:sz w:val="20"/>
                <w:szCs w:val="20"/>
                <w:rtl w:val="0"/>
              </w:rPr>
              <w:t xml:space="preserve">, servicios comunes de gestión, gobernanza, propiedad intelectual, calidad, difusión y medición de impacto, sobre un único modelo de datos.</w:t>
            </w:r>
          </w:p>
          <w:p w:rsidR="00000000" w:rsidDel="00000000" w:rsidP="00000000" w:rsidRDefault="00000000" w:rsidRPr="00000000" w14:paraId="0000095F">
            <w:pPr>
              <w:spacing w:after="40" w:before="80" w:lineRule="auto"/>
              <w:jc w:val="center"/>
              <w:rPr>
                <w:sz w:val="20"/>
                <w:szCs w:val="20"/>
              </w:rPr>
            </w:pPr>
            <w:r w:rsidDel="00000000" w:rsidR="00000000" w:rsidRPr="00000000">
              <w:rPr>
                <w:sz w:val="20"/>
                <w:szCs w:val="20"/>
              </w:rPr>
              <w:drawing>
                <wp:inline distB="114300" distT="114300" distL="114300" distR="114300">
                  <wp:extent cx="6172200" cy="4495800"/>
                  <wp:effectExtent b="0" l="0" r="0" t="0"/>
                  <wp:docPr id="100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172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960">
            <w:pPr>
              <w:jc w:val="center"/>
              <w:rPr>
                <w:i w:val="1"/>
                <w:iCs w:val="1"/>
                <w:sz w:val="17"/>
                <w:szCs w:val="17"/>
              </w:rPr>
            </w:pPr>
            <w:r w:rsidDel="00000000" w:rsidR="00000000" w:rsidRPr="00000000">
              <w:rPr>
                <w:i w:val="1"/>
                <w:iCs w:val="1"/>
                <w:sz w:val="17"/>
                <w:szCs w:val="17"/>
                <w:rtl w:val="0"/>
              </w:rPr>
              <w:t xml:space="preserve">Figura 1. Vinculación entre los proyectos del portafolio (P0–P4), la capa común de datos y las etapas del Programa. Los números identifican los vínculos descritos en la Tabla 1.</w:t>
            </w:r>
          </w:p>
          <w:p w:rsidR="00000000" w:rsidDel="00000000" w:rsidP="00000000" w:rsidRDefault="00000000" w:rsidRPr="00000000" w14:paraId="00000961">
            <w:pPr>
              <w:spacing w:after="40" w:before="120" w:lineRule="auto"/>
              <w:rPr>
                <w:i w:val="1"/>
                <w:iCs w:val="1"/>
                <w:sz w:val="17"/>
                <w:szCs w:val="17"/>
              </w:rPr>
            </w:pPr>
            <w:r w:rsidDel="00000000" w:rsidR="00000000" w:rsidRPr="00000000">
              <w:rPr>
                <w:i w:val="1"/>
                <w:iCs w:val="1"/>
                <w:sz w:val="17"/>
                <w:szCs w:val="17"/>
                <w:rtl w:val="0"/>
              </w:rPr>
              <w:t xml:space="preserve">Tabla 1. Vínculos, información transferida y sinergias entre los proyectos del portafolio</w:t>
            </w:r>
          </w:p>
          <w:tbl>
            <w:tblPr>
              <w:tblStyle w:val="Table40"/>
              <w:tblW w:w="96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650"/>
              <w:gridCol w:w="4290"/>
              <w:gridCol w:w="3195"/>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62">
                  <w:pPr>
                    <w:spacing w:after="20" w:lineRule="auto"/>
                    <w:jc w:val="center"/>
                    <w:rPr>
                      <w:b w:val="1"/>
                      <w:bCs w:val="1"/>
                      <w:sz w:val="17"/>
                      <w:szCs w:val="17"/>
                    </w:rPr>
                  </w:pPr>
                  <w:r w:rsidDel="00000000" w:rsidR="00000000" w:rsidRPr="00000000">
                    <w:rPr>
                      <w:b w:val="1"/>
                      <w:bCs w:val="1"/>
                      <w:sz w:val="17"/>
                      <w:szCs w:val="17"/>
                      <w:rtl w:val="0"/>
                    </w:rPr>
                    <w:t xml:space="preserve">N°</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63">
                  <w:pPr>
                    <w:spacing w:after="20" w:lineRule="auto"/>
                    <w:jc w:val="center"/>
                    <w:rPr>
                      <w:b w:val="1"/>
                      <w:bCs w:val="1"/>
                      <w:sz w:val="17"/>
                      <w:szCs w:val="17"/>
                    </w:rPr>
                  </w:pPr>
                  <w:r w:rsidDel="00000000" w:rsidR="00000000" w:rsidRPr="00000000">
                    <w:rPr>
                      <w:b w:val="1"/>
                      <w:bCs w:val="1"/>
                      <w:sz w:val="17"/>
                      <w:szCs w:val="17"/>
                      <w:rtl w:val="0"/>
                    </w:rPr>
                    <w:t xml:space="preserve">Vínculo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64">
                  <w:pPr>
                    <w:spacing w:after="20" w:lineRule="auto"/>
                    <w:jc w:val="center"/>
                    <w:rPr>
                      <w:b w:val="1"/>
                      <w:bCs w:val="1"/>
                      <w:sz w:val="17"/>
                      <w:szCs w:val="17"/>
                    </w:rPr>
                  </w:pPr>
                  <w:r w:rsidDel="00000000" w:rsidR="00000000" w:rsidRPr="00000000">
                    <w:rPr>
                      <w:b w:val="1"/>
                      <w:bCs w:val="1"/>
                      <w:sz w:val="17"/>
                      <w:szCs w:val="17"/>
                      <w:rtl w:val="0"/>
                    </w:rPr>
                    <w:t xml:space="preserve">Qué se transfiere</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65">
                  <w:pPr>
                    <w:spacing w:after="20" w:lineRule="auto"/>
                    <w:jc w:val="center"/>
                    <w:rPr>
                      <w:b w:val="1"/>
                      <w:bCs w:val="1"/>
                      <w:sz w:val="17"/>
                      <w:szCs w:val="17"/>
                    </w:rPr>
                  </w:pPr>
                  <w:r w:rsidDel="00000000" w:rsidR="00000000" w:rsidRPr="00000000">
                    <w:rPr>
                      <w:b w:val="1"/>
                      <w:bCs w:val="1"/>
                      <w:sz w:val="17"/>
                      <w:szCs w:val="17"/>
                      <w:rtl w:val="0"/>
                    </w:rPr>
                    <w:t xml:space="preserve">Sinergia para el portafolio</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6">
                  <w:pPr>
                    <w:spacing w:after="20" w:lineRule="auto"/>
                    <w:jc w:val="center"/>
                    <w:rPr>
                      <w:sz w:val="17"/>
                      <w:szCs w:val="17"/>
                    </w:rPr>
                  </w:pPr>
                  <w:r w:rsidDel="00000000" w:rsidR="00000000" w:rsidRPr="00000000">
                    <w:rPr>
                      <w:sz w:val="17"/>
                      <w:szCs w:val="17"/>
                      <w:rtl w:val="0"/>
                    </w:rPr>
                    <w:t xml:space="preserve">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7">
                  <w:pPr>
                    <w:spacing w:after="20" w:lineRule="auto"/>
                    <w:rPr>
                      <w:sz w:val="17"/>
                      <w:szCs w:val="17"/>
                    </w:rPr>
                  </w:pPr>
                  <w:r w:rsidDel="00000000" w:rsidR="00000000" w:rsidRPr="00000000">
                    <w:rPr>
                      <w:sz w:val="17"/>
                      <w:szCs w:val="17"/>
                      <w:rtl w:val="0"/>
                    </w:rPr>
                    <w:t xml:space="preserve">P0 → P1, P2, P3 y 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8">
                  <w:pPr>
                    <w:spacing w:after="20" w:lineRule="auto"/>
                    <w:rPr>
                      <w:sz w:val="17"/>
                      <w:szCs w:val="17"/>
                    </w:rPr>
                  </w:pPr>
                  <w:r w:rsidDel="00000000" w:rsidR="00000000" w:rsidRPr="00000000">
                    <w:rPr>
                      <w:sz w:val="17"/>
                      <w:szCs w:val="17"/>
                      <w:rtl w:val="0"/>
                    </w:rPr>
                    <w:t xml:space="preserve">Planificación y control por hitos; directrices del Consejo Estratégico y supervisión del Consejo Técnico; política de PI, gobernanza de datos y sistema de gestión de calidad; vigilancia tecnológica; difusión; medición de impacto.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9">
                  <w:pPr>
                    <w:spacing w:after="20" w:lineRule="auto"/>
                    <w:rPr>
                      <w:sz w:val="17"/>
                      <w:szCs w:val="17"/>
                    </w:rPr>
                  </w:pPr>
                  <w:r w:rsidDel="00000000" w:rsidR="00000000" w:rsidRPr="00000000">
                    <w:rPr>
                      <w:sz w:val="17"/>
                      <w:szCs w:val="17"/>
                      <w:rtl w:val="0"/>
                    </w:rPr>
                    <w:t xml:space="preserve">Economías de escala y de ámbito: un equipo de gestión, un repositorio, un marco ético y de datos y un plan de difusión para los cuatro desarrollos; decisiones stage-gate con visión de portafolio.</w:t>
                  </w:r>
                </w:p>
              </w:tc>
            </w:tr>
            <w:tr>
              <w:trPr>
                <w:cantSplit w:val="0"/>
                <w:trHeight w:val="99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A">
                  <w:pPr>
                    <w:spacing w:after="20"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B">
                  <w:pPr>
                    <w:spacing w:after="20" w:lineRule="auto"/>
                    <w:rPr>
                      <w:sz w:val="17"/>
                      <w:szCs w:val="17"/>
                    </w:rPr>
                  </w:pPr>
                  <w:r w:rsidDel="00000000" w:rsidR="00000000" w:rsidRPr="00000000">
                    <w:rPr>
                      <w:sz w:val="17"/>
                      <w:szCs w:val="17"/>
                      <w:rtl w:val="0"/>
                    </w:rPr>
                    <w:t xml:space="preserve">P1 → P2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C">
                  <w:pPr>
                    <w:spacing w:after="20" w:lineRule="auto"/>
                    <w:rPr>
                      <w:sz w:val="17"/>
                      <w:szCs w:val="17"/>
                    </w:rPr>
                  </w:pPr>
                  <w:r w:rsidDel="00000000" w:rsidR="00000000" w:rsidRPr="00000000">
                    <w:rPr>
                      <w:sz w:val="17"/>
                      <w:szCs w:val="17"/>
                      <w:rtl w:val="0"/>
                    </w:rPr>
                    <w:t xml:space="preserve">Terreno o idea de proyecto evaluado: zona y normativa aplicable (PRC, PRI, OGUC), cabida y envolvente, estudios requeridos con plazo y costo estimados, rentabilidad (“checklist con fecha”) y bases del anteproyecto.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D">
                  <w:pPr>
                    <w:spacing w:after="20" w:lineRule="auto"/>
                    <w:rPr>
                      <w:sz w:val="17"/>
                      <w:szCs w:val="17"/>
                    </w:rPr>
                  </w:pPr>
                  <w:r w:rsidDel="00000000" w:rsidR="00000000" w:rsidRPr="00000000">
                    <w:rPr>
                      <w:sz w:val="17"/>
                      <w:szCs w:val="17"/>
                      <w:rtl w:val="0"/>
                    </w:rPr>
                    <w:t xml:space="preserve">P2 parte de un anteproyecto con certeza normativa y económica: evita rediseños, acota el espacio de optimización y acorta la sub-etapa de diseño.</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E">
                  <w:pPr>
                    <w:spacing w:after="20"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F">
                  <w:pPr>
                    <w:spacing w:after="20" w:lineRule="auto"/>
                    <w:rPr>
                      <w:sz w:val="17"/>
                      <w:szCs w:val="17"/>
                    </w:rPr>
                  </w:pPr>
                  <w:r w:rsidDel="00000000" w:rsidR="00000000" w:rsidRPr="00000000">
                    <w:rPr>
                      <w:sz w:val="17"/>
                      <w:szCs w:val="17"/>
                      <w:rtl w:val="0"/>
                    </w:rPr>
                    <w:t xml:space="preserve">P2 → 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0">
                  <w:pPr>
                    <w:spacing w:after="20" w:lineRule="auto"/>
                    <w:rPr>
                      <w:sz w:val="17"/>
                      <w:szCs w:val="17"/>
                    </w:rPr>
                  </w:pPr>
                  <w:r w:rsidDel="00000000" w:rsidR="00000000" w:rsidRPr="00000000">
                    <w:rPr>
                      <w:sz w:val="17"/>
                      <w:szCs w:val="17"/>
                      <w:rtl w:val="0"/>
                    </w:rPr>
                    <w:t xml:space="preserve">Proyecto optimizado (modelo BIM/IFC), presupuesto CAPEX, programa de obra, especificaciones técnicas y metas de consumo de agua, energía y residuos.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1">
                  <w:pPr>
                    <w:spacing w:after="20" w:lineRule="auto"/>
                    <w:rPr>
                      <w:sz w:val="17"/>
                      <w:szCs w:val="17"/>
                    </w:rPr>
                  </w:pPr>
                  <w:r w:rsidDel="00000000" w:rsidR="00000000" w:rsidRPr="00000000">
                    <w:rPr>
                      <w:sz w:val="17"/>
                      <w:szCs w:val="17"/>
                      <w:rtl w:val="0"/>
                    </w:rPr>
                    <w:t xml:space="preserve">La “Zapatilla” recibe información estructurada en el modelo de datos común, lo que reduce reprocesos de coordinación entre especialidades y el reingreso manual de datos.</w:t>
                  </w:r>
                </w:p>
              </w:tc>
            </w:tr>
            <w:tr>
              <w:trPr>
                <w:cantSplit w:val="0"/>
                <w:trHeight w:val="7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2">
                  <w:pPr>
                    <w:spacing w:after="20"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3">
                  <w:pPr>
                    <w:spacing w:after="20" w:lineRule="auto"/>
                    <w:rPr>
                      <w:sz w:val="17"/>
                      <w:szCs w:val="17"/>
                    </w:rPr>
                  </w:pPr>
                  <w:r w:rsidDel="00000000" w:rsidR="00000000" w:rsidRPr="00000000">
                    <w:rPr>
                      <w:sz w:val="17"/>
                      <w:szCs w:val="17"/>
                      <w:rtl w:val="0"/>
                    </w:rPr>
                    <w:t xml:space="preserve">P3 → 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4">
                  <w:pPr>
                    <w:spacing w:after="20" w:lineRule="auto"/>
                    <w:rPr>
                      <w:sz w:val="17"/>
                      <w:szCs w:val="17"/>
                    </w:rPr>
                  </w:pPr>
                  <w:r w:rsidDel="00000000" w:rsidR="00000000" w:rsidRPr="00000000">
                    <w:rPr>
                      <w:sz w:val="17"/>
                      <w:szCs w:val="17"/>
                      <w:rtl w:val="0"/>
                    </w:rPr>
                    <w:t xml:space="preserve">Registro as-built: equipos e instalaciones, fichas técnicas, garantías, no conformidades, postventa y libro de obra integrados.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5">
                  <w:pPr>
                    <w:spacing w:after="20" w:lineRule="auto"/>
                    <w:rPr>
                      <w:sz w:val="17"/>
                      <w:szCs w:val="17"/>
                    </w:rPr>
                  </w:pPr>
                  <w:r w:rsidDel="00000000" w:rsidR="00000000" w:rsidRPr="00000000">
                    <w:rPr>
                      <w:sz w:val="17"/>
                      <w:szCs w:val="17"/>
                      <w:rtl w:val="0"/>
                    </w:rPr>
                    <w:t xml:space="preserve">P4 inicia la operación con la memoria técnica del activo; sin ese dato el mantenimiento predictivo actúa “a ciegas”.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6">
                  <w:pPr>
                    <w:spacing w:after="20"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7">
                  <w:pPr>
                    <w:spacing w:after="20" w:lineRule="auto"/>
                    <w:rPr>
                      <w:sz w:val="17"/>
                      <w:szCs w:val="17"/>
                    </w:rPr>
                  </w:pPr>
                  <w:r w:rsidDel="00000000" w:rsidR="00000000" w:rsidRPr="00000000">
                    <w:rPr>
                      <w:sz w:val="17"/>
                      <w:szCs w:val="17"/>
                      <w:rtl w:val="0"/>
                    </w:rPr>
                    <w:t xml:space="preserve">P3 → P1 (retroalimentación)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8">
                  <w:pPr>
                    <w:spacing w:after="20" w:lineRule="auto"/>
                    <w:rPr>
                      <w:sz w:val="17"/>
                      <w:szCs w:val="17"/>
                    </w:rPr>
                  </w:pPr>
                  <w:r w:rsidDel="00000000" w:rsidR="00000000" w:rsidRPr="00000000">
                    <w:rPr>
                      <w:sz w:val="17"/>
                      <w:szCs w:val="17"/>
                      <w:rtl w:val="0"/>
                    </w:rPr>
                    <w:t xml:space="preserve">Plazos reales de tramitación, estudios y obra por comuna, organismo y tipología de proyecto.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9">
                  <w:pPr>
                    <w:spacing w:after="20" w:lineRule="auto"/>
                    <w:rPr>
                      <w:sz w:val="17"/>
                      <w:szCs w:val="17"/>
                    </w:rPr>
                  </w:pPr>
                  <w:r w:rsidDel="00000000" w:rsidR="00000000" w:rsidRPr="00000000">
                    <w:rPr>
                      <w:sz w:val="17"/>
                      <w:szCs w:val="17"/>
                      <w:rtl w:val="0"/>
                    </w:rPr>
                    <w:t xml:space="preserve">Re-entrena el predictor de plazos y costos de P1 con datos observados y mejora su precisión en cada ciclo.</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A">
                  <w:pPr>
                    <w:spacing w:after="20"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B">
                  <w:pPr>
                    <w:spacing w:after="20" w:lineRule="auto"/>
                    <w:rPr>
                      <w:sz w:val="17"/>
                      <w:szCs w:val="17"/>
                    </w:rPr>
                  </w:pPr>
                  <w:r w:rsidDel="00000000" w:rsidR="00000000" w:rsidRPr="00000000">
                    <w:rPr>
                      <w:sz w:val="17"/>
                      <w:szCs w:val="17"/>
                      <w:rtl w:val="0"/>
                    </w:rPr>
                    <w:t xml:space="preserve">P4 → P1 y P2 (retroalimentación)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C">
                  <w:pPr>
                    <w:spacing w:after="20" w:lineRule="auto"/>
                    <w:rPr>
                      <w:sz w:val="17"/>
                      <w:szCs w:val="17"/>
                    </w:rPr>
                  </w:pPr>
                  <w:r w:rsidDel="00000000" w:rsidR="00000000" w:rsidRPr="00000000">
                    <w:rPr>
                      <w:sz w:val="17"/>
                      <w:szCs w:val="17"/>
                      <w:rtl w:val="0"/>
                    </w:rPr>
                    <w:t xml:space="preserve">OPEX real, consumos de agua y energía, frecuencia y costo de fallas por componente.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D">
                  <w:pPr>
                    <w:spacing w:after="20" w:lineRule="auto"/>
                    <w:rPr>
                      <w:sz w:val="17"/>
                      <w:szCs w:val="17"/>
                    </w:rPr>
                  </w:pPr>
                  <w:r w:rsidDel="00000000" w:rsidR="00000000" w:rsidRPr="00000000">
                    <w:rPr>
                      <w:sz w:val="17"/>
                      <w:szCs w:val="17"/>
                      <w:rtl w:val="0"/>
                    </w:rPr>
                    <w:t xml:space="preserve">Mejora la optimización CAPEX/OPEX de nuevos diseños (P2) y la evaluación de rentabilidad de nuevos terrenos (P1): se cierra el ciclo de vida.</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E">
                  <w:pPr>
                    <w:spacing w:after="20" w:lineRule="auto"/>
                    <w:jc w:val="center"/>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F">
                  <w:pPr>
                    <w:spacing w:after="20" w:lineRule="auto"/>
                    <w:rPr>
                      <w:sz w:val="17"/>
                      <w:szCs w:val="17"/>
                    </w:rPr>
                  </w:pPr>
                  <w:r w:rsidDel="00000000" w:rsidR="00000000" w:rsidRPr="00000000">
                    <w:rPr>
                      <w:sz w:val="17"/>
                      <w:szCs w:val="17"/>
                      <w:rtl w:val="0"/>
                    </w:rPr>
                    <w:t xml:space="preserve">Capa común de datos (P1–P4)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80">
                  <w:pPr>
                    <w:spacing w:after="20" w:lineRule="auto"/>
                    <w:rPr>
                      <w:sz w:val="17"/>
                      <w:szCs w:val="17"/>
                    </w:rPr>
                  </w:pPr>
                  <w:r w:rsidDel="00000000" w:rsidR="00000000" w:rsidRPr="00000000">
                    <w:rPr>
                      <w:sz w:val="17"/>
                      <w:szCs w:val="17"/>
                      <w:rtl w:val="0"/>
                    </w:rPr>
                    <w:t xml:space="preserve">Modelo de datos común basado en estándares abiertos (IFC/ISO 16739, ISO 19650, GeoJSON/OGC), diccionario de datos, API, identificador único del activo (p. ej., ROL SII) y servicios de MLOps.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81">
                  <w:pPr>
                    <w:spacing w:after="20" w:lineRule="auto"/>
                    <w:rPr>
                      <w:sz w:val="17"/>
                      <w:szCs w:val="17"/>
                    </w:rPr>
                  </w:pPr>
                  <w:r w:rsidDel="00000000" w:rsidR="00000000" w:rsidRPr="00000000">
                    <w:rPr>
                      <w:sz w:val="17"/>
                      <w:szCs w:val="17"/>
                      <w:rtl w:val="0"/>
                    </w:rPr>
                    <w:t xml:space="preserve">Evita que los desarrollos del propio Programa se conviertan en nuevos silos y habilita el producto integrado “Bitácora del activo”, comercializable por módulos o como suite.</w:t>
                  </w:r>
                </w:p>
              </w:tc>
            </w:tr>
          </w:tbl>
          <w:p w:rsidR="00000000" w:rsidDel="00000000" w:rsidP="00000000" w:rsidRDefault="00000000" w:rsidRPr="00000000" w14:paraId="00000982">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983">
            <w:pPr>
              <w:spacing w:after="80" w:before="80" w:lineRule="auto"/>
              <w:jc w:val="both"/>
              <w:rPr>
                <w:sz w:val="20"/>
                <w:szCs w:val="20"/>
              </w:rPr>
            </w:pPr>
            <w:r w:rsidDel="00000000" w:rsidR="00000000" w:rsidRPr="00000000">
              <w:rPr>
                <w:b w:val="1"/>
                <w:bCs w:val="1"/>
                <w:sz w:val="20"/>
                <w:szCs w:val="20"/>
                <w:rtl w:val="0"/>
              </w:rPr>
              <w:t xml:space="preserve">Ruta crítica y etapas.</w:t>
            </w:r>
            <w:r w:rsidDel="00000000" w:rsidR="00000000" w:rsidRPr="00000000">
              <w:rPr>
                <w:sz w:val="20"/>
                <w:szCs w:val="20"/>
                <w:rtl w:val="0"/>
              </w:rPr>
              <w:t xml:space="preserve"> La ruta crítica del portafolio es: especificación v1 de la capa común de datos </w:t>
            </w:r>
          </w:p>
          <w:p w:rsidR="00000000" w:rsidDel="00000000" w:rsidP="00000000" w:rsidRDefault="00000000" w:rsidRPr="00000000" w14:paraId="00000984">
            <w:pPr>
              <w:spacing w:after="80" w:before="80" w:lineRule="auto"/>
              <w:jc w:val="both"/>
              <w:rPr>
                <w:sz w:val="20"/>
                <w:szCs w:val="20"/>
              </w:rPr>
            </w:pPr>
            <w:r w:rsidDel="00000000" w:rsidR="00000000" w:rsidRPr="00000000">
              <w:rPr>
                <w:sz w:val="20"/>
                <w:szCs w:val="20"/>
                <w:rtl w:val="0"/>
              </w:rPr>
              <w:t xml:space="preserve">→ P1 beta con predictor de plazos y costos en usuarios piloto y lanzamiento comercial </w:t>
            </w:r>
          </w:p>
          <w:p w:rsidR="00000000" w:rsidDel="00000000" w:rsidP="00000000" w:rsidRDefault="00000000" w:rsidRPr="00000000" w14:paraId="00000985">
            <w:pPr>
              <w:spacing w:after="80" w:before="80" w:lineRule="auto"/>
              <w:jc w:val="both"/>
              <w:rPr>
                <w:sz w:val="20"/>
                <w:szCs w:val="20"/>
              </w:rPr>
            </w:pPr>
            <w:r w:rsidDel="00000000" w:rsidR="00000000" w:rsidRPr="00000000">
              <w:rPr>
                <w:sz w:val="20"/>
                <w:szCs w:val="20"/>
                <w:rtl w:val="0"/>
              </w:rPr>
              <w:t xml:space="preserve">→ P2 y P3 integrados en obras piloto </w:t>
            </w:r>
          </w:p>
          <w:p w:rsidR="00000000" w:rsidDel="00000000" w:rsidP="00000000" w:rsidRDefault="00000000" w:rsidRPr="00000000" w14:paraId="00000986">
            <w:pPr>
              <w:spacing w:after="80" w:before="80" w:lineRule="auto"/>
              <w:jc w:val="both"/>
              <w:rPr>
                <w:sz w:val="20"/>
                <w:szCs w:val="20"/>
              </w:rPr>
            </w:pPr>
            <w:r w:rsidDel="00000000" w:rsidR="00000000" w:rsidRPr="00000000">
              <w:rPr>
                <w:sz w:val="20"/>
                <w:szCs w:val="20"/>
                <w:rtl w:val="0"/>
              </w:rPr>
              <w:t xml:space="preserve">→ P4 operando sobre datos as-built en activos piloto. </w:t>
            </w:r>
          </w:p>
          <w:p w:rsidR="00000000" w:rsidDel="00000000" w:rsidP="00000000" w:rsidRDefault="00000000" w:rsidRPr="00000000" w14:paraId="00000987">
            <w:pPr>
              <w:spacing w:after="80" w:before="80" w:lineRule="auto"/>
              <w:jc w:val="both"/>
              <w:rPr>
                <w:sz w:val="20"/>
                <w:szCs w:val="20"/>
              </w:rPr>
            </w:pPr>
            <w:r w:rsidDel="00000000" w:rsidR="00000000" w:rsidRPr="00000000">
              <w:rPr>
                <w:rtl w:val="0"/>
              </w:rPr>
            </w:r>
          </w:p>
          <w:p w:rsidR="00000000" w:rsidDel="00000000" w:rsidP="00000000" w:rsidRDefault="00000000" w:rsidRPr="00000000" w14:paraId="00000988">
            <w:pPr>
              <w:spacing w:after="80" w:before="80" w:lineRule="auto"/>
              <w:jc w:val="both"/>
              <w:rPr>
                <w:sz w:val="20"/>
                <w:szCs w:val="20"/>
              </w:rPr>
            </w:pPr>
            <w:r w:rsidDel="00000000" w:rsidR="00000000" w:rsidRPr="00000000">
              <w:rPr>
                <w:sz w:val="20"/>
                <w:szCs w:val="20"/>
                <w:rtl w:val="0"/>
              </w:rPr>
              <w:t xml:space="preserve">En la </w:t>
            </w:r>
            <w:r w:rsidDel="00000000" w:rsidR="00000000" w:rsidRPr="00000000">
              <w:rPr>
                <w:b w:val="1"/>
                <w:bCs w:val="1"/>
                <w:sz w:val="20"/>
                <w:szCs w:val="20"/>
                <w:rtl w:val="0"/>
              </w:rPr>
              <w:t xml:space="preserve">Etapa 1 del Programa (meses 1–36)</w:t>
            </w:r>
            <w:r w:rsidDel="00000000" w:rsidR="00000000" w:rsidRPr="00000000">
              <w:rPr>
                <w:sz w:val="20"/>
                <w:szCs w:val="20"/>
                <w:rtl w:val="0"/>
              </w:rPr>
              <w:t xml:space="preserve"> los cuatro proyectos desarrollan, integran y pilotean sus soluciones en entorno operacional real, con P1 como proyecto ancla, pues hereda la plataforma “Terrenos DS49” que DTE ya opera en producción. En la </w:t>
            </w:r>
            <w:r w:rsidDel="00000000" w:rsidR="00000000" w:rsidRPr="00000000">
              <w:rPr>
                <w:b w:val="1"/>
                <w:bCs w:val="1"/>
                <w:sz w:val="20"/>
                <w:szCs w:val="20"/>
                <w:rtl w:val="0"/>
              </w:rPr>
              <w:t xml:space="preserve">Etapa 2 (meses 37–60)</w:t>
            </w:r>
            <w:r w:rsidDel="00000000" w:rsidR="00000000" w:rsidRPr="00000000">
              <w:rPr>
                <w:sz w:val="20"/>
                <w:szCs w:val="20"/>
                <w:rtl w:val="0"/>
              </w:rPr>
              <w:t xml:space="preserve"> los desarrollos se empaquetan, escalan comercialmente a nuevas tipologías y regiones y se transfieren al sector. El paso entre etapas se decide con el informe de continuidad, sobre la base de los resultados verificados por el Consejo Técnico.</w:t>
            </w:r>
          </w:p>
          <w:p w:rsidR="00000000" w:rsidDel="00000000" w:rsidP="00000000" w:rsidRDefault="00000000" w:rsidRPr="00000000" w14:paraId="000009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both"/>
              <w:rPr>
                <w:sz w:val="20"/>
                <w:szCs w:val="20"/>
              </w:rPr>
            </w:pPr>
            <w:r w:rsidDel="00000000" w:rsidR="00000000" w:rsidRPr="00000000">
              <w:rPr>
                <w:b w:val="1"/>
                <w:bCs w:val="1"/>
                <w:sz w:val="20"/>
                <w:szCs w:val="20"/>
                <w:rtl w:val="0"/>
              </w:rPr>
              <w:t xml:space="preserve">Sinergias externas.</w:t>
            </w:r>
            <w:r w:rsidDel="00000000" w:rsidR="00000000" w:rsidRPr="00000000">
              <w:rPr>
                <w:sz w:val="20"/>
                <w:szCs w:val="20"/>
                <w:rtl w:val="0"/>
              </w:rPr>
              <w:t xml:space="preserve"> El portafolio se conecta con iniciativas existentes para no duplicar esfuerzos: con la revisión automatizada de permisos (REVI) y DOM en Línea al cierre de la pre-inversión; con la metodología BIM impulsada por Planbim y el Estándar BIM para Proyectos Públicos en diseño y construcción; con la coordinación entre especialidades (RITMO) en obra; y con las capacidades nacionales de IA (CENIA) y de normalización (INN). La Política Nacional de Inteligencia Artificial y la hoja de ruta Transforma Construye 2025 orientan sus prioridades. </w:t>
            </w:r>
          </w:p>
          <w:p w:rsidR="00000000" w:rsidDel="00000000" w:rsidP="00000000" w:rsidRDefault="00000000" w:rsidRPr="00000000" w14:paraId="000009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3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3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3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8D">
      <w:pPr>
        <w:spacing w:after="0" w:lineRule="auto"/>
        <w:rPr>
          <w:vertAlign w:val="baseline"/>
        </w:rPr>
      </w:pPr>
      <w:r w:rsidDel="00000000" w:rsidR="00000000" w:rsidRPr="00000000">
        <w:rPr>
          <w:rtl w:val="0"/>
        </w:rPr>
      </w:r>
    </w:p>
    <w:p w:rsidR="00000000" w:rsidDel="00000000" w:rsidP="00000000" w:rsidRDefault="00000000" w:rsidRPr="00000000" w14:paraId="0000098E">
      <w:pPr>
        <w:spacing w:after="0" w:lineRule="auto"/>
        <w:ind w:left="-284" w:right="-141" w:firstLine="0"/>
        <w:jc w:val="both"/>
        <w:rPr>
          <w:b w:val="0"/>
          <w:bCs w:val="0"/>
          <w:i w:val="0"/>
          <w:iCs w:val="0"/>
          <w:vertAlign w:val="baseline"/>
        </w:rPr>
      </w:pPr>
      <w:r w:rsidDel="00000000" w:rsidR="00000000" w:rsidRPr="00000000">
        <w:rPr>
          <w:b w:val="1"/>
          <w:bCs w:val="1"/>
          <w:vertAlign w:val="baseline"/>
          <w:rtl w:val="0"/>
        </w:rPr>
        <w:t xml:space="preserve">10.- REPRESENTE DE MANERA GRÁFICA LA VINCULACIÓN ENTRE LOS DISTINTOS PARTICIPANTES DEL PRO</w:t>
      </w:r>
      <w:r w:rsidDel="00000000" w:rsidR="00000000" w:rsidRPr="00000000">
        <w:rPr>
          <w:b w:val="1"/>
          <w:bCs w:val="1"/>
          <w:vertAlign w:val="baseline"/>
          <w:rtl w:val="0"/>
        </w:rPr>
        <w:t xml:space="preserve">GRA</w:t>
      </w:r>
      <w:r w:rsidDel="00000000" w:rsidR="00000000" w:rsidRPr="00000000">
        <w:rPr>
          <w:b w:val="1"/>
          <w:bCs w:val="1"/>
          <w:vertAlign w:val="baseline"/>
          <w:rtl w:val="0"/>
        </w:rPr>
        <w:t xml:space="preserve">MA</w:t>
      </w:r>
      <w:r w:rsidDel="00000000" w:rsidR="00000000" w:rsidRPr="00000000">
        <w:rPr>
          <w:b w:val="1"/>
          <w:bCs w:val="1"/>
          <w:i w:val="1"/>
          <w:iCs w:val="1"/>
          <w:vertAlign w:val="baseline"/>
          <w:rtl w:val="0"/>
        </w:rPr>
        <w:t xml:space="preserve"> </w:t>
      </w:r>
      <w:r w:rsidDel="00000000" w:rsidR="00000000" w:rsidRPr="00000000">
        <w:rPr>
          <w:rtl w:val="0"/>
        </w:rPr>
      </w:r>
    </w:p>
    <w:tbl>
      <w:tblPr>
        <w:tblStyle w:val="Table41"/>
        <w:tblW w:w="9928"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8"/>
      </w:tblGrid>
      <w:tr>
        <w:trPr>
          <w:cantSplit w:val="0"/>
          <w:trHeight w:val="720" w:hRule="atLeast"/>
          <w:tblHeader w:val="0"/>
        </w:trPr>
        <w:tc>
          <w:tcPr>
            <w:vAlign w:val="top"/>
          </w:tcPr>
          <w:p w:rsidR="00000000" w:rsidDel="00000000" w:rsidP="00000000" w:rsidRDefault="00000000" w:rsidRPr="00000000" w14:paraId="0000098F">
            <w:pPr>
              <w:spacing w:after="80" w:before="40" w:lineRule="auto"/>
              <w:ind w:left="0" w:firstLine="0"/>
              <w:jc w:val="both"/>
              <w:rPr>
                <w:sz w:val="20"/>
                <w:szCs w:val="20"/>
              </w:rPr>
            </w:pPr>
            <w:r w:rsidDel="00000000" w:rsidR="00000000" w:rsidRPr="00000000">
              <w:rPr>
                <w:b w:val="1"/>
                <w:bCs w:val="1"/>
                <w:sz w:val="20"/>
                <w:szCs w:val="20"/>
                <w:rtl w:val="0"/>
              </w:rPr>
              <w:t xml:space="preserve">Estructura asociativa.</w:t>
            </w:r>
            <w:r w:rsidDel="00000000" w:rsidR="00000000" w:rsidRPr="00000000">
              <w:rPr>
                <w:sz w:val="20"/>
                <w:szCs w:val="20"/>
                <w:rtl w:val="0"/>
              </w:rPr>
              <w:t xml:space="preserve"> El Programa reúne a diez entidades que cubren la cadena de valor completa de la línea de vida del activo: un beneficiario y gestor tecnológico (DTE Consulting &amp; Development SpA), cinco coejecutores tecnológicos —uno o dos por proyecto—, dos asociados que aportan conocimiento experto valorizado (ANRI y Molina Matta &amp; Asociados) y cuatro interesados que representan la demanda (CREAR Asociados, Molina Matta &amp; Asociados, ANRI y la Agencia de Sostenibilidad Energética). La Figura 2 muestra los vínculos contractuales, los flujos de datos y conocimiento y los mecanismos de validación; </w:t>
            </w:r>
            <w:r>
              <w:rPr>
                <w:sz w:val="20"/>
                <w:szCs w:val="20"/>
                <w:rtl w:val="0"/>
              </w:rPr>
              <w:t xml:space="preserve">la Tabla </w:t>
            </w:r>
            <w:del w:id="9001" w:author="Nicolás Rietta" w:date="2026-09-28T16:00:00Z">
              <w:r>
                <w:rPr>
                  <w:sz w:val="20"/>
                  <w:szCs w:val="20"/>
                  <w:rtl w:val="0"/>
                </w:rPr>
                <w:delText xml:space="preserve">3</w:delText>
              </w:r>
            </w:del>
            <w:ins w:id="9002" w:author="Nicolás Rietta" w:date="2026-09-28T16:00:00Z">
              <w:r>
                <w:rPr>
                  <w:sz w:val="20"/>
                  <w:szCs w:val="20"/>
                  <w:rtl w:val="0"/>
                </w:rPr>
                <w:t xml:space="preserve">2</w:t>
              </w:r>
            </w:ins>
            <w:r>
              <w:rPr>
                <w:sz w:val="20"/>
                <w:szCs w:val="20"/>
                <w:rtl w:val="0"/>
              </w:rPr>
              <w:t xml:space="preserve"> detalla el rol</w:t>
            </w:r>
            <w:r w:rsidDel="00000000" w:rsidR="00000000" w:rsidRPr="00000000">
              <w:rPr>
                <w:sz w:val="20"/>
                <w:szCs w:val="20"/>
                <w:rtl w:val="0"/>
              </w:rPr>
              <w:t xml:space="preserve"> de cada participante.</w:t>
            </w:r>
          </w:p>
          <w:p w:rsidR="00000000" w:rsidDel="00000000" w:rsidP="00000000" w:rsidRDefault="00000000" w:rsidRPr="00000000" w14:paraId="00000990">
            <w:pPr>
              <w:keepNext w:val="1"/>
              <w:spacing w:after="40" w:before="80" w:lineRule="auto"/>
              <w:jc w:val="center"/>
              <w:rPr>
                <w:sz w:val="20"/>
                <w:szCs w:val="20"/>
              </w:rPr>
            </w:pPr>
            <w:r w:rsidDel="00000000" w:rsidR="00000000" w:rsidRPr="00000000">
              <w:rPr>
                <w:sz w:val="20"/>
                <w:szCs w:val="20"/>
              </w:rPr>
              <w:drawing>
                <wp:inline distB="114300" distT="114300" distL="114300" distR="114300">
                  <wp:extent cx="6172200" cy="5786437"/>
                  <wp:effectExtent b="0" l="0" r="0" t="0"/>
                  <wp:docPr id="100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172200" cy="5786437"/>
                          </a:xfrm>
                          <a:prstGeom prst="rect"/>
                          <a:ln/>
                        </pic:spPr>
                      </pic:pic>
                    </a:graphicData>
                  </a:graphic>
                </wp:inline>
              </w:drawing>
            </w:r>
            <w:r w:rsidDel="00000000" w:rsidR="00000000" w:rsidRPr="00000000">
              <w:rPr>
                <w:rtl w:val="0"/>
              </w:rPr>
            </w:r>
          </w:p>
          <w:p w:rsidR="00000000" w:rsidDel="00000000" w:rsidP="00000000" w:rsidRDefault="00000000" w:rsidRPr="00000000" w14:paraId="00000991">
            <w:pPr>
              <w:spacing w:after="120" w:before="0" w:lineRule="auto"/>
              <w:jc w:val="center"/>
              <w:rPr>
                <w:i w:val="1"/>
                <w:iCs w:val="1"/>
                <w:sz w:val="17"/>
                <w:szCs w:val="17"/>
              </w:rPr>
            </w:pPr>
            <w:r w:rsidDel="00000000" w:rsidR="00000000" w:rsidRPr="00000000">
              <w:rPr>
                <w:i w:val="1"/>
                <w:iCs w:val="1"/>
                <w:sz w:val="17"/>
                <w:szCs w:val="17"/>
                <w:rtl w:val="0"/>
              </w:rPr>
              <w:t xml:space="preserve">Figura 2. Vinculación entre los participantes del Programa: convenios, aportes, flujos de datos y conocimiento, gobernanza y validación de resultados.</w:t>
            </w:r>
          </w:p>
          <w:p w:rsidR="00000000" w:rsidDel="00000000" w:rsidP="00000000" w:rsidRDefault="00000000" w:rsidRPr="00000000" w14:paraId="00000992">
            <w:pPr>
              <w:keepNext w:val="1"/>
              <w:spacing w:after="40" w:before="120" w:lineRule="auto"/>
              <w:rPr>
                <w:i w:val="1"/>
                <w:iCs w:val="1"/>
                <w:sz w:val="17"/>
                <w:szCs w:val="17"/>
              </w:rPr>
            </w:pPr>
            <w:r>
              <w:rPr>
                <w:i w:val="1"/>
                <w:iCs w:val="1"/>
                <w:sz w:val="17"/>
                <w:szCs w:val="17"/>
                <w:rtl w:val="0"/>
              </w:rPr>
              <w:t xml:space="preserve">Tabla </w:t>
            </w:r>
            <w:del w:id="9003" w:author="Nicolás Rietta" w:date="2026-09-28T16:00:00Z">
              <w:r>
                <w:rPr>
                  <w:i w:val="1"/>
                  <w:iCs w:val="1"/>
                  <w:sz w:val="17"/>
                  <w:szCs w:val="17"/>
                  <w:rtl w:val="0"/>
                </w:rPr>
                <w:delText xml:space="preserve">3</w:delText>
              </w:r>
            </w:del>
            <w:ins w:id="9004" w:author="Nicolás Rietta" w:date="2026-09-28T16:00:00Z">
              <w:r>
                <w:rPr>
                  <w:i w:val="1"/>
                  <w:iCs w:val="1"/>
                  <w:sz w:val="17"/>
                  <w:szCs w:val="17"/>
                  <w:rtl w:val="0"/>
                </w:rPr>
                <w:t xml:space="preserve">2</w:t>
              </w:r>
            </w:ins>
            <w:r>
              <w:rPr>
                <w:i w:val="1"/>
                <w:iCs w:val="1"/>
                <w:sz w:val="17"/>
                <w:szCs w:val="17"/>
                <w:rtl w:val="0"/>
              </w:rPr>
              <w:t xml:space="preserve">. Rol, proyecto y vinculación</w:t>
            </w:r>
            <w:r w:rsidDel="00000000" w:rsidR="00000000" w:rsidRPr="00000000">
              <w:rPr>
                <w:i w:val="1"/>
                <w:iCs w:val="1"/>
                <w:sz w:val="17"/>
                <w:szCs w:val="17"/>
                <w:rtl w:val="0"/>
              </w:rPr>
              <w:t xml:space="preserve"> de cada participante</w:t>
            </w:r>
            <w:r w:rsidDel="00000000" w:rsidR="00000000" w:rsidRPr="00000000">
              <w:rPr>
                <w:rtl w:val="0"/>
              </w:rPr>
            </w:r>
          </w:p>
          <w:tbl>
            <w:tblPr>
              <w:tblStyle w:val="Table42"/>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000"/>
              <w:gridCol w:w="3600"/>
              <w:gridCol w:w="2890"/>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93">
                  <w:pPr>
                    <w:spacing w:after="20" w:lineRule="auto"/>
                    <w:jc w:val="center"/>
                    <w:rPr>
                      <w:b w:val="1"/>
                      <w:bCs w:val="1"/>
                      <w:sz w:val="17"/>
                      <w:szCs w:val="17"/>
                    </w:rPr>
                  </w:pPr>
                  <w:r w:rsidDel="00000000" w:rsidR="00000000" w:rsidRPr="00000000">
                    <w:rPr>
                      <w:b w:val="1"/>
                      <w:bCs w:val="1"/>
                      <w:sz w:val="17"/>
                      <w:szCs w:val="17"/>
                      <w:rtl w:val="0"/>
                    </w:rPr>
                    <w:t xml:space="preserve">Participante (categoría)</w:t>
                  </w:r>
                </w:p>
              </w:tc>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94">
                  <w:pPr>
                    <w:spacing w:after="20" w:lineRule="auto"/>
                    <w:jc w:val="center"/>
                    <w:rPr>
                      <w:b w:val="1"/>
                      <w:bCs w:val="1"/>
                      <w:sz w:val="17"/>
                      <w:szCs w:val="17"/>
                    </w:rPr>
                  </w:pPr>
                  <w:r w:rsidDel="00000000" w:rsidR="00000000" w:rsidRPr="00000000">
                    <w:rPr>
                      <w:b w:val="1"/>
                      <w:bCs w:val="1"/>
                      <w:sz w:val="17"/>
                      <w:szCs w:val="17"/>
                      <w:rtl w:val="0"/>
                    </w:rPr>
                    <w:t xml:space="preserve">Proyecto(s)</w:t>
                  </w:r>
                </w:p>
              </w:tc>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95">
                  <w:pPr>
                    <w:spacing w:after="20" w:lineRule="auto"/>
                    <w:jc w:val="center"/>
                    <w:rPr>
                      <w:b w:val="1"/>
                      <w:bCs w:val="1"/>
                      <w:sz w:val="17"/>
                      <w:szCs w:val="17"/>
                    </w:rPr>
                  </w:pPr>
                  <w:r w:rsidDel="00000000" w:rsidR="00000000" w:rsidRPr="00000000">
                    <w:rPr>
                      <w:b w:val="1"/>
                      <w:bCs w:val="1"/>
                      <w:sz w:val="17"/>
                      <w:szCs w:val="17"/>
                      <w:rtl w:val="0"/>
                    </w:rPr>
                    <w:t xml:space="preserve">Rol y capacidades que aporta</w:t>
                  </w:r>
                </w:p>
              </w:tc>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96">
                  <w:pPr>
                    <w:spacing w:after="20" w:lineRule="auto"/>
                    <w:jc w:val="center"/>
                    <w:rPr>
                      <w:b w:val="1"/>
                      <w:bCs w:val="1"/>
                      <w:sz w:val="17"/>
                      <w:szCs w:val="17"/>
                    </w:rPr>
                  </w:pPr>
                  <w:r w:rsidDel="00000000" w:rsidR="00000000" w:rsidRPr="00000000">
                    <w:rPr>
                      <w:b w:val="1"/>
                      <w:bCs w:val="1"/>
                      <w:sz w:val="17"/>
                      <w:szCs w:val="17"/>
                      <w:rtl w:val="0"/>
                    </w:rPr>
                    <w:t xml:space="preserve">Vinculación con otros participantes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97">
                  <w:pPr>
                    <w:spacing w:after="20" w:lineRule="auto"/>
                    <w:jc w:val="left"/>
                    <w:rPr>
                      <w:sz w:val="17"/>
                      <w:szCs w:val="17"/>
                    </w:rPr>
                  </w:pPr>
                  <w:r w:rsidDel="00000000" w:rsidR="00000000" w:rsidRPr="00000000">
                    <w:rPr>
                      <w:b w:val="1"/>
                      <w:bCs w:val="1"/>
                      <w:sz w:val="17"/>
                      <w:szCs w:val="17"/>
                      <w:rtl w:val="0"/>
                    </w:rPr>
                    <w:t xml:space="preserve">DTE Consulting &amp; Development SpA</w:t>
                  </w:r>
                  <w:r w:rsidDel="00000000" w:rsidR="00000000" w:rsidRPr="00000000">
                    <w:rPr>
                      <w:rtl w:val="0"/>
                    </w:rPr>
                  </w:r>
                </w:p>
                <w:p w:rsidR="00000000" w:rsidDel="00000000" w:rsidP="00000000" w:rsidRDefault="00000000" w:rsidRPr="00000000" w14:paraId="00000998">
                  <w:pPr>
                    <w:spacing w:after="20" w:lineRule="auto"/>
                    <w:jc w:val="left"/>
                    <w:rPr>
                      <w:sz w:val="17"/>
                      <w:szCs w:val="17"/>
                    </w:rPr>
                  </w:pPr>
                  <w:r w:rsidDel="00000000" w:rsidR="00000000" w:rsidRPr="00000000">
                    <w:rPr>
                      <w:sz w:val="17"/>
                      <w:szCs w:val="17"/>
                      <w:rtl w:val="0"/>
                    </w:rPr>
                    <w:t xml:space="preserve">Beneficiario y gestor tecnológico</w:t>
                  </w:r>
                </w:p>
                <w:p w:rsidR="00000000" w:rsidDel="00000000" w:rsidP="00000000" w:rsidRDefault="00000000" w:rsidRPr="00000000" w14:paraId="00000999">
                  <w:pPr>
                    <w:spacing w:after="20" w:lineRule="auto"/>
                    <w:jc w:val="left"/>
                    <w:rPr>
                      <w:sz w:val="17"/>
                      <w:szCs w:val="17"/>
                    </w:rPr>
                  </w:pPr>
                  <w:r w:rsidDel="00000000" w:rsidR="00000000" w:rsidRPr="00000000">
                    <w:rPr>
                      <w:sz w:val="17"/>
                      <w:szCs w:val="17"/>
                      <w:rtl w:val="0"/>
                    </w:rPr>
                    <w:t xml:space="preserve">RUT 77.826.369-6</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9A">
                  <w:pPr>
                    <w:spacing w:after="20" w:lineRule="auto"/>
                    <w:jc w:val="left"/>
                    <w:rPr>
                      <w:sz w:val="17"/>
                      <w:szCs w:val="17"/>
                    </w:rPr>
                  </w:pPr>
                  <w:r w:rsidDel="00000000" w:rsidR="00000000" w:rsidRPr="00000000">
                    <w:rPr>
                      <w:sz w:val="17"/>
                      <w:szCs w:val="17"/>
                      <w:rtl w:val="0"/>
                    </w:rPr>
                    <w:t xml:space="preserve">P0 (lidera); P1–P4</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9B">
                  <w:pPr>
                    <w:spacing w:after="20" w:lineRule="auto"/>
                    <w:jc w:val="left"/>
                    <w:rPr>
                      <w:sz w:val="17"/>
                      <w:szCs w:val="17"/>
                    </w:rPr>
                  </w:pPr>
                  <w:r w:rsidDel="00000000" w:rsidR="00000000" w:rsidRPr="00000000">
                    <w:rPr>
                      <w:sz w:val="17"/>
                      <w:szCs w:val="17"/>
                      <w:rtl w:val="0"/>
                    </w:rPr>
                    <w:t xml:space="preserve">Dirección del Programa (Jorge Prieto), dirección del proyecto de gestión (Carmen Gloria Zúñiga), coordinación del portafolio (Andrés Salgado), especialidad normativa y territorial (Mauricio Pruzzo) y producto y difusión (Nicolás Caro). Aporta la plataforma “Terrenos DS49” en producción y los datos de sus proyectos DS49 (La Serena I y II, Chillán).</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9C">
                  <w:pPr>
                    <w:spacing w:after="20" w:lineRule="auto"/>
                    <w:jc w:val="left"/>
                    <w:rPr>
                      <w:sz w:val="17"/>
                      <w:szCs w:val="17"/>
                    </w:rPr>
                  </w:pPr>
                  <w:r w:rsidDel="00000000" w:rsidR="00000000" w:rsidRPr="00000000">
                    <w:rPr>
                      <w:sz w:val="17"/>
                      <w:szCs w:val="17"/>
                      <w:rtl w:val="0"/>
                    </w:rPr>
                    <w:t xml:space="preserve">Suscribe el convenio con Corfo y los convenios de coejecución; administra la capa común de datos, la PI y el tablero de control; co-desarrolla P1 con Impulso Estratégico e In-Data.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9D">
                  <w:pPr>
                    <w:spacing w:after="20" w:lineRule="auto"/>
                    <w:jc w:val="left"/>
                    <w:rPr>
                      <w:sz w:val="17"/>
                      <w:szCs w:val="17"/>
                    </w:rPr>
                  </w:pPr>
                  <w:r w:rsidDel="00000000" w:rsidR="00000000" w:rsidRPr="00000000">
                    <w:rPr>
                      <w:b w:val="1"/>
                      <w:bCs w:val="1"/>
                      <w:sz w:val="17"/>
                      <w:szCs w:val="17"/>
                      <w:rtl w:val="0"/>
                    </w:rPr>
                    <w:t xml:space="preserve">Impulso Estratégico CX SpA</w:t>
                  </w:r>
                  <w:r w:rsidDel="00000000" w:rsidR="00000000" w:rsidRPr="00000000">
                    <w:rPr>
                      <w:rtl w:val="0"/>
                    </w:rPr>
                  </w:r>
                </w:p>
                <w:p w:rsidR="00000000" w:rsidDel="00000000" w:rsidP="00000000" w:rsidRDefault="00000000" w:rsidRPr="00000000" w14:paraId="0000099E">
                  <w:pPr>
                    <w:spacing w:after="20" w:lineRule="auto"/>
                    <w:jc w:val="left"/>
                    <w:rPr>
                      <w:sz w:val="17"/>
                      <w:szCs w:val="17"/>
                    </w:rPr>
                  </w:pPr>
                  <w:r w:rsidDel="00000000" w:rsidR="00000000" w:rsidRPr="00000000">
                    <w:rPr>
                      <w:sz w:val="17"/>
                      <w:szCs w:val="17"/>
                      <w:rtl w:val="0"/>
                    </w:rPr>
                    <w:t xml:space="preserve">Coejecutor</w:t>
                  </w:r>
                </w:p>
                <w:p w:rsidR="00000000" w:rsidDel="00000000" w:rsidP="00000000" w:rsidRDefault="00000000" w:rsidRPr="00000000" w14:paraId="0000099F">
                  <w:pPr>
                    <w:spacing w:after="20" w:lineRule="auto"/>
                    <w:jc w:val="left"/>
                    <w:rPr>
                      <w:sz w:val="17"/>
                      <w:szCs w:val="17"/>
                    </w:rPr>
                  </w:pPr>
                  <w:r w:rsidDel="00000000" w:rsidR="00000000" w:rsidRPr="00000000">
                    <w:rPr>
                      <w:sz w:val="17"/>
                      <w:szCs w:val="17"/>
                      <w:rtl w:val="0"/>
                    </w:rPr>
                    <w:t xml:space="preserve">RUT 77.901.282-4</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0">
                  <w:pPr>
                    <w:spacing w:after="20" w:lineRule="auto"/>
                    <w:jc w:val="left"/>
                    <w:rPr>
                      <w:sz w:val="17"/>
                      <w:szCs w:val="17"/>
                    </w:rPr>
                  </w:pPr>
                  <w:r w:rsidDel="00000000" w:rsidR="00000000" w:rsidRPr="00000000">
                    <w:rPr>
                      <w:sz w:val="17"/>
                      <w:szCs w:val="17"/>
                      <w:rtl w:val="0"/>
                    </w:rPr>
                    <w:t xml:space="preserve">P1 (dirige)</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1">
                  <w:pPr>
                    <w:spacing w:after="20" w:lineRule="auto"/>
                    <w:jc w:val="left"/>
                    <w:rPr>
                      <w:sz w:val="17"/>
                      <w:szCs w:val="17"/>
                    </w:rPr>
                  </w:pPr>
                  <w:r w:rsidDel="00000000" w:rsidR="00000000" w:rsidRPr="00000000">
                    <w:rPr>
                      <w:sz w:val="17"/>
                      <w:szCs w:val="17"/>
                      <w:rtl w:val="0"/>
                    </w:rPr>
                    <w:t xml:space="preserve">Desarrollo de software e IA: predictor de plazos y costos, automatización de la ingesta de terrenos y extensión del motor a nuevas tipologías. Equipo: Ariel Sáez (director de P1), Federico Orduz y Mauricio Chamorro, más tres técnicos en desarrollo y explotación de IA.</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2">
                  <w:pPr>
                    <w:spacing w:after="20" w:lineRule="auto"/>
                    <w:jc w:val="left"/>
                    <w:rPr>
                      <w:sz w:val="17"/>
                      <w:szCs w:val="17"/>
                    </w:rPr>
                  </w:pPr>
                  <w:r w:rsidDel="00000000" w:rsidR="00000000" w:rsidRPr="00000000">
                    <w:rPr>
                      <w:sz w:val="17"/>
                      <w:szCs w:val="17"/>
                      <w:rtl w:val="0"/>
                    </w:rPr>
                    <w:t xml:space="preserve">Construye con DTE el producto conjunto de P1; integra los datos de In-Data; incorpora la validación legal de Molina Matta; entrega a P2 el anteproyecto en el esquema común.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3">
                  <w:pPr>
                    <w:spacing w:after="20" w:lineRule="auto"/>
                    <w:jc w:val="left"/>
                    <w:rPr>
                      <w:sz w:val="17"/>
                      <w:szCs w:val="17"/>
                    </w:rPr>
                  </w:pPr>
                  <w:r w:rsidDel="00000000" w:rsidR="00000000" w:rsidRPr="00000000">
                    <w:rPr>
                      <w:b w:val="1"/>
                      <w:bCs w:val="1"/>
                      <w:sz w:val="17"/>
                      <w:szCs w:val="17"/>
                      <w:rtl w:val="0"/>
                    </w:rPr>
                    <w:t xml:space="preserve">In-Data (Consultores de Ingeniería In-Data Ltda.)</w:t>
                  </w:r>
                  <w:r w:rsidDel="00000000" w:rsidR="00000000" w:rsidRPr="00000000">
                    <w:rPr>
                      <w:rtl w:val="0"/>
                    </w:rPr>
                  </w:r>
                </w:p>
                <w:p w:rsidR="00000000" w:rsidDel="00000000" w:rsidP="00000000" w:rsidRDefault="00000000" w:rsidRPr="00000000" w14:paraId="000009A4">
                  <w:pPr>
                    <w:spacing w:after="20" w:lineRule="auto"/>
                    <w:jc w:val="left"/>
                    <w:rPr>
                      <w:sz w:val="17"/>
                      <w:szCs w:val="17"/>
                    </w:rPr>
                  </w:pPr>
                  <w:r w:rsidDel="00000000" w:rsidR="00000000" w:rsidRPr="00000000">
                    <w:rPr>
                      <w:sz w:val="17"/>
                      <w:szCs w:val="17"/>
                      <w:rtl w:val="0"/>
                    </w:rPr>
                    <w:t xml:space="preserve">Coejecutor</w:t>
                  </w:r>
                </w:p>
                <w:p w:rsidR="00000000" w:rsidDel="00000000" w:rsidP="00000000" w:rsidRDefault="00000000" w:rsidRPr="00000000" w14:paraId="000009A5">
                  <w:pPr>
                    <w:spacing w:after="20" w:lineRule="auto"/>
                    <w:jc w:val="left"/>
                    <w:rPr>
                      <w:sz w:val="17"/>
                      <w:szCs w:val="17"/>
                    </w:rPr>
                  </w:pPr>
                  <w:r w:rsidDel="00000000" w:rsidR="00000000" w:rsidRPr="00000000">
                    <w:rPr>
                      <w:sz w:val="17"/>
                      <w:szCs w:val="17"/>
                      <w:rtl w:val="0"/>
                    </w:rPr>
                    <w:t xml:space="preserve">RUT 77.725.995-4</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6">
                  <w:pPr>
                    <w:spacing w:after="20" w:lineRule="auto"/>
                    <w:jc w:val="left"/>
                    <w:rPr>
                      <w:sz w:val="17"/>
                      <w:szCs w:val="17"/>
                    </w:rPr>
                  </w:pPr>
                  <w:r w:rsidDel="00000000" w:rsidR="00000000" w:rsidRPr="00000000">
                    <w:rPr>
                      <w:sz w:val="17"/>
                      <w:szCs w:val="17"/>
                      <w:rtl w:val="0"/>
                    </w:rPr>
                    <w:t xml:space="preserve">P1 (subdirige)</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7">
                  <w:pPr>
                    <w:spacing w:after="20" w:lineRule="auto"/>
                    <w:jc w:val="left"/>
                    <w:rPr>
                      <w:sz w:val="17"/>
                      <w:szCs w:val="17"/>
                    </w:rPr>
                  </w:pPr>
                  <w:r w:rsidDel="00000000" w:rsidR="00000000" w:rsidRPr="00000000">
                    <w:rPr>
                      <w:sz w:val="17"/>
                      <w:szCs w:val="17"/>
                      <w:rtl w:val="0"/>
                    </w:rPr>
                    <w:t xml:space="preserve">Big Data inmobiliario: plataforma Bau-data, que recolecta de forma automatizada los permisos de edificación y proyectos a nivel nacional. Equipo: Cristóbal Cámpora (subdirector de P1) y Daniel Minaya.</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8">
                  <w:pPr>
                    <w:spacing w:after="20" w:lineRule="auto"/>
                    <w:jc w:val="left"/>
                    <w:rPr>
                      <w:sz w:val="17"/>
                      <w:szCs w:val="17"/>
                    </w:rPr>
                  </w:pPr>
                  <w:r w:rsidDel="00000000" w:rsidR="00000000" w:rsidRPr="00000000">
                    <w:rPr>
                      <w:sz w:val="17"/>
                      <w:szCs w:val="17"/>
                      <w:rtl w:val="0"/>
                    </w:rPr>
                    <w:t xml:space="preserve">Provee datos históricos para entrenar el predictor de P1 y define los patrones y estándares de comunicación de P2, P3 y P4 con P1.</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9">
                  <w:pPr>
                    <w:spacing w:after="20" w:lineRule="auto"/>
                    <w:jc w:val="left"/>
                    <w:rPr>
                      <w:sz w:val="17"/>
                      <w:szCs w:val="17"/>
                    </w:rPr>
                  </w:pPr>
                  <w:r w:rsidDel="00000000" w:rsidR="00000000" w:rsidRPr="00000000">
                    <w:rPr>
                      <w:b w:val="1"/>
                      <w:bCs w:val="1"/>
                      <w:sz w:val="17"/>
                      <w:szCs w:val="17"/>
                      <w:rtl w:val="0"/>
                    </w:rPr>
                    <w:t xml:space="preserve">Geister Consultores Ltda.</w:t>
                  </w:r>
                  <w:r w:rsidDel="00000000" w:rsidR="00000000" w:rsidRPr="00000000">
                    <w:rPr>
                      <w:rtl w:val="0"/>
                    </w:rPr>
                  </w:r>
                </w:p>
                <w:p w:rsidR="00000000" w:rsidDel="00000000" w:rsidP="00000000" w:rsidRDefault="00000000" w:rsidRPr="00000000" w14:paraId="000009AA">
                  <w:pPr>
                    <w:spacing w:after="20" w:lineRule="auto"/>
                    <w:jc w:val="left"/>
                    <w:rPr>
                      <w:sz w:val="17"/>
                      <w:szCs w:val="17"/>
                    </w:rPr>
                  </w:pPr>
                  <w:r w:rsidDel="00000000" w:rsidR="00000000" w:rsidRPr="00000000">
                    <w:rPr>
                      <w:sz w:val="17"/>
                      <w:szCs w:val="17"/>
                      <w:rtl w:val="0"/>
                    </w:rPr>
                    <w:t xml:space="preserve">Coejecutor</w:t>
                  </w:r>
                </w:p>
                <w:p w:rsidR="00000000" w:rsidDel="00000000" w:rsidP="00000000" w:rsidRDefault="00000000" w:rsidRPr="00000000" w14:paraId="000009AB">
                  <w:pPr>
                    <w:spacing w:after="20" w:lineRule="auto"/>
                    <w:jc w:val="left"/>
                    <w:rPr>
                      <w:sz w:val="17"/>
                      <w:szCs w:val="17"/>
                    </w:rPr>
                  </w:pPr>
                  <w:r w:rsidDel="00000000" w:rsidR="00000000" w:rsidRPr="00000000">
                    <w:rPr>
                      <w:sz w:val="17"/>
                      <w:szCs w:val="17"/>
                      <w:rtl w:val="0"/>
                    </w:rPr>
                    <w:t xml:space="preserve">RUT 76.578.264-3</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C">
                  <w:pPr>
                    <w:spacing w:after="20" w:lineRule="auto"/>
                    <w:jc w:val="left"/>
                    <w:rPr>
                      <w:sz w:val="17"/>
                      <w:szCs w:val="17"/>
                    </w:rPr>
                  </w:pPr>
                  <w:r w:rsidDel="00000000" w:rsidR="00000000" w:rsidRPr="00000000">
                    <w:rPr>
                      <w:sz w:val="17"/>
                      <w:szCs w:val="17"/>
                      <w:rtl w:val="0"/>
                    </w:rPr>
                    <w:t xml:space="preserve">P2 (dirige)</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D">
                  <w:pPr>
                    <w:spacing w:after="20" w:lineRule="auto"/>
                    <w:jc w:val="left"/>
                    <w:rPr>
                      <w:sz w:val="17"/>
                      <w:szCs w:val="17"/>
                    </w:rPr>
                  </w:pPr>
                  <w:r w:rsidDel="00000000" w:rsidR="00000000" w:rsidRPr="00000000">
                    <w:rPr>
                      <w:sz w:val="17"/>
                      <w:szCs w:val="17"/>
                      <w:rtl w:val="0"/>
                    </w:rPr>
                    <w:t xml:space="preserve">Coordinación BIM de especialidades: su director ha liderado la implementación BIM en más de 130 proyectos (más de 5 millones de m² en 5 países) y la oficina desarrolló gemelos digitales de las 34 </w:t>
                  </w:r>
                  <w:r>
                    <w:rPr>
                      <w:sz w:val="17"/>
                      <w:szCs w:val="17"/>
                      <w:rtl w:val="0"/>
                    </w:rPr>
                    <w:t xml:space="preserve">sedes de </w:t>
                  </w:r>
                  <w:del w:id="9005" w:author="Nicolás Rietta" w:date="2026-09-28T16:00:00Z">
                    <w:r>
                      <w:rPr>
                        <w:sz w:val="17"/>
                        <w:szCs w:val="17"/>
                        <w:rtl w:val="0"/>
                      </w:rPr>
                      <w:delText xml:space="preserve">DuocUC</w:delText>
                    </w:r>
                  </w:del>
                  <w:ins w:id="9006" w:author="Nicolás Rietta" w:date="2026-09-28T16:00:00Z">
                    <w:r>
                      <w:rPr>
                        <w:sz w:val="17"/>
                        <w:szCs w:val="17"/>
                        <w:rtl w:val="0"/>
                      </w:rPr>
                      <w:t xml:space="preserve">Duoc UC</w:t>
                    </w:r>
                  </w:ins>
                  <w:r w:rsidDel="00000000" w:rsidR="00000000" w:rsidRPr="00000000">
                    <w:rPr>
                      <w:sz w:val="17"/>
                      <w:szCs w:val="17"/>
                      <w:rtl w:val="0"/>
                    </w:rPr>
                    <w:t xml:space="preserve">; estudio de interrelación de tiempos entre especialistas. Equipo: Nicolás Geister (director de P2), Antonia Jiménez (arquitecta BIM, jornada completa), especialistas en IA y evaluación de proyectos.</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E">
                  <w:pPr>
                    <w:spacing w:after="20" w:lineRule="auto"/>
                    <w:jc w:val="left"/>
                    <w:rPr>
                      <w:sz w:val="17"/>
                      <w:szCs w:val="17"/>
                    </w:rPr>
                  </w:pPr>
                  <w:r w:rsidDel="00000000" w:rsidR="00000000" w:rsidRPr="00000000">
                    <w:rPr>
                      <w:sz w:val="17"/>
                      <w:szCs w:val="17"/>
                      <w:rtl w:val="0"/>
                    </w:rPr>
                    <w:t xml:space="preserve">Recibe de P1 el anteproyecto; costea con precios unitarios de ONDAC; valida reglas con revisores de ANRI; entrega a P3 el proyecto RTB en IFC; recibe de P4 datos de operación.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F">
                  <w:pPr>
                    <w:spacing w:after="20" w:lineRule="auto"/>
                    <w:jc w:val="left"/>
                    <w:rPr>
                      <w:sz w:val="17"/>
                      <w:szCs w:val="17"/>
                    </w:rPr>
                  </w:pPr>
                  <w:r w:rsidDel="00000000" w:rsidR="00000000" w:rsidRPr="00000000">
                    <w:rPr>
                      <w:b w:val="1"/>
                      <w:bCs w:val="1"/>
                      <w:sz w:val="17"/>
                      <w:szCs w:val="17"/>
                      <w:rtl w:val="0"/>
                    </w:rPr>
                    <w:t xml:space="preserve">ONDAC SpA</w:t>
                  </w:r>
                  <w:r w:rsidDel="00000000" w:rsidR="00000000" w:rsidRPr="00000000">
                    <w:rPr>
                      <w:rtl w:val="0"/>
                    </w:rPr>
                  </w:r>
                </w:p>
                <w:p w:rsidR="00000000" w:rsidDel="00000000" w:rsidP="00000000" w:rsidRDefault="00000000" w:rsidRPr="00000000" w14:paraId="000009B0">
                  <w:pPr>
                    <w:spacing w:after="20" w:lineRule="auto"/>
                    <w:jc w:val="left"/>
                    <w:rPr>
                      <w:sz w:val="17"/>
                      <w:szCs w:val="17"/>
                    </w:rPr>
                  </w:pPr>
                  <w:r w:rsidDel="00000000" w:rsidR="00000000" w:rsidRPr="00000000">
                    <w:rPr>
                      <w:sz w:val="17"/>
                      <w:szCs w:val="17"/>
                      <w:rtl w:val="0"/>
                    </w:rPr>
                    <w:t xml:space="preserve">Coejecutor</w:t>
                  </w:r>
                </w:p>
                <w:p w:rsidR="00000000" w:rsidDel="00000000" w:rsidP="00000000" w:rsidRDefault="00000000" w:rsidRPr="00000000" w14:paraId="000009B1">
                  <w:pPr>
                    <w:spacing w:after="20" w:lineRule="auto"/>
                    <w:jc w:val="left"/>
                    <w:rPr>
                      <w:sz w:val="17"/>
                      <w:szCs w:val="17"/>
                    </w:rPr>
                  </w:pPr>
                  <w:r w:rsidDel="00000000" w:rsidR="00000000" w:rsidRPr="00000000">
                    <w:rPr>
                      <w:sz w:val="17"/>
                      <w:szCs w:val="17"/>
                      <w:rtl w:val="0"/>
                    </w:rPr>
                    <w:t xml:space="preserve">RUT 76.210.996-4</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2">
                  <w:pPr>
                    <w:spacing w:after="20" w:lineRule="auto"/>
                    <w:jc w:val="left"/>
                    <w:rPr>
                      <w:sz w:val="17"/>
                      <w:szCs w:val="17"/>
                    </w:rPr>
                  </w:pPr>
                  <w:r w:rsidDel="00000000" w:rsidR="00000000" w:rsidRPr="00000000">
                    <w:rPr>
                      <w:sz w:val="17"/>
                      <w:szCs w:val="17"/>
                      <w:rtl w:val="0"/>
                    </w:rPr>
                    <w:t xml:space="preserve">P3 (dirige); apoya P2 y P4</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3">
                  <w:pPr>
                    <w:spacing w:after="20" w:lineRule="auto"/>
                    <w:jc w:val="left"/>
                    <w:rPr>
                      <w:sz w:val="17"/>
                      <w:szCs w:val="17"/>
                    </w:rPr>
                  </w:pPr>
                  <w:r w:rsidDel="00000000" w:rsidR="00000000" w:rsidRPr="00000000">
                    <w:rPr>
                      <w:sz w:val="17"/>
                      <w:szCs w:val="17"/>
                      <w:rtl w:val="0"/>
                    </w:rPr>
                    <w:t xml:space="preserve">Referente de costos de construcción desde 1978: Manual de Precios Unitarios (APU), software “Notrasnoches”, Guía de Obras y capacitación (ITO, PAC y BIM). Equipo: Carlos Zambrano (director de P3), Carlos Herrera, programadores y administradores de obra.</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4">
                  <w:pPr>
                    <w:spacing w:after="20" w:lineRule="auto"/>
                    <w:jc w:val="left"/>
                    <w:rPr>
                      <w:sz w:val="17"/>
                      <w:szCs w:val="17"/>
                    </w:rPr>
                  </w:pPr>
                  <w:r w:rsidDel="00000000" w:rsidR="00000000" w:rsidRPr="00000000">
                    <w:rPr>
                      <w:sz w:val="17"/>
                      <w:szCs w:val="17"/>
                      <w:rtl w:val="0"/>
                    </w:rPr>
                    <w:t xml:space="preserve">Integra los software de obra en la “Zapatilla”; aporta precios, presupuestos y programación de compras a P2, P3 y P4; canal comercial hacia constructoras.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5">
                  <w:pPr>
                    <w:spacing w:after="20" w:lineRule="auto"/>
                    <w:jc w:val="left"/>
                    <w:rPr>
                      <w:sz w:val="17"/>
                      <w:szCs w:val="17"/>
                    </w:rPr>
                  </w:pPr>
                  <w:r w:rsidDel="00000000" w:rsidR="00000000" w:rsidRPr="00000000">
                    <w:rPr>
                      <w:b w:val="1"/>
                      <w:bCs w:val="1"/>
                      <w:sz w:val="17"/>
                      <w:szCs w:val="17"/>
                      <w:rtl w:val="0"/>
                    </w:rPr>
                    <w:t xml:space="preserve">Calidad Cloud (CCLOUD S.A.)</w:t>
                  </w:r>
                  <w:r w:rsidDel="00000000" w:rsidR="00000000" w:rsidRPr="00000000">
                    <w:rPr>
                      <w:rtl w:val="0"/>
                    </w:rPr>
                  </w:r>
                </w:p>
                <w:p w:rsidR="00000000" w:rsidDel="00000000" w:rsidP="00000000" w:rsidRDefault="00000000" w:rsidRPr="00000000" w14:paraId="000009B6">
                  <w:pPr>
                    <w:spacing w:after="20" w:lineRule="auto"/>
                    <w:jc w:val="left"/>
                    <w:rPr>
                      <w:sz w:val="17"/>
                      <w:szCs w:val="17"/>
                    </w:rPr>
                  </w:pPr>
                  <w:r w:rsidDel="00000000" w:rsidR="00000000" w:rsidRPr="00000000">
                    <w:rPr>
                      <w:sz w:val="17"/>
                      <w:szCs w:val="17"/>
                      <w:rtl w:val="0"/>
                    </w:rPr>
                    <w:t xml:space="preserve">Coejecutor</w:t>
                  </w:r>
                </w:p>
                <w:p w:rsidR="00000000" w:rsidDel="00000000" w:rsidP="00000000" w:rsidRDefault="00000000" w:rsidRPr="00000000" w14:paraId="000009B7">
                  <w:pPr>
                    <w:spacing w:after="20" w:lineRule="auto"/>
                    <w:jc w:val="left"/>
                    <w:rPr>
                      <w:sz w:val="17"/>
                      <w:szCs w:val="17"/>
                    </w:rPr>
                  </w:pPr>
                  <w:r w:rsidDel="00000000" w:rsidR="00000000" w:rsidRPr="00000000">
                    <w:rPr>
                      <w:sz w:val="17"/>
                      <w:szCs w:val="17"/>
                      <w:rtl w:val="0"/>
                    </w:rPr>
                    <w:t xml:space="preserve">RUT 76.411.851-0</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8">
                  <w:pPr>
                    <w:spacing w:after="20" w:lineRule="auto"/>
                    <w:jc w:val="left"/>
                    <w:rPr>
                      <w:sz w:val="17"/>
                      <w:szCs w:val="17"/>
                    </w:rPr>
                  </w:pPr>
                  <w:r w:rsidDel="00000000" w:rsidR="00000000" w:rsidRPr="00000000">
                    <w:rPr>
                      <w:sz w:val="17"/>
                      <w:szCs w:val="17"/>
                      <w:rtl w:val="0"/>
                    </w:rPr>
                    <w:t xml:space="preserve">P4 (dirige); apoya P3</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9">
                  <w:pPr>
                    <w:spacing w:after="20" w:lineRule="auto"/>
                    <w:jc w:val="left"/>
                    <w:rPr>
                      <w:sz w:val="17"/>
                      <w:szCs w:val="17"/>
                    </w:rPr>
                  </w:pPr>
                  <w:r w:rsidDel="00000000" w:rsidR="00000000" w:rsidRPr="00000000">
                    <w:rPr>
                      <w:sz w:val="17"/>
                      <w:szCs w:val="17"/>
                      <w:rtl w:val="0"/>
                    </w:rPr>
                    <w:t xml:space="preserve">Software de control de calidad en obra y postventa, presente en más de 8.000 proyectos en Latinoamérica, con más de 40 personas y más de 10 ingenieros de software. Equipo: Ricardo León y Franze Fahrenkrog, programadores y especialistas de obra.</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A">
                  <w:pPr>
                    <w:spacing w:after="20" w:lineRule="auto"/>
                    <w:jc w:val="left"/>
                    <w:rPr>
                      <w:sz w:val="17"/>
                      <w:szCs w:val="17"/>
                    </w:rPr>
                  </w:pPr>
                  <w:r w:rsidDel="00000000" w:rsidR="00000000" w:rsidRPr="00000000">
                    <w:rPr>
                      <w:sz w:val="17"/>
                      <w:szCs w:val="17"/>
                      <w:rtl w:val="0"/>
                    </w:rPr>
                    <w:t xml:space="preserve">Aporta registros de calidad y postventa para entrenar la predicción de fallas; normaliza con ONDAC los protocolos de intercambio (P3); canal comercial regional.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B">
                  <w:pPr>
                    <w:spacing w:after="20" w:lineRule="auto"/>
                    <w:jc w:val="left"/>
                    <w:rPr>
                      <w:sz w:val="17"/>
                      <w:szCs w:val="17"/>
                    </w:rPr>
                  </w:pPr>
                  <w:r w:rsidDel="00000000" w:rsidR="00000000" w:rsidRPr="00000000">
                    <w:rPr>
                      <w:b w:val="1"/>
                      <w:bCs w:val="1"/>
                      <w:sz w:val="17"/>
                      <w:szCs w:val="17"/>
                      <w:rtl w:val="0"/>
                    </w:rPr>
                    <w:t xml:space="preserve">Molina Matta &amp; Asociados (Molina Matta Abogados SpA)</w:t>
                  </w:r>
                  <w:r w:rsidDel="00000000" w:rsidR="00000000" w:rsidRPr="00000000">
                    <w:rPr>
                      <w:rtl w:val="0"/>
                    </w:rPr>
                  </w:r>
                </w:p>
                <w:p w:rsidR="00000000" w:rsidDel="00000000" w:rsidP="00000000" w:rsidRDefault="00000000" w:rsidRPr="00000000" w14:paraId="000009BC">
                  <w:pPr>
                    <w:spacing w:after="20" w:lineRule="auto"/>
                    <w:jc w:val="left"/>
                    <w:rPr>
                      <w:sz w:val="17"/>
                      <w:szCs w:val="17"/>
                    </w:rPr>
                  </w:pPr>
                  <w:r w:rsidDel="00000000" w:rsidR="00000000" w:rsidRPr="00000000">
                    <w:rPr>
                      <w:sz w:val="17"/>
                      <w:szCs w:val="17"/>
                      <w:rtl w:val="0"/>
                    </w:rPr>
                    <w:t xml:space="preserve">Asociado; interesado en P1–P4</w:t>
                  </w:r>
                </w:p>
                <w:p w:rsidR="00000000" w:rsidDel="00000000" w:rsidP="00000000" w:rsidRDefault="00000000" w:rsidRPr="00000000" w14:paraId="000009BD">
                  <w:pPr>
                    <w:spacing w:after="20" w:lineRule="auto"/>
                    <w:jc w:val="left"/>
                    <w:rPr>
                      <w:sz w:val="17"/>
                      <w:szCs w:val="17"/>
                    </w:rPr>
                  </w:pPr>
                  <w:r w:rsidDel="00000000" w:rsidR="00000000" w:rsidRPr="00000000">
                    <w:rPr>
                      <w:sz w:val="17"/>
                      <w:szCs w:val="17"/>
                      <w:rtl w:val="0"/>
                    </w:rPr>
                    <w:t xml:space="preserve">RUT 76.930.371-5</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E">
                  <w:pPr>
                    <w:spacing w:after="20" w:lineRule="auto"/>
                    <w:jc w:val="left"/>
                    <w:rPr>
                      <w:sz w:val="17"/>
                      <w:szCs w:val="17"/>
                    </w:rPr>
                  </w:pPr>
                  <w:r w:rsidDel="00000000" w:rsidR="00000000" w:rsidRPr="00000000">
                    <w:rPr>
                      <w:sz w:val="17"/>
                      <w:szCs w:val="17"/>
                      <w:rtl w:val="0"/>
                    </w:rPr>
                    <w:t xml:space="preserve">P1</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F">
                  <w:pPr>
                    <w:spacing w:after="20" w:lineRule="auto"/>
                    <w:jc w:val="left"/>
                    <w:rPr>
                      <w:sz w:val="17"/>
                      <w:szCs w:val="17"/>
                    </w:rPr>
                  </w:pPr>
                  <w:r w:rsidDel="00000000" w:rsidR="00000000" w:rsidRPr="00000000">
                    <w:rPr>
                      <w:sz w:val="17"/>
                      <w:szCs w:val="17"/>
                      <w:rtl w:val="0"/>
                    </w:rPr>
                    <w:t xml:space="preserve">Horas profesionales de abogados expertos en diversas áreas del derecho (aporte valorizado) para la aplicación y actualización normativa permanente y la gestión preventiva de riesgos legales y ambientales desde la búsqueda de terrenos.</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0">
                  <w:pPr>
                    <w:spacing w:after="20" w:lineRule="auto"/>
                    <w:jc w:val="left"/>
                    <w:rPr>
                      <w:sz w:val="17"/>
                      <w:szCs w:val="17"/>
                    </w:rPr>
                  </w:pPr>
                  <w:r w:rsidDel="00000000" w:rsidR="00000000" w:rsidRPr="00000000">
                    <w:rPr>
                      <w:sz w:val="17"/>
                      <w:szCs w:val="17"/>
                      <w:rtl w:val="0"/>
                    </w:rPr>
                    <w:t xml:space="preserve">Valida la dimensión legal de P1 (dominio, gravámenes y servidumbres) y la revisión legal del marco de uso de datos; usuario de los resultados en todo el ciclo.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1">
                  <w:pPr>
                    <w:spacing w:after="20" w:lineRule="auto"/>
                    <w:jc w:val="left"/>
                    <w:rPr>
                      <w:sz w:val="17"/>
                      <w:szCs w:val="17"/>
                    </w:rPr>
                  </w:pPr>
                  <w:r w:rsidDel="00000000" w:rsidR="00000000" w:rsidRPr="00000000">
                    <w:rPr>
                      <w:b w:val="1"/>
                      <w:bCs w:val="1"/>
                      <w:sz w:val="17"/>
                      <w:szCs w:val="17"/>
                      <w:rtl w:val="0"/>
                    </w:rPr>
                    <w:t xml:space="preserve">ANRI A.G.</w:t>
                  </w:r>
                  <w:r w:rsidDel="00000000" w:rsidR="00000000" w:rsidRPr="00000000">
                    <w:rPr>
                      <w:rtl w:val="0"/>
                    </w:rPr>
                  </w:r>
                </w:p>
                <w:p w:rsidR="00000000" w:rsidDel="00000000" w:rsidP="00000000" w:rsidRDefault="00000000" w:rsidRPr="00000000" w14:paraId="000009C2">
                  <w:pPr>
                    <w:spacing w:after="20" w:lineRule="auto"/>
                    <w:jc w:val="left"/>
                    <w:rPr>
                      <w:sz w:val="17"/>
                      <w:szCs w:val="17"/>
                    </w:rPr>
                  </w:pPr>
                  <w:r w:rsidDel="00000000" w:rsidR="00000000" w:rsidRPr="00000000">
                    <w:rPr>
                      <w:sz w:val="17"/>
                      <w:szCs w:val="17"/>
                      <w:rtl w:val="0"/>
                    </w:rPr>
                    <w:t xml:space="preserve">Asociado; interesado en P1</w:t>
                  </w:r>
                </w:p>
                <w:p w:rsidR="00000000" w:rsidDel="00000000" w:rsidP="00000000" w:rsidRDefault="00000000" w:rsidRPr="00000000" w14:paraId="000009C3">
                  <w:pPr>
                    <w:spacing w:after="20" w:lineRule="auto"/>
                    <w:jc w:val="left"/>
                    <w:rPr>
                      <w:sz w:val="17"/>
                      <w:szCs w:val="17"/>
                    </w:rPr>
                  </w:pPr>
                  <w:r w:rsidDel="00000000" w:rsidR="00000000" w:rsidRPr="00000000">
                    <w:rPr>
                      <w:sz w:val="17"/>
                      <w:szCs w:val="17"/>
                      <w:rtl w:val="0"/>
                    </w:rPr>
                    <w:t xml:space="preserve">RUT 75.561.900-0</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4">
                  <w:pPr>
                    <w:spacing w:after="20" w:lineRule="auto"/>
                    <w:jc w:val="left"/>
                    <w:rPr>
                      <w:sz w:val="17"/>
                      <w:szCs w:val="17"/>
                    </w:rPr>
                  </w:pPr>
                  <w:r w:rsidDel="00000000" w:rsidR="00000000" w:rsidRPr="00000000">
                    <w:rPr>
                      <w:sz w:val="17"/>
                      <w:szCs w:val="17"/>
                      <w:rtl w:val="0"/>
                    </w:rPr>
                    <w:t xml:space="preserve">P2</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5">
                  <w:pPr>
                    <w:spacing w:after="20" w:lineRule="auto"/>
                    <w:jc w:val="left"/>
                    <w:rPr>
                      <w:sz w:val="17"/>
                      <w:szCs w:val="17"/>
                    </w:rPr>
                  </w:pPr>
                  <w:r w:rsidDel="00000000" w:rsidR="00000000" w:rsidRPr="00000000">
                    <w:rPr>
                      <w:sz w:val="17"/>
                      <w:szCs w:val="17"/>
                      <w:rtl w:val="0"/>
                    </w:rPr>
                    <w:t xml:space="preserve">Horas profesionales de revisores independientes (aporte valorizado) para </w:t>
                  </w:r>
                  <w:r>
                    <w:rPr>
                      <w:sz w:val="17"/>
                      <w:szCs w:val="17"/>
                      <w:rtl w:val="0"/>
                    </w:rPr>
                    <w:t xml:space="preserve">asesorar</w:t>
                  </w:r>
                  <w:ins w:id="9007" w:author="Nicolás Rietta" w:date="2026-09-28T16:00:00Z">
                    <w:r>
                      <w:rPr>
                        <w:sz w:val="17"/>
                        <w:szCs w:val="17"/>
                        <w:rtl w:val="0"/>
                      </w:rPr>
                      <w:t xml:space="preserve"> en</w:t>
                    </w:r>
                  </w:ins>
                  <w:r>
                    <w:rPr>
                      <w:sz w:val="17"/>
                      <w:szCs w:val="17"/>
                      <w:rtl w:val="0"/>
                    </w:rPr>
                    <w:t xml:space="preserve"> la aplicación</w:t>
                  </w:r>
                  <w:r w:rsidDel="00000000" w:rsidR="00000000" w:rsidRPr="00000000">
                    <w:rPr>
                      <w:sz w:val="17"/>
                      <w:szCs w:val="17"/>
                      <w:rtl w:val="0"/>
                    </w:rPr>
                    <w:t xml:space="preserve"> y actualización normativa permanente —térmica, acústica, copropiedad inmobiliaria y humedales— en cada tipología abordada.</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6">
                  <w:pPr>
                    <w:spacing w:after="20" w:lineRule="auto"/>
                    <w:jc w:val="left"/>
                    <w:rPr>
                      <w:sz w:val="17"/>
                      <w:szCs w:val="17"/>
                    </w:rPr>
                  </w:pPr>
                  <w:r w:rsidDel="00000000" w:rsidR="00000000" w:rsidRPr="00000000">
                    <w:rPr>
                      <w:sz w:val="17"/>
                      <w:szCs w:val="17"/>
                      <w:rtl w:val="0"/>
                    </w:rPr>
                    <w:t xml:space="preserve">Valida las reglas normativas de P2 (asociado); usuaria interesada en los resultados de P1; canal de capacitación y adopción entre revisores independientes</w:t>
                  </w:r>
                  <w:del w:id="9214" w:author="Nicolás Rietta" w:date="2026-09-28T16:00:00Z">
                    <w:r>
                      <w:rPr>
                        <w:sz w:val="17"/>
                        <w:szCs w:val="17"/>
                        <w:rtl w:val="0"/>
                      </w:rPr>
                      <w:delText xml:space="preserve">; representa a los asociados en el Consejo Estratégico</w:delText>
                    </w:r>
                  </w:del>
                  <w:ins w:id="9215" w:author="Nicolás Rietta" w:date="2026-09-28T16:00:00Z">
                    <w:r>
                      <w:rPr>
                        <w:sz w:val="17"/>
                        <w:szCs w:val="17"/>
                        <w:rtl w:val="0"/>
                      </w:rPr>
                      <w:t xml:space="preserve"/>
                    </w:r>
                  </w:ins>
                  <w:r w:rsidDel="00000000" w:rsidR="00000000" w:rsidRPr="00000000">
                    <w:rPr>
                      <w:sz w:val="17"/>
                      <w:szCs w:val="17"/>
                      <w:rtl w:val="0"/>
                    </w:rPr>
                    <w:t xml:space="preserve">.</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7">
                  <w:pPr>
                    <w:spacing w:after="20" w:lineRule="auto"/>
                    <w:jc w:val="left"/>
                    <w:rPr>
                      <w:sz w:val="17"/>
                      <w:szCs w:val="17"/>
                    </w:rPr>
                  </w:pPr>
                  <w:r w:rsidDel="00000000" w:rsidR="00000000" w:rsidRPr="00000000">
                    <w:rPr>
                      <w:b w:val="1"/>
                      <w:bCs w:val="1"/>
                      <w:sz w:val="17"/>
                      <w:szCs w:val="17"/>
                      <w:rtl w:val="0"/>
                    </w:rPr>
                    <w:t xml:space="preserve">CREAR Asociados (Serey y Otros Asociados Ltda.)</w:t>
                  </w:r>
                  <w:r w:rsidDel="00000000" w:rsidR="00000000" w:rsidRPr="00000000">
                    <w:rPr>
                      <w:rtl w:val="0"/>
                    </w:rPr>
                  </w:r>
                </w:p>
                <w:p w:rsidR="00000000" w:rsidDel="00000000" w:rsidP="00000000" w:rsidRDefault="00000000" w:rsidRPr="00000000" w14:paraId="000009C8">
                  <w:pPr>
                    <w:spacing w:after="20" w:lineRule="auto"/>
                    <w:jc w:val="left"/>
                    <w:rPr>
                      <w:sz w:val="17"/>
                      <w:szCs w:val="17"/>
                    </w:rPr>
                  </w:pPr>
                  <w:r w:rsidDel="00000000" w:rsidR="00000000" w:rsidRPr="00000000">
                    <w:rPr>
                      <w:sz w:val="17"/>
                      <w:szCs w:val="17"/>
                      <w:rtl w:val="0"/>
                    </w:rPr>
                    <w:t xml:space="preserve">Interesado</w:t>
                  </w:r>
                </w:p>
                <w:p w:rsidR="00000000" w:rsidDel="00000000" w:rsidP="00000000" w:rsidRDefault="00000000" w:rsidRPr="00000000" w14:paraId="000009C9">
                  <w:pPr>
                    <w:spacing w:after="20" w:lineRule="auto"/>
                    <w:jc w:val="left"/>
                    <w:rPr>
                      <w:sz w:val="17"/>
                      <w:szCs w:val="17"/>
                    </w:rPr>
                  </w:pPr>
                  <w:r w:rsidDel="00000000" w:rsidR="00000000" w:rsidRPr="00000000">
                    <w:rPr>
                      <w:sz w:val="17"/>
                      <w:szCs w:val="17"/>
                      <w:rtl w:val="0"/>
                    </w:rPr>
                    <w:t xml:space="preserve">RUT 76.026.827-5</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A">
                  <w:pPr>
                    <w:spacing w:after="20" w:lineRule="auto"/>
                    <w:jc w:val="left"/>
                    <w:rPr>
                      <w:sz w:val="17"/>
                      <w:szCs w:val="17"/>
                    </w:rPr>
                  </w:pPr>
                  <w:r w:rsidDel="00000000" w:rsidR="00000000" w:rsidRPr="00000000">
                    <w:rPr>
                      <w:sz w:val="17"/>
                      <w:szCs w:val="17"/>
                      <w:rtl w:val="0"/>
                    </w:rPr>
                    <w:t xml:space="preserve">P1–P4</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B">
                  <w:pPr>
                    <w:spacing w:after="20" w:lineRule="auto"/>
                    <w:jc w:val="left"/>
                    <w:rPr>
                      <w:sz w:val="17"/>
                      <w:szCs w:val="17"/>
                    </w:rPr>
                  </w:pPr>
                  <w:r w:rsidDel="00000000" w:rsidR="00000000" w:rsidRPr="00000000">
                    <w:rPr>
                      <w:sz w:val="17"/>
                      <w:szCs w:val="17"/>
                      <w:rtl w:val="0"/>
                    </w:rPr>
                    <w:t xml:space="preserve">Entidad patrocinante acreditada por el MINVU que desarrolla proyectos habitacionales con subsidio, con una mirada integral de diseño, gestión, ingeniería y construcción.</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C">
                  <w:pPr>
                    <w:spacing w:after="20" w:lineRule="auto"/>
                    <w:jc w:val="left"/>
                    <w:rPr>
                      <w:sz w:val="17"/>
                      <w:szCs w:val="17"/>
                    </w:rPr>
                  </w:pPr>
                  <w:del w:id="9216" w:author="Nicolás Rietta" w:date="2026-09-28T16:00:00Z">
                    <w:r>
                      <w:rPr>
                        <w:sz w:val="17"/>
                        <w:szCs w:val="17"/>
                        <w:rtl w:val="0"/>
                      </w:rPr>
                      <w:delText xml:space="preserve">Integra la Mesa de Usuarios y asiste con voz al Consejo Estratégico;</w:delText>
                    </w:r>
                  </w:del>
                  <w:ins w:id="9217" w:author="Nicolás Rietta" w:date="2026-09-28T16:00:00Z">
                    <w:r>
                      <w:rPr>
                        <w:sz w:val="17"/>
                        <w:szCs w:val="17"/>
                        <w:rtl w:val="0"/>
                      </w:rPr>
                      <w:t xml:space="preserve">Integra la Mesa de Usuarios;</w:t>
                    </w:r>
                  </w:ins>
                  <w:r w:rsidDel="00000000" w:rsidR="00000000" w:rsidRPr="00000000">
                    <w:rPr>
                      <w:sz w:val="17"/>
                      <w:szCs w:val="17"/>
                      <w:rtl w:val="0"/>
                    </w:rPr>
                    <w:t xml:space="preserve"> posible caso de pilotaje en el proyecto Casablanca, que DTE desarrolla con CREAR como entidad patrocinante, sujeto a un acuerdo de piloto; primer adoptante potencial.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D">
                  <w:pPr>
                    <w:spacing w:after="20" w:lineRule="auto"/>
                    <w:jc w:val="left"/>
                    <w:rPr>
                      <w:sz w:val="17"/>
                      <w:szCs w:val="17"/>
                    </w:rPr>
                  </w:pPr>
                  <w:r w:rsidDel="00000000" w:rsidR="00000000" w:rsidRPr="00000000">
                    <w:rPr>
                      <w:b w:val="1"/>
                      <w:bCs w:val="1"/>
                      <w:sz w:val="17"/>
                      <w:szCs w:val="17"/>
                      <w:rtl w:val="0"/>
                    </w:rPr>
                    <w:t xml:space="preserve">Agencia de Sostenibilidad Energética</w:t>
                  </w:r>
                  <w:r w:rsidDel="00000000" w:rsidR="00000000" w:rsidRPr="00000000">
                    <w:rPr>
                      <w:rtl w:val="0"/>
                    </w:rPr>
                  </w:r>
                </w:p>
                <w:p w:rsidR="00000000" w:rsidDel="00000000" w:rsidP="00000000" w:rsidRDefault="00000000" w:rsidRPr="00000000" w14:paraId="000009CE">
                  <w:pPr>
                    <w:spacing w:after="20" w:lineRule="auto"/>
                    <w:jc w:val="left"/>
                    <w:rPr>
                      <w:sz w:val="17"/>
                      <w:szCs w:val="17"/>
                    </w:rPr>
                  </w:pPr>
                  <w:r w:rsidDel="00000000" w:rsidR="00000000" w:rsidRPr="00000000">
                    <w:rPr>
                      <w:sz w:val="17"/>
                      <w:szCs w:val="17"/>
                      <w:rtl w:val="0"/>
                    </w:rPr>
                    <w:t xml:space="preserve">Interesado</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F">
                  <w:pPr>
                    <w:spacing w:after="20" w:lineRule="auto"/>
                    <w:jc w:val="left"/>
                    <w:rPr>
                      <w:sz w:val="17"/>
                      <w:szCs w:val="17"/>
                    </w:rPr>
                  </w:pPr>
                  <w:r w:rsidDel="00000000" w:rsidR="00000000" w:rsidRPr="00000000">
                    <w:rPr>
                      <w:sz w:val="17"/>
                      <w:szCs w:val="17"/>
                      <w:rtl w:val="0"/>
                    </w:rPr>
                    <w:t xml:space="preserve">P1 (según ítem 7.1)</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D0">
                  <w:pPr>
                    <w:spacing w:after="20" w:lineRule="auto"/>
                    <w:jc w:val="left"/>
                    <w:rPr>
                      <w:sz w:val="17"/>
                      <w:szCs w:val="17"/>
                    </w:rPr>
                  </w:pPr>
                  <w:r w:rsidDel="00000000" w:rsidR="00000000" w:rsidRPr="00000000">
                    <w:rPr>
                      <w:sz w:val="17"/>
                      <w:szCs w:val="17"/>
                      <w:rtl w:val="0"/>
                    </w:rPr>
                    <w:t xml:space="preserve">Fundación vinculada al Ministerio de Energía que promueve la eficiencia energética y las energías renovables en los sectores productivos.</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D1">
                  <w:pPr>
                    <w:spacing w:after="20" w:lineRule="auto"/>
                    <w:jc w:val="left"/>
                    <w:rPr>
                      <w:sz w:val="17"/>
                      <w:szCs w:val="17"/>
                    </w:rPr>
                  </w:pPr>
                  <w:r w:rsidDel="00000000" w:rsidR="00000000" w:rsidRPr="00000000">
                    <w:rPr>
                      <w:sz w:val="17"/>
                      <w:szCs w:val="17"/>
                      <w:rtl w:val="0"/>
                    </w:rPr>
                    <w:t xml:space="preserve">Interesada en los resultados del Programa con impacto energético (diseño, eficiencia térmica e integración de energías renovables); integra la Mesa de Usuarios.</w:t>
                  </w:r>
                </w:p>
              </w:tc>
            </w:tr>
          </w:tbl>
          <w:p w:rsidR="00000000" w:rsidDel="00000000" w:rsidP="00000000" w:rsidRDefault="00000000" w:rsidRPr="00000000" w14:paraId="000009D2">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9D3">
            <w:pPr>
              <w:spacing w:after="80" w:before="40" w:lineRule="auto"/>
              <w:ind w:left="0" w:firstLine="0"/>
              <w:jc w:val="both"/>
              <w:rPr>
                <w:sz w:val="20"/>
                <w:szCs w:val="20"/>
              </w:rPr>
            </w:pPr>
            <w:r w:rsidDel="00000000" w:rsidR="00000000" w:rsidRPr="00000000">
              <w:rPr>
                <w:b w:val="1"/>
                <w:bCs w:val="1"/>
                <w:sz w:val="20"/>
                <w:szCs w:val="20"/>
                <w:rtl w:val="0"/>
              </w:rPr>
              <w:t xml:space="preserve">Mecanismos formales de vinculación.</w:t>
            </w:r>
            <w:r w:rsidDel="00000000" w:rsidR="00000000" w:rsidRPr="00000000">
              <w:rPr>
                <w:sz w:val="20"/>
                <w:szCs w:val="20"/>
                <w:rtl w:val="0"/>
              </w:rPr>
              <w:t xml:space="preserve"> (i) Convenio de subsidio entre Corfo y DTE; (ii) convenios de coejecución entre DTE y cada coejecutor, con plan de trabajo, presupuesto, entregables y reglas de PI y de datos; (iii) </w:t>
            </w:r>
            <w:r>
              <w:rPr>
                <w:sz w:val="20"/>
                <w:szCs w:val="20"/>
                <w:rtl w:val="0"/>
              </w:rPr>
              <w:t xml:space="preserve">Acuerdo de PI, </w:t>
            </w:r>
            <w:del w:id="9218" w:author="Nicolás Rietta" w:date="2026-09-28T16:00:00Z">
              <w:r>
                <w:rPr>
                  <w:sz w:val="20"/>
                  <w:szCs w:val="20"/>
                  <w:rtl w:val="0"/>
                </w:rPr>
                <w:delText xml:space="preserve">confidencialidad</w:delText>
              </w:r>
            </w:del>
            <w:ins w:id="9219" w:author="Nicolás Rietta" w:date="2026-09-28T16:00:00Z">
              <w:r>
                <w:rPr>
                  <w:sz w:val="20"/>
                  <w:szCs w:val="20"/>
                  <w:rtl w:val="0"/>
                </w:rPr>
                <w:t xml:space="preserve">Confidencialidad</w:t>
              </w:r>
            </w:ins>
            <w:r>
              <w:rPr>
                <w:sz w:val="20"/>
                <w:szCs w:val="20"/>
                <w:rtl w:val="0"/>
              </w:rPr>
              <w:t xml:space="preserve"> y </w:t>
            </w:r>
            <w:del w:id="9220" w:author="Nicolás Rietta" w:date="2026-09-28T16:00:00Z">
              <w:r>
                <w:rPr>
                  <w:sz w:val="20"/>
                  <w:szCs w:val="20"/>
                  <w:rtl w:val="0"/>
                </w:rPr>
                <w:delText xml:space="preserve">datos</w:delText>
              </w:r>
            </w:del>
            <w:ins w:id="9221" w:author="Nicolás Rietta" w:date="2026-09-28T16:00:00Z">
              <w:r>
                <w:rPr>
                  <w:sz w:val="20"/>
                  <w:szCs w:val="20"/>
                  <w:rtl w:val="0"/>
                </w:rPr>
                <w:t xml:space="preserve">Transferencia</w:t>
              </w:r>
            </w:ins>
            <w:r>
              <w:rPr>
                <w:sz w:val="20"/>
                <w:szCs w:val="20"/>
                <w:rtl w:val="0"/>
              </w:rPr>
              <w:t xml:space="preserve"> suscrito</w:t>
            </w:r>
            <w:r w:rsidDel="00000000" w:rsidR="00000000" w:rsidRPr="00000000">
              <w:rPr>
                <w:sz w:val="20"/>
                <w:szCs w:val="20"/>
                <w:rtl w:val="0"/>
              </w:rPr>
              <w:t xml:space="preserve"> por todos los </w:t>
            </w:r>
            <w:r w:rsidDel="00000000" w:rsidR="00000000" w:rsidRPr="00000000">
              <w:rPr>
                <w:sz w:val="20"/>
                <w:szCs w:val="20"/>
                <w:rtl w:val="0"/>
              </w:rPr>
              <w:t xml:space="preserve">participantes</w:t>
            </w:r>
            <w:r w:rsidDel="00000000" w:rsidR="00000000" w:rsidRPr="00000000">
              <w:rPr>
                <w:sz w:val="20"/>
                <w:szCs w:val="20"/>
                <w:rtl w:val="0"/>
              </w:rPr>
              <w:t xml:space="preserve">; (iv) cartas compromiso de los asociados, con aportes valorizados y la contraprestación que cada carta establece (acceso a la plataforma según perfil de usuario y, en el caso de ANRI, capacitación para sus asociados; en el de Molina Matta, contraprestación proporcional a su aporte); (v) acuerdos de intercambio de datos entre coejecutores bajo el esquema común; y (vi) participación de coejecutores, asociados e interesados en el Consejo Estratégico, el Consejo Técnico y la </w:t>
            </w:r>
            <w:r w:rsidDel="00000000" w:rsidR="00000000" w:rsidRPr="00000000">
              <w:rPr>
                <w:sz w:val="20"/>
                <w:szCs w:val="20"/>
                <w:rtl w:val="0"/>
              </w:rPr>
              <w:t xml:space="preserve">Mesa de Usuarios</w:t>
            </w:r>
            <w:r w:rsidDel="00000000" w:rsidR="00000000" w:rsidRPr="00000000">
              <w:rPr>
                <w:sz w:val="20"/>
                <w:szCs w:val="20"/>
                <w:rtl w:val="0"/>
              </w:rPr>
              <w:t xml:space="preserve">.</w:t>
            </w:r>
          </w:p>
          <w:p w:rsidR="00000000" w:rsidDel="00000000" w:rsidP="00000000" w:rsidRDefault="00000000" w:rsidRPr="00000000" w14:paraId="000009D4">
            <w:pPr>
              <w:spacing w:after="80" w:before="40" w:lineRule="auto"/>
              <w:ind w:left="0" w:firstLine="0"/>
              <w:jc w:val="both"/>
              <w:rPr>
                <w:sz w:val="20"/>
                <w:szCs w:val="20"/>
              </w:rPr>
            </w:pPr>
            <w:r w:rsidDel="00000000" w:rsidR="00000000" w:rsidRPr="00000000">
              <w:rPr>
                <w:b w:val="1"/>
                <w:bCs w:val="1"/>
                <w:sz w:val="20"/>
                <w:szCs w:val="20"/>
                <w:rtl w:val="0"/>
              </w:rPr>
              <w:t xml:space="preserve">Representatividad sectorial y territorial.</w:t>
            </w:r>
            <w:r w:rsidDel="00000000" w:rsidR="00000000" w:rsidRPr="00000000">
              <w:rPr>
                <w:sz w:val="20"/>
                <w:szCs w:val="20"/>
                <w:rtl w:val="0"/>
              </w:rPr>
              <w:t xml:space="preserve"> Los participantes cubren todos los eslabones de la cadena: pre-inversión y normativa (DTE, In-Data, Impulso Estratégico y Molina Matta), diseño y revisión (Geister y ANRI), construcción (ONDAC y Calidad Cloud), operación y postventa (Calidad Cloud), vivienda con subsidio (CREAR Asociados) y eficiencia energética (Agencia de Sostenibilidad Energética). Su alcance es nacional: la base normativa de DTE cubre más de 148 comunas, In-Data registra permisos de edificación de todo el país, ONDAC es referente nacional de precios de construcción desde 1978, ANRI agrupa a los revisores independientes del registro nacional y Calidad Cloud ha participado en más de 8.000 proyectos en Latinoamérica. Los pilotos se inician en la Región Metropolitana y en los proyectos DS49 de DTE en La Serena (Coquimbo) y Chillán (Ñuble).</w:t>
            </w:r>
          </w:p>
          <w:p w:rsidR="00000000" w:rsidDel="00000000" w:rsidP="00000000" w:rsidRDefault="00000000" w:rsidRPr="00000000" w14:paraId="000009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PROPUESTA DE TRANSFERENCIA TECNOLÓGICA, MODELO DE NEGOCIOS Y ESCALAMIENTO COMERCIAL</w:t>
      </w:r>
    </w:p>
    <w:tbl>
      <w:tblPr>
        <w:tblStyle w:val="Table43"/>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rHeight w:val="1182" w:hRule="atLeast"/>
          <w:tblHeader w:val="0"/>
        </w:trPr>
        <w:tc>
          <w:tcPr>
            <w:tcBorders>
              <w:top w:color="000000" w:space="0" w:sz="8" w:val="single"/>
              <w:left w:color="000000" w:space="0" w:sz="8" w:val="single"/>
              <w:bottom w:color="000000" w:space="0" w:sz="8" w:val="single"/>
              <w:right w:color="000000" w:space="0" w:sz="8" w:val="single"/>
            </w:tcBorders>
            <w:tcMar>
              <w:top w:w="0" w:type="dxa"/>
              <w:left w:w="100" w:type="dxa"/>
              <w:bottom w:w="0" w:type="dxa"/>
              <w:right w:w="100" w:type="dxa"/>
            </w:tcMar>
            <w:vAlign w:val="top"/>
          </w:tcPr>
          <w:p w:rsidR="00000000" w:rsidDel="00000000" w:rsidP="00000000" w:rsidRDefault="00000000" w:rsidRPr="00000000" w14:paraId="000009DC">
            <w:pPr>
              <w:spacing w:after="60" w:before="160" w:lineRule="auto"/>
              <w:ind w:left="0" w:firstLine="0"/>
              <w:jc w:val="both"/>
              <w:rPr>
                <w:b w:val="1"/>
                <w:bCs w:val="1"/>
                <w:color w:val="1f3864"/>
                <w:sz w:val="21"/>
                <w:szCs w:val="21"/>
              </w:rPr>
            </w:pPr>
            <w:r w:rsidDel="00000000" w:rsidR="00000000" w:rsidRPr="00000000">
              <w:rPr>
                <w:rtl w:val="0"/>
              </w:rPr>
            </w:r>
          </w:p>
          <w:p w:rsidR="00000000" w:rsidDel="00000000" w:rsidP="00000000" w:rsidRDefault="00000000" w:rsidRPr="00000000" w14:paraId="000009DF">
            <w:pPr>
              <w:spacing w:after="0" w:lineRule="auto"/>
              <w:ind w:left="0" w:firstLine="0"/>
              <w:jc w:val="both"/>
              <w:rPr>
                <w:i w:val="1"/>
                <w:iCs w:val="1"/>
                <w:sz w:val="20"/>
                <w:szCs w:val="20"/>
              </w:rPr>
            </w:pPr>
            <w:r w:rsidDel="00000000" w:rsidR="00000000" w:rsidRPr="00000000">
              <w:rPr>
                <w:rtl w:val="0"/>
              </w:rPr>
            </w:r>
          </w:p>
          <w:p w:rsidR="00000000" w:rsidDel="00000000" w:rsidP="00000000" w:rsidRDefault="00000000" w:rsidRPr="00000000" w14:paraId="000009E0">
            <w:pPr>
              <w:spacing w:after="0" w:lineRule="auto"/>
              <w:ind w:left="0" w:firstLine="0"/>
              <w:jc w:val="both"/>
              <w:rPr>
                <w:b w:val="1"/>
                <w:bCs w:val="1"/>
                <w:color w:val="1f3864"/>
                <w:sz w:val="21"/>
                <w:szCs w:val="21"/>
              </w:rPr>
            </w:pPr>
            <w:r w:rsidDel="00000000" w:rsidR="00000000" w:rsidRPr="00000000">
              <w:rPr>
                <w:b w:val="1"/>
                <w:bCs w:val="1"/>
                <w:color w:val="1f3864"/>
                <w:sz w:val="21"/>
                <w:szCs w:val="21"/>
                <w:rtl w:val="0"/>
              </w:rPr>
              <w:t xml:space="preserve"> Productos tecnológicos que se pondrán en el mercado</w:t>
            </w:r>
          </w:p>
          <w:tbl>
            <w:tblPr>
              <w:tblStyle w:val="Table44"/>
              <w:tblW w:w="95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9"/>
              <w:gridCol w:w="3817"/>
              <w:gridCol w:w="2071"/>
              <w:gridCol w:w="1761"/>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E1">
                  <w:pPr>
                    <w:spacing w:after="20" w:lineRule="auto"/>
                    <w:ind w:left="0" w:firstLine="0"/>
                    <w:jc w:val="center"/>
                    <w:rPr>
                      <w:b w:val="1"/>
                      <w:bCs w:val="1"/>
                      <w:sz w:val="17"/>
                      <w:szCs w:val="17"/>
                    </w:rPr>
                  </w:pPr>
                  <w:r w:rsidDel="00000000" w:rsidR="00000000" w:rsidRPr="00000000">
                    <w:rPr>
                      <w:b w:val="1"/>
                      <w:bCs w:val="1"/>
                      <w:sz w:val="17"/>
                      <w:szCs w:val="17"/>
                      <w:rtl w:val="0"/>
                    </w:rPr>
                    <w:t xml:space="preserve">Producto (proyecto)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E2">
                  <w:pPr>
                    <w:spacing w:after="20" w:lineRule="auto"/>
                    <w:ind w:left="0" w:firstLine="0"/>
                    <w:jc w:val="center"/>
                    <w:rPr>
                      <w:b w:val="1"/>
                      <w:bCs w:val="1"/>
                      <w:sz w:val="17"/>
                      <w:szCs w:val="17"/>
                    </w:rPr>
                  </w:pPr>
                  <w:r w:rsidDel="00000000" w:rsidR="00000000" w:rsidRPr="00000000">
                    <w:rPr>
                      <w:b w:val="1"/>
                      <w:bCs w:val="1"/>
                      <w:sz w:val="17"/>
                      <w:szCs w:val="17"/>
                      <w:rtl w:val="0"/>
                    </w:rPr>
                    <w:t xml:space="preserve">Qué resuelve y cómo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E3">
                  <w:pPr>
                    <w:spacing w:after="20" w:lineRule="auto"/>
                    <w:ind w:left="0" w:firstLine="0"/>
                    <w:jc w:val="center"/>
                    <w:rPr>
                      <w:b w:val="1"/>
                      <w:bCs w:val="1"/>
                      <w:sz w:val="17"/>
                      <w:szCs w:val="17"/>
                    </w:rPr>
                  </w:pPr>
                  <w:r w:rsidDel="00000000" w:rsidR="00000000" w:rsidRPr="00000000">
                    <w:rPr>
                      <w:b w:val="1"/>
                      <w:bCs w:val="1"/>
                      <w:sz w:val="17"/>
                      <w:szCs w:val="17"/>
                      <w:rtl w:val="0"/>
                    </w:rPr>
                    <w:t xml:space="preserve">Clientes y usuarios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E4">
                  <w:pPr>
                    <w:spacing w:after="20" w:lineRule="auto"/>
                    <w:ind w:left="0" w:firstLine="0"/>
                    <w:jc w:val="center"/>
                    <w:rPr>
                      <w:b w:val="1"/>
                      <w:bCs w:val="1"/>
                      <w:sz w:val="17"/>
                      <w:szCs w:val="17"/>
                    </w:rPr>
                  </w:pPr>
                  <w:r w:rsidDel="00000000" w:rsidR="00000000" w:rsidRPr="00000000">
                    <w:rPr>
                      <w:b w:val="1"/>
                      <w:bCs w:val="1"/>
                      <w:sz w:val="17"/>
                      <w:szCs w:val="17"/>
                      <w:rtl w:val="0"/>
                    </w:rPr>
                    <w:t xml:space="preserve">Mecanismo principal</w:t>
                  </w:r>
                </w:p>
              </w:tc>
            </w:tr>
            <w:tr>
              <w:trPr>
                <w:cantSplit w:val="0"/>
                <w:trHeight w:val="154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5">
                  <w:pPr>
                    <w:spacing w:after="20" w:lineRule="auto"/>
                    <w:ind w:left="0" w:firstLine="0"/>
                    <w:jc w:val="both"/>
                    <w:rPr>
                      <w:b w:val="1"/>
                      <w:bCs w:val="1"/>
                      <w:sz w:val="17"/>
                      <w:szCs w:val="17"/>
                    </w:rPr>
                  </w:pPr>
                  <w:r>
                    <w:rPr>
                      <w:b w:val="1"/>
                      <w:bCs w:val="1"/>
                      <w:sz w:val="17"/>
                      <w:szCs w:val="17"/>
                      <w:rtl w:val="0"/>
                    </w:rPr>
                    <w:t xml:space="preserve">Evaluación de activo inmobiliario</w:t>
                  </w:r>
                  <w:del w:id="9008" w:author="Nicolás Rietta" w:date="2026-09-28T16:00:00Z">
                    <w:r>
                      <w:rPr>
                        <w:b w:val="1"/>
                        <w:bCs w:val="1"/>
                        <w:sz w:val="17"/>
                        <w:szCs w:val="17"/>
                        <w:rtl w:val="0"/>
                      </w:rPr>
                      <w:delText xml:space="preserve">  </w:delText>
                    </w:r>
                  </w:del>
                  <w:ins w:id="9009" w:author="Nicolás Rietta" w:date="2026-09-28T16:00:00Z">
                    <w:r>
                      <w:rPr>
                        <w:b w:val="1"/>
                        <w:bCs w:val="1"/>
                        <w:sz w:val="17"/>
                        <w:szCs w:val="17"/>
                        <w:rtl w:val="0"/>
                      </w:rPr>
                      <w:t xml:space="preserve"> </w:t>
                    </w:r>
                  </w:ins>
                  <w:r>
                    <w:rPr>
                      <w:b w:val="1"/>
                      <w:bCs w:val="1"/>
                      <w:sz w:val="17"/>
                      <w:szCs w:val="17"/>
                      <w:rtl w:val="0"/>
                    </w:rPr>
                    <w:t xml:space="preserve">(P1)</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6">
                  <w:pPr>
                    <w:spacing w:after="20" w:lineRule="auto"/>
                    <w:ind w:left="0" w:firstLine="0"/>
                    <w:jc w:val="both"/>
                    <w:rPr>
                      <w:sz w:val="17"/>
                      <w:szCs w:val="17"/>
                    </w:rPr>
                  </w:pPr>
                  <w:r w:rsidDel="00000000" w:rsidR="00000000" w:rsidRPr="00000000">
                    <w:rPr>
                      <w:sz w:val="17"/>
                      <w:szCs w:val="17"/>
                      <w:rtl w:val="0"/>
                    </w:rPr>
                    <w:t xml:space="preserve">Evalúa un terreno o una idea de proyecto integrando capas normativas (PRC, PRI, OGUC), geoespaciales, energéticas y de riesgo; calcula cabida y rentabilidad y predice, con aprendizaje automático, plazos y costos de estudios y permisos. Entrega alternativas priorizadas y un “checklist con fecha” que sirve de base al anteproyecto.</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7">
                  <w:pPr>
                    <w:spacing w:after="20" w:lineRule="auto"/>
                    <w:ind w:left="0" w:firstLine="0"/>
                    <w:jc w:val="both"/>
                    <w:rPr>
                      <w:sz w:val="17"/>
                      <w:szCs w:val="17"/>
                    </w:rPr>
                  </w:pPr>
                  <w:r w:rsidDel="00000000" w:rsidR="00000000" w:rsidRPr="00000000">
                    <w:rPr>
                      <w:sz w:val="17"/>
                      <w:szCs w:val="17"/>
                      <w:rtl w:val="0"/>
                    </w:rPr>
                    <w:t xml:space="preserve">Desarrolladores, entidades patrocinantes (DS49/DS19), operadores multifamily, corredores y tasadores, SERVIU, MOP y municipios.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8">
                  <w:pPr>
                    <w:spacing w:after="20" w:lineRule="auto"/>
                    <w:ind w:left="0" w:firstLine="0"/>
                    <w:jc w:val="both"/>
                    <w:rPr>
                      <w:sz w:val="17"/>
                      <w:szCs w:val="17"/>
                    </w:rPr>
                  </w:pPr>
                  <w:r w:rsidDel="00000000" w:rsidR="00000000" w:rsidRPr="00000000">
                    <w:rPr>
                      <w:sz w:val="17"/>
                      <w:szCs w:val="17"/>
                      <w:rtl w:val="0"/>
                    </w:rPr>
                    <w:t xml:space="preserve">SaaS por suscripción y pago por evaluación; licencias institucionales; API para portales.</w:t>
                  </w:r>
                </w:p>
              </w:tc>
            </w:tr>
            <w:tr>
              <w:trPr>
                <w:cantSplit w:val="0"/>
                <w:trHeight w:val="133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9">
                  <w:pPr>
                    <w:spacing w:after="20" w:lineRule="auto"/>
                    <w:ind w:left="0" w:firstLine="0"/>
                    <w:jc w:val="both"/>
                    <w:rPr>
                      <w:b w:val="1"/>
                      <w:bCs w:val="1"/>
                      <w:sz w:val="17"/>
                      <w:szCs w:val="17"/>
                    </w:rPr>
                  </w:pPr>
                  <w:r w:rsidDel="00000000" w:rsidR="00000000" w:rsidRPr="00000000">
                    <w:rPr>
                      <w:b w:val="1"/>
                      <w:bCs w:val="1"/>
                      <w:sz w:val="17"/>
                      <w:szCs w:val="17"/>
                      <w:rtl w:val="0"/>
                    </w:rPr>
                    <w:t xml:space="preserve">Optimización del proyecto (P2)</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A">
                  <w:pPr>
                    <w:spacing w:after="20" w:lineRule="auto"/>
                    <w:ind w:left="0" w:firstLine="0"/>
                    <w:jc w:val="both"/>
                    <w:rPr>
                      <w:sz w:val="17"/>
                      <w:szCs w:val="17"/>
                    </w:rPr>
                  </w:pPr>
                  <w:r w:rsidDel="00000000" w:rsidR="00000000" w:rsidRPr="00000000">
                    <w:rPr>
                      <w:sz w:val="17"/>
                      <w:szCs w:val="17"/>
                      <w:rtl w:val="0"/>
                    </w:rPr>
                    <w:t xml:space="preserve">Optimiza con IA, sobre el anteproyecto, el CAPEX, el OPEX y los plazos de diseño y estudios, con metas de agua, energía y residuos y verificación normativa asistida (p. ej., reglamentación térmica del art. 4.1.10 OGUC); entrega un proyecto “listo para construir” (RTB).</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B">
                  <w:pPr>
                    <w:spacing w:after="20" w:lineRule="auto"/>
                    <w:ind w:left="0" w:firstLine="0"/>
                    <w:jc w:val="both"/>
                    <w:rPr>
                      <w:sz w:val="17"/>
                      <w:szCs w:val="17"/>
                    </w:rPr>
                  </w:pPr>
                  <w:r w:rsidDel="00000000" w:rsidR="00000000" w:rsidRPr="00000000">
                    <w:rPr>
                      <w:sz w:val="17"/>
                      <w:szCs w:val="17"/>
                      <w:rtl w:val="0"/>
                    </w:rPr>
                    <w:t xml:space="preserve">Oficinas de arquitectura e ingeniería, desarrolladores, mandantes públicos y revisores independientes.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C">
                  <w:pPr>
                    <w:spacing w:after="20" w:lineRule="auto"/>
                    <w:ind w:left="0" w:firstLine="0"/>
                    <w:jc w:val="both"/>
                    <w:rPr>
                      <w:sz w:val="17"/>
                      <w:szCs w:val="17"/>
                    </w:rPr>
                  </w:pPr>
                  <w:r w:rsidDel="00000000" w:rsidR="00000000" w:rsidRPr="00000000">
                    <w:rPr>
                      <w:sz w:val="17"/>
                      <w:szCs w:val="17"/>
                      <w:rtl w:val="0"/>
                    </w:rPr>
                    <w:t xml:space="preserve">SaaS por proyecto u oficina; servicios de implementación.</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D">
                  <w:pPr>
                    <w:spacing w:after="20" w:lineRule="auto"/>
                    <w:ind w:left="0" w:firstLine="0"/>
                    <w:jc w:val="both"/>
                    <w:rPr>
                      <w:b w:val="1"/>
                      <w:bCs w:val="1"/>
                      <w:sz w:val="17"/>
                      <w:szCs w:val="17"/>
                    </w:rPr>
                  </w:pPr>
                  <w:r w:rsidDel="00000000" w:rsidR="00000000" w:rsidRPr="00000000">
                    <w:rPr>
                      <w:b w:val="1"/>
                      <w:bCs w:val="1"/>
                      <w:sz w:val="17"/>
                      <w:szCs w:val="17"/>
                      <w:rtl w:val="0"/>
                    </w:rPr>
                    <w:t xml:space="preserve">“Zapatilla” – capa de interoperabilidad (P3)</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E">
                  <w:pPr>
                    <w:spacing w:after="20" w:lineRule="auto"/>
                    <w:ind w:left="0" w:firstLine="0"/>
                    <w:jc w:val="both"/>
                    <w:rPr>
                      <w:sz w:val="17"/>
                      <w:szCs w:val="17"/>
                    </w:rPr>
                  </w:pPr>
                  <w:r w:rsidDel="00000000" w:rsidR="00000000" w:rsidRPr="00000000">
                    <w:rPr>
                      <w:sz w:val="17"/>
                      <w:szCs w:val="17"/>
                      <w:rtl w:val="0"/>
                    </w:rPr>
                    <w:t xml:space="preserve">Conecta software de planificación, costos, calidad y BIM con los registros de ITO/IFO; la IA homologa e interpreta datos heterogéneos a un modelo común, elimina el reingreso manual y genera el as-built digital.</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F">
                  <w:pPr>
                    <w:spacing w:after="20" w:lineRule="auto"/>
                    <w:ind w:left="0" w:firstLine="0"/>
                    <w:jc w:val="both"/>
                    <w:rPr>
                      <w:sz w:val="17"/>
                      <w:szCs w:val="17"/>
                    </w:rPr>
                  </w:pPr>
                  <w:r w:rsidDel="00000000" w:rsidR="00000000" w:rsidRPr="00000000">
                    <w:rPr>
                      <w:sz w:val="17"/>
                      <w:szCs w:val="17"/>
                      <w:rtl w:val="0"/>
                    </w:rPr>
                    <w:t xml:space="preserve">Constructoras, ITO/IFO, mandantes y proveedores de software.</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0">
                  <w:pPr>
                    <w:spacing w:after="20" w:lineRule="auto"/>
                    <w:ind w:left="0" w:firstLine="0"/>
                    <w:jc w:val="both"/>
                    <w:rPr>
                      <w:sz w:val="17"/>
                      <w:szCs w:val="17"/>
                    </w:rPr>
                  </w:pPr>
                  <w:r w:rsidDel="00000000" w:rsidR="00000000" w:rsidRPr="00000000">
                    <w:rPr>
                      <w:sz w:val="17"/>
                      <w:szCs w:val="17"/>
                      <w:rtl w:val="0"/>
                    </w:rPr>
                    <w:t xml:space="preserve">Suscripción por obra; conectores y API; programa de integradores.</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1">
                  <w:pPr>
                    <w:spacing w:after="20" w:lineRule="auto"/>
                    <w:ind w:left="0" w:firstLine="0"/>
                    <w:jc w:val="both"/>
                    <w:rPr>
                      <w:b w:val="1"/>
                      <w:bCs w:val="1"/>
                      <w:sz w:val="17"/>
                      <w:szCs w:val="17"/>
                    </w:rPr>
                  </w:pPr>
                  <w:r w:rsidDel="00000000" w:rsidR="00000000" w:rsidRPr="00000000">
                    <w:rPr>
                      <w:b w:val="1"/>
                      <w:bCs w:val="1"/>
                      <w:sz w:val="17"/>
                      <w:szCs w:val="17"/>
                      <w:rtl w:val="0"/>
                    </w:rPr>
                    <w:t xml:space="preserve">Bitácora del activo – mantenimiento predictivo (P4)</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2">
                  <w:pPr>
                    <w:spacing w:after="20" w:lineRule="auto"/>
                    <w:ind w:left="0" w:firstLine="0"/>
                    <w:jc w:val="both"/>
                    <w:rPr>
                      <w:sz w:val="17"/>
                      <w:szCs w:val="17"/>
                    </w:rPr>
                  </w:pPr>
                  <w:r w:rsidDel="00000000" w:rsidR="00000000" w:rsidRPr="00000000">
                    <w:rPr>
                      <w:sz w:val="17"/>
                      <w:szCs w:val="17"/>
                      <w:rtl w:val="0"/>
                    </w:rPr>
                    <w:t xml:space="preserve">Usa la memoria de diseño y construcción del activo y los datos de operación para predecir fallas y optimizar planes de mantención; la bitácora se transfiere con el activo entre propietarios.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3">
                  <w:pPr>
                    <w:spacing w:after="20" w:lineRule="auto"/>
                    <w:ind w:left="0" w:firstLine="0"/>
                    <w:jc w:val="both"/>
                    <w:rPr>
                      <w:sz w:val="17"/>
                      <w:szCs w:val="17"/>
                    </w:rPr>
                  </w:pPr>
                  <w:r w:rsidDel="00000000" w:rsidR="00000000" w:rsidRPr="00000000">
                    <w:rPr>
                      <w:sz w:val="17"/>
                      <w:szCs w:val="17"/>
                      <w:rtl w:val="0"/>
                    </w:rPr>
                    <w:t xml:space="preserve">Operadores multifamily, administradores de condominios, mandantes públicos, industria y minería.</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4">
                  <w:pPr>
                    <w:spacing w:after="20" w:lineRule="auto"/>
                    <w:ind w:left="0" w:firstLine="0"/>
                    <w:jc w:val="both"/>
                    <w:rPr>
                      <w:sz w:val="17"/>
                      <w:szCs w:val="17"/>
                    </w:rPr>
                  </w:pPr>
                  <w:r w:rsidDel="00000000" w:rsidR="00000000" w:rsidRPr="00000000">
                    <w:rPr>
                      <w:sz w:val="17"/>
                      <w:szCs w:val="17"/>
                      <w:rtl w:val="0"/>
                    </w:rPr>
                    <w:t xml:space="preserve">Suscripción por activo o superficie; implementación.</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5">
                  <w:pPr>
                    <w:spacing w:after="20" w:lineRule="auto"/>
                    <w:ind w:left="0" w:firstLine="0"/>
                    <w:jc w:val="both"/>
                    <w:rPr>
                      <w:b w:val="1"/>
                      <w:bCs w:val="1"/>
                      <w:sz w:val="17"/>
                      <w:szCs w:val="17"/>
                    </w:rPr>
                  </w:pPr>
                  <w:r w:rsidDel="00000000" w:rsidR="00000000" w:rsidRPr="00000000">
                    <w:rPr>
                      <w:b w:val="1"/>
                      <w:bCs w:val="1"/>
                      <w:sz w:val="17"/>
                      <w:szCs w:val="17"/>
                      <w:rtl w:val="0"/>
                    </w:rPr>
                    <w:t xml:space="preserve">Especificación abierta de datos del activo – bien club (P3)</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6">
                  <w:pPr>
                    <w:spacing w:after="20" w:lineRule="auto"/>
                    <w:ind w:left="0" w:firstLine="0"/>
                    <w:jc w:val="both"/>
                    <w:rPr>
                      <w:sz w:val="17"/>
                      <w:szCs w:val="17"/>
                    </w:rPr>
                  </w:pPr>
                  <w:r w:rsidDel="00000000" w:rsidR="00000000" w:rsidRPr="00000000">
                    <w:rPr>
                      <w:sz w:val="17"/>
                      <w:szCs w:val="17"/>
                      <w:rtl w:val="0"/>
                    </w:rPr>
                    <w:t xml:space="preserve">Diccionario de datos y reglas de intercambio publicados con licencia abierta y propuestos al INN como base de norma técnica.</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7">
                  <w:pPr>
                    <w:spacing w:after="20" w:lineRule="auto"/>
                    <w:ind w:left="0" w:firstLine="0"/>
                    <w:jc w:val="both"/>
                    <w:rPr>
                      <w:sz w:val="17"/>
                      <w:szCs w:val="17"/>
                    </w:rPr>
                  </w:pPr>
                  <w:r w:rsidDel="00000000" w:rsidR="00000000" w:rsidRPr="00000000">
                    <w:rPr>
                      <w:sz w:val="17"/>
                      <w:szCs w:val="17"/>
                      <w:rtl w:val="0"/>
                    </w:rPr>
                    <w:t xml:space="preserve">Todo el sector, proveedores de software y organismos públicos.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8">
                  <w:pPr>
                    <w:spacing w:after="20" w:lineRule="auto"/>
                    <w:ind w:left="0" w:firstLine="0"/>
                    <w:jc w:val="both"/>
                    <w:rPr>
                      <w:sz w:val="17"/>
                      <w:szCs w:val="17"/>
                    </w:rPr>
                  </w:pPr>
                  <w:r w:rsidDel="00000000" w:rsidR="00000000" w:rsidRPr="00000000">
                    <w:rPr>
                      <w:sz w:val="17"/>
                      <w:szCs w:val="17"/>
                      <w:rtl w:val="0"/>
                    </w:rPr>
                    <w:t xml:space="preserve">Publicación abierta y normalización.</w:t>
                  </w:r>
                </w:p>
              </w:tc>
            </w:tr>
          </w:tbl>
          <w:p w:rsidR="00000000" w:rsidDel="00000000" w:rsidP="00000000" w:rsidRDefault="00000000" w:rsidRPr="00000000" w14:paraId="000009F9">
            <w:pPr>
              <w:spacing w:after="40" w:lineRule="auto"/>
              <w:ind w:left="0" w:firstLine="0"/>
              <w:jc w:val="both"/>
              <w:rPr>
                <w:sz w:val="8"/>
                <w:szCs w:val="8"/>
              </w:rPr>
            </w:pPr>
            <w:r w:rsidDel="00000000" w:rsidR="00000000" w:rsidRPr="00000000">
              <w:rPr>
                <w:sz w:val="8"/>
                <w:szCs w:val="8"/>
                <w:rtl w:val="0"/>
              </w:rPr>
              <w:t xml:space="preserve"> </w:t>
            </w:r>
          </w:p>
          <w:p w:rsidR="00000000" w:rsidDel="00000000" w:rsidP="00000000" w:rsidRDefault="00000000" w:rsidRPr="00000000" w14:paraId="000009FA">
            <w:pPr>
              <w:spacing w:after="60" w:before="160" w:lineRule="auto"/>
              <w:ind w:left="0" w:firstLine="0"/>
              <w:jc w:val="both"/>
              <w:rPr>
                <w:b w:val="1"/>
                <w:bCs w:val="1"/>
                <w:color w:val="1f3864"/>
                <w:sz w:val="21"/>
                <w:szCs w:val="21"/>
              </w:rPr>
            </w:pPr>
            <w:r w:rsidDel="00000000" w:rsidR="00000000" w:rsidRPr="00000000">
              <w:rPr>
                <w:b w:val="1"/>
                <w:bCs w:val="1"/>
                <w:color w:val="1f3864"/>
                <w:sz w:val="21"/>
                <w:szCs w:val="21"/>
                <w:rtl w:val="0"/>
              </w:rPr>
              <w:t xml:space="preserve">Estrategia de transferencia tecnológica</w:t>
            </w:r>
          </w:p>
          <w:p w:rsidR="00000000" w:rsidDel="00000000" w:rsidP="00000000" w:rsidRDefault="00000000" w:rsidRPr="00000000" w14:paraId="000009FB">
            <w:pPr>
              <w:spacing w:after="80" w:lineRule="auto"/>
              <w:ind w:left="0" w:firstLine="0"/>
              <w:jc w:val="both"/>
              <w:rPr>
                <w:sz w:val="20"/>
                <w:szCs w:val="20"/>
              </w:rPr>
            </w:pPr>
            <w:r w:rsidDel="00000000" w:rsidR="00000000" w:rsidRPr="00000000">
              <w:rPr>
                <w:sz w:val="20"/>
                <w:szCs w:val="20"/>
                <w:rtl w:val="0"/>
              </w:rPr>
              <w:t xml:space="preserve">La transferencia se diseña desde el inicio con los usuarios y avanza por fases verificables, en coherencia con las dimensiones de la escala IRL (tecnología, cliente, modelo de negocio, propiedad intelectual, equipo y financiamiento):</w:t>
            </w:r>
          </w:p>
          <w:p w:rsidR="00000000" w:rsidDel="00000000" w:rsidP="00000000" w:rsidRDefault="00000000" w:rsidRPr="00000000" w14:paraId="000009FC">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Co-desarrollo con usuarios (living lab):</w:t>
            </w:r>
            <w:r w:rsidDel="00000000" w:rsidR="00000000" w:rsidRPr="00000000">
              <w:rPr>
                <w:sz w:val="20"/>
                <w:szCs w:val="20"/>
                <w:rtl w:val="0"/>
              </w:rPr>
              <w:t xml:space="preserve"> asociados e interesados participan en la Mesa de Usuarios desde el diseño funcional, priorizan funcionalidades y validan prototipos, asegurando el ajuste producto–mercado antes de escalar.</w:t>
            </w:r>
          </w:p>
          <w:p w:rsidR="00000000" w:rsidDel="00000000" w:rsidP="00000000" w:rsidRDefault="00000000" w:rsidRPr="00000000" w14:paraId="000009FD">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Pilotaje en entorno operacional real con protocolo:</w:t>
            </w:r>
            <w:r w:rsidDel="00000000" w:rsidR="00000000" w:rsidRPr="00000000">
              <w:rPr>
                <w:sz w:val="20"/>
                <w:szCs w:val="20"/>
                <w:rtl w:val="0"/>
              </w:rPr>
              <w:t xml:space="preserve"> cada piloto se formaliza con un acuerdo (alcance, datos y confidencialidad), línea base, métricas de éxito y acta de validación del usuario. P1 se pilotea con proyectos DS49 de DTE y GRUPO CREAR y datos de In-Data y portales; P2, con proyectos en diseño validados por revisores de ANRI; P3, en </w:t>
            </w:r>
            <w:r>
              <w:rPr>
                <w:sz w:val="20"/>
                <w:szCs w:val="20"/>
                <w:rtl w:val="0"/>
              </w:rPr>
              <w:t xml:space="preserve">obras de </w:t>
            </w:r>
            <w:del w:id="9010" w:author="Nicolás Rietta" w:date="2026-09-28T16:00:00Z">
              <w:r>
                <w:rPr>
                  <w:sz w:val="20"/>
                  <w:szCs w:val="20"/>
                  <w:rtl w:val="0"/>
                </w:rPr>
                <w:delText xml:space="preserve">CANOSER y </w:delText>
              </w:r>
            </w:del>
            <w:r>
              <w:rPr>
                <w:sz w:val="20"/>
                <w:szCs w:val="20"/>
                <w:rtl w:val="0"/>
              </w:rPr>
              <w:t xml:space="preserve">GRUPO CREAR</w:t>
            </w:r>
            <w:r w:rsidDel="00000000" w:rsidR="00000000" w:rsidRPr="00000000">
              <w:rPr>
                <w:sz w:val="20"/>
                <w:szCs w:val="20"/>
                <w:rtl w:val="0"/>
              </w:rPr>
              <w:t xml:space="preserve">; y P4, en activos en </w:t>
            </w:r>
            <w:r>
              <w:rPr>
                <w:sz w:val="20"/>
                <w:szCs w:val="20"/>
                <w:rtl w:val="0"/>
              </w:rPr>
              <w:t xml:space="preserve">operación</w:t>
            </w:r>
            <w:del w:id="9011" w:author="Nicolás Rietta" w:date="2026-09-28T16:00:00Z">
              <w:r>
                <w:rPr>
                  <w:sz w:val="20"/>
                  <w:szCs w:val="20"/>
                  <w:rtl w:val="0"/>
                </w:rPr>
                <w:delText xml:space="preserve"> de interesados</w:delText>
              </w:r>
            </w:del>
            <w:r>
              <w:rPr>
                <w:sz w:val="20"/>
                <w:szCs w:val="20"/>
                <w:rtl w:val="0"/>
              </w:rPr>
              <w:t xml:space="preserve"> (multifamily y mandantes públicos)</w:t>
            </w:r>
            <w:r w:rsidDel="00000000" w:rsidR="00000000" w:rsidRPr="00000000">
              <w:rPr>
                <w:sz w:val="20"/>
                <w:szCs w:val="20"/>
                <w:rtl w:val="0"/>
              </w:rPr>
              <w:t xml:space="preserve">.</w:t>
            </w:r>
          </w:p>
          <w:p w:rsidR="00000000" w:rsidDel="00000000" w:rsidP="00000000" w:rsidRDefault="00000000" w:rsidRPr="00000000" w14:paraId="000009FE">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Empaquetamiento tecnológico:</w:t>
            </w:r>
            <w:r w:rsidDel="00000000" w:rsidR="00000000" w:rsidRPr="00000000">
              <w:rPr>
                <w:sz w:val="20"/>
                <w:szCs w:val="20"/>
                <w:rtl w:val="0"/>
              </w:rPr>
              <w:t xml:space="preserve"> producto SaaS multicliente con documentación técnica y de usuario, API documentadas (OpenAPI), conectores, material de incorporación, acuerdos de nivel de servicio, términos y condiciones, política de datos y lista de precios. La valorización de las tecnologías se actualiza en cada informe de avance.</w:t>
            </w:r>
          </w:p>
          <w:p w:rsidR="00000000" w:rsidDel="00000000" w:rsidP="00000000" w:rsidRDefault="00000000" w:rsidRPr="00000000" w14:paraId="000009FF">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Mecanismos contractuales:</w:t>
            </w:r>
            <w:r w:rsidDel="00000000" w:rsidR="00000000" w:rsidRPr="00000000">
              <w:rPr>
                <w:sz w:val="20"/>
                <w:szCs w:val="20"/>
                <w:rtl w:val="0"/>
              </w:rPr>
              <w:t xml:space="preserve"> licencias SaaS y suscripciones; licencias institucionales para organismos públicos; acuerdos de integración y co-venta con proveedores de software; licencias de datos agregados y anonimizados; y, si se requiere capital para escalar, aporte de la PI a una filial o spin-off conforme a la política del numeral 13, sin estructuras que entorpezcan la venta ni el acceso a fondos de inversión.</w:t>
            </w:r>
          </w:p>
          <w:p w:rsidR="00000000" w:rsidDel="00000000" w:rsidP="00000000" w:rsidRDefault="00000000" w:rsidRPr="00000000" w14:paraId="00000A00">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Transferencia de conocimiento:</w:t>
            </w:r>
            <w:r w:rsidDel="00000000" w:rsidR="00000000" w:rsidRPr="00000000">
              <w:rPr>
                <w:sz w:val="20"/>
                <w:szCs w:val="20"/>
                <w:rtl w:val="0"/>
              </w:rPr>
              <w:t xml:space="preserve"> programa de formación y certificación para entidades patrocinantes, oficinas de arquitectura, revisores independientes (con ANRI), Direcciones de Obras Municipales, ITO/IFO y administradores de activos, y guías abiertas de buenas prácticas de IA en la línea de vida del activo.</w:t>
            </w:r>
          </w:p>
          <w:p w:rsidR="00000000" w:rsidDel="00000000" w:rsidP="00000000" w:rsidRDefault="00000000" w:rsidRPr="00000000" w14:paraId="00000A01">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Transferencia al ecosistema de proveedores:</w:t>
            </w:r>
            <w:r w:rsidDel="00000000" w:rsidR="00000000" w:rsidRPr="00000000">
              <w:rPr>
                <w:sz w:val="20"/>
                <w:szCs w:val="20"/>
                <w:rtl w:val="0"/>
              </w:rPr>
              <w:t xml:space="preserve"> API y kit de conectores abiertos a proveedores locales de software e integradores BIM/IoT, con un programa de partners certificados que multiplica la capacidad de implementación (numeral 14).</w:t>
            </w:r>
          </w:p>
          <w:p w:rsidR="00000000" w:rsidDel="00000000" w:rsidP="00000000" w:rsidRDefault="00000000" w:rsidRPr="00000000" w14:paraId="00000A02">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Normalización:</w:t>
            </w:r>
            <w:r w:rsidDel="00000000" w:rsidR="00000000" w:rsidRPr="00000000">
              <w:rPr>
                <w:sz w:val="20"/>
                <w:szCs w:val="20"/>
                <w:rtl w:val="0"/>
              </w:rPr>
              <w:t xml:space="preserve"> la especificación de datos de P3 se publica como bien club y se propone al INN para su tramitación como norma técnica, lo que facilita la adopción masiva.</w:t>
            </w:r>
          </w:p>
          <w:p w:rsidR="00000000" w:rsidDel="00000000" w:rsidP="00000000" w:rsidRDefault="00000000" w:rsidRPr="00000000" w14:paraId="00000A03">
            <w:pPr>
              <w:spacing w:after="60" w:before="160" w:lineRule="auto"/>
              <w:ind w:left="0" w:firstLine="0"/>
              <w:jc w:val="both"/>
              <w:rPr>
                <w:b w:val="1"/>
                <w:bCs w:val="1"/>
                <w:color w:val="1f3864"/>
                <w:sz w:val="21"/>
                <w:szCs w:val="21"/>
              </w:rPr>
            </w:pPr>
            <w:r w:rsidDel="00000000" w:rsidR="00000000" w:rsidRPr="00000000">
              <w:rPr>
                <w:b w:val="1"/>
                <w:bCs w:val="1"/>
                <w:color w:val="1f3864"/>
                <w:sz w:val="21"/>
                <w:szCs w:val="21"/>
                <w:rtl w:val="0"/>
              </w:rPr>
              <w:t xml:space="preserve">Modelo de negocios</w:t>
            </w:r>
          </w:p>
          <w:tbl>
            <w:tblPr>
              <w:tblStyle w:val="Table45"/>
              <w:tblW w:w="934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9"/>
              <w:gridCol w:w="7253"/>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A04">
                  <w:pPr>
                    <w:spacing w:after="20" w:lineRule="auto"/>
                    <w:ind w:left="0" w:firstLine="0"/>
                    <w:jc w:val="center"/>
                    <w:rPr>
                      <w:b w:val="1"/>
                      <w:bCs w:val="1"/>
                      <w:sz w:val="17"/>
                      <w:szCs w:val="17"/>
                    </w:rPr>
                  </w:pPr>
                  <w:r w:rsidDel="00000000" w:rsidR="00000000" w:rsidRPr="00000000">
                    <w:rPr>
                      <w:b w:val="1"/>
                      <w:bCs w:val="1"/>
                      <w:sz w:val="17"/>
                      <w:szCs w:val="17"/>
                      <w:rtl w:val="0"/>
                    </w:rPr>
                    <w:t xml:space="preserve">Componente</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A05">
                  <w:pPr>
                    <w:spacing w:after="20" w:lineRule="auto"/>
                    <w:ind w:left="0" w:firstLine="0"/>
                    <w:jc w:val="center"/>
                    <w:rPr>
                      <w:b w:val="1"/>
                      <w:bCs w:val="1"/>
                      <w:sz w:val="17"/>
                      <w:szCs w:val="17"/>
                    </w:rPr>
                  </w:pPr>
                  <w:r w:rsidDel="00000000" w:rsidR="00000000" w:rsidRPr="00000000">
                    <w:rPr>
                      <w:b w:val="1"/>
                      <w:bCs w:val="1"/>
                      <w:sz w:val="17"/>
                      <w:szCs w:val="17"/>
                      <w:rtl w:val="0"/>
                    </w:rPr>
                    <w:t xml:space="preserve">Definición</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6">
                  <w:pPr>
                    <w:spacing w:after="20" w:lineRule="auto"/>
                    <w:ind w:left="0" w:firstLine="0"/>
                    <w:jc w:val="both"/>
                    <w:rPr>
                      <w:b w:val="1"/>
                      <w:bCs w:val="1"/>
                      <w:sz w:val="17"/>
                      <w:szCs w:val="17"/>
                    </w:rPr>
                  </w:pPr>
                  <w:r w:rsidDel="00000000" w:rsidR="00000000" w:rsidRPr="00000000">
                    <w:rPr>
                      <w:b w:val="1"/>
                      <w:bCs w:val="1"/>
                      <w:sz w:val="17"/>
                      <w:szCs w:val="17"/>
                      <w:rtl w:val="0"/>
                    </w:rPr>
                    <w:t xml:space="preserve">Propuesta de valor</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7">
                  <w:pPr>
                    <w:spacing w:after="20" w:lineRule="auto"/>
                    <w:ind w:left="0" w:firstLine="0"/>
                    <w:jc w:val="both"/>
                    <w:rPr>
                      <w:sz w:val="17"/>
                      <w:szCs w:val="17"/>
                    </w:rPr>
                  </w:pPr>
                  <w:r w:rsidDel="00000000" w:rsidR="00000000" w:rsidRPr="00000000">
                    <w:rPr>
                      <w:sz w:val="17"/>
                      <w:szCs w:val="17"/>
                      <w:rtl w:val="0"/>
                    </w:rPr>
                    <w:t xml:space="preserve">Decisiones oportunas y con menor incertidumbre en toda la vida del activo: evaluar un terreno en horas y no en semanas, con plazos y costos esperados; diseñar con el costo total de propiedad a la vista; construir sin silos de información; y mantener de forma predictiva. Metas: reducir al menos 30% el tiempo de factibilización al término de la Etapa 1 y 50% al cierre, y disminuir reprocesos en obra y costos de mantención correctiva.</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8">
                  <w:pPr>
                    <w:spacing w:after="20" w:lineRule="auto"/>
                    <w:ind w:left="0" w:firstLine="0"/>
                    <w:jc w:val="both"/>
                    <w:rPr>
                      <w:b w:val="1"/>
                      <w:bCs w:val="1"/>
                      <w:sz w:val="17"/>
                      <w:szCs w:val="17"/>
                    </w:rPr>
                  </w:pPr>
                  <w:r w:rsidDel="00000000" w:rsidR="00000000" w:rsidRPr="00000000">
                    <w:rPr>
                      <w:b w:val="1"/>
                      <w:bCs w:val="1"/>
                      <w:sz w:val="17"/>
                      <w:szCs w:val="17"/>
                      <w:rtl w:val="0"/>
                    </w:rPr>
                    <w:t xml:space="preserve">Segmentos de clientes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9">
                  <w:pPr>
                    <w:spacing w:after="20" w:lineRule="auto"/>
                    <w:ind w:left="0" w:firstLine="0"/>
                    <w:jc w:val="both"/>
                    <w:rPr>
                      <w:sz w:val="17"/>
                      <w:szCs w:val="17"/>
                    </w:rPr>
                  </w:pPr>
                  <w:r w:rsidDel="00000000" w:rsidR="00000000" w:rsidRPr="00000000">
                    <w:rPr>
                      <w:sz w:val="17"/>
                      <w:szCs w:val="17"/>
                      <w:rtl w:val="0"/>
                    </w:rPr>
                    <w:t xml:space="preserve">(1) Desarrolladores inmobiliarios y entidades patrocinantes (vivienda con subsidio DS49/DS19 y mercado libre); (2) operadores multifamily y fondos de renta; (3) mandantes públicos: SERVIU, MOP, municipios y servicios de salud; (4) oficinas de arquitectura e ingeniería y revisores independientes; (5) constructoras e ITO/IFO; (6) administradores de activos, industria y minería; (7) proveedores de software y portales (B2B2C).</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A">
                  <w:pPr>
                    <w:spacing w:after="20" w:lineRule="auto"/>
                    <w:ind w:left="0" w:firstLine="0"/>
                    <w:jc w:val="both"/>
                    <w:rPr>
                      <w:b w:val="1"/>
                      <w:bCs w:val="1"/>
                      <w:sz w:val="17"/>
                      <w:szCs w:val="17"/>
                    </w:rPr>
                  </w:pPr>
                  <w:r w:rsidDel="00000000" w:rsidR="00000000" w:rsidRPr="00000000">
                    <w:rPr>
                      <w:b w:val="1"/>
                      <w:bCs w:val="1"/>
                      <w:sz w:val="17"/>
                      <w:szCs w:val="17"/>
                      <w:rtl w:val="0"/>
                    </w:rPr>
                    <w:t xml:space="preserve">Canales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B">
                  <w:pPr>
                    <w:spacing w:after="20" w:lineRule="auto"/>
                    <w:ind w:left="0" w:firstLine="0"/>
                    <w:jc w:val="both"/>
                    <w:rPr>
                      <w:sz w:val="17"/>
                      <w:szCs w:val="17"/>
                    </w:rPr>
                  </w:pPr>
                  <w:r w:rsidDel="00000000" w:rsidR="00000000" w:rsidRPr="00000000">
                    <w:rPr>
                      <w:sz w:val="17"/>
                      <w:szCs w:val="17"/>
                      <w:rtl w:val="0"/>
                    </w:rPr>
                    <w:t xml:space="preserve">Venta consultiva directa B2B y B2G; asociados como </w:t>
                  </w:r>
                  <w:del w:id="9012" w:author="Nicolás Rietta" w:date="2026-09-28T16:00:00Z">
                    <w:r>
                      <w:rPr>
                        <w:sz w:val="17"/>
                        <w:szCs w:val="17"/>
                        <w:rtl w:val="0"/>
                      </w:rPr>
                      <w:delText xml:space="preserve">canal (portales Toc-Toc y Portal Inmobiliario con reparto de ingresos; ANRI y gremios)</w:delText>
                    </w:r>
                  </w:del>
                  <w:ins w:id="9013" w:author="Nicolás Rietta" w:date="2026-09-28T16:00:00Z">
                    <w:r>
                      <w:rPr>
                        <w:sz w:val="17"/>
                        <w:szCs w:val="17"/>
                        <w:rtl w:val="0"/>
                      </w:rPr>
                      <w:t xml:space="preserve">canal (ANRI y gremios)</w:t>
                    </w:r>
                  </w:ins>
                  <w:r w:rsidDel="00000000" w:rsidR="00000000" w:rsidRPr="00000000">
                    <w:rPr>
                      <w:sz w:val="17"/>
                      <w:szCs w:val="17"/>
                      <w:rtl w:val="0"/>
                    </w:rPr>
                    <w:t xml:space="preserve">; ChileCompra (Compra Ágil, convenio marco y compra pública de innovación); partners integradores; marketing de contenidos y demostraciones.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C">
                  <w:pPr>
                    <w:spacing w:after="20" w:lineRule="auto"/>
                    <w:ind w:left="0" w:firstLine="0"/>
                    <w:jc w:val="both"/>
                    <w:rPr>
                      <w:b w:val="1"/>
                      <w:bCs w:val="1"/>
                      <w:sz w:val="17"/>
                      <w:szCs w:val="17"/>
                    </w:rPr>
                  </w:pPr>
                  <w:r w:rsidDel="00000000" w:rsidR="00000000" w:rsidRPr="00000000">
                    <w:rPr>
                      <w:b w:val="1"/>
                      <w:bCs w:val="1"/>
                      <w:sz w:val="17"/>
                      <w:szCs w:val="17"/>
                      <w:rtl w:val="0"/>
                    </w:rPr>
                    <w:t xml:space="preserve">Relación con clientes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D">
                  <w:pPr>
                    <w:spacing w:after="20" w:lineRule="auto"/>
                    <w:ind w:left="0" w:firstLine="0"/>
                    <w:jc w:val="both"/>
                    <w:rPr>
                      <w:sz w:val="17"/>
                      <w:szCs w:val="17"/>
                    </w:rPr>
                  </w:pPr>
                  <w:r w:rsidDel="00000000" w:rsidR="00000000" w:rsidRPr="00000000">
                    <w:rPr>
                      <w:sz w:val="17"/>
                      <w:szCs w:val="17"/>
                      <w:rtl w:val="0"/>
                    </w:rPr>
                    <w:t xml:space="preserve">Pilotos con acompañamiento, incorporación guiada, soporte y gestión del éxito del cliente; comunidad de usuarios y capacitación certificada; hoja de ruta de producto co-priorizada en la Mesa de Usuarios.</w:t>
                  </w:r>
                </w:p>
              </w:tc>
            </w:tr>
            <w:tr>
              <w:trPr>
                <w:cantSplit w:val="0"/>
                <w:trHeight w:val="1620"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E">
                  <w:pPr>
                    <w:spacing w:after="20" w:lineRule="auto"/>
                    <w:ind w:left="0" w:firstLine="0"/>
                    <w:jc w:val="both"/>
                    <w:rPr>
                      <w:b w:val="1"/>
                      <w:bCs w:val="1"/>
                      <w:sz w:val="17"/>
                      <w:szCs w:val="17"/>
                    </w:rPr>
                  </w:pPr>
                  <w:r w:rsidDel="00000000" w:rsidR="00000000" w:rsidRPr="00000000">
                    <w:rPr>
                      <w:b w:val="1"/>
                      <w:bCs w:val="1"/>
                      <w:sz w:val="17"/>
                      <w:szCs w:val="17"/>
                      <w:rtl w:val="0"/>
                    </w:rPr>
                    <w:t xml:space="preserve">Fuentes de ingreso (hipótesis de precios a validar en pilotos)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F">
                  <w:pPr>
                    <w:spacing w:after="20" w:lineRule="auto"/>
                    <w:ind w:left="0" w:firstLine="0"/>
                    <w:jc w:val="both"/>
                    <w:rPr>
                      <w:sz w:val="17"/>
                      <w:szCs w:val="17"/>
                    </w:rPr>
                  </w:pPr>
                  <w:r w:rsidDel="00000000" w:rsidR="00000000" w:rsidRPr="00000000">
                    <w:rPr>
                      <w:sz w:val="17"/>
                      <w:szCs w:val="17"/>
                      <w:rtl w:val="0"/>
                    </w:rPr>
                    <w:t xml:space="preserve">•  P1: pago por evaluación (UF 3 a 10 por terreno), suscripción profesional (UF 10 a 30 mensuales por usuario u oficina) y licencias institucionales (UF 400 a 1.500 anuales).</w:t>
                  </w:r>
                </w:p>
                <w:p w:rsidR="00000000" w:rsidDel="00000000" w:rsidP="00000000" w:rsidRDefault="00000000" w:rsidRPr="00000000" w14:paraId="00000A10">
                  <w:pPr>
                    <w:spacing w:after="20" w:lineRule="auto"/>
                    <w:ind w:left="0" w:firstLine="0"/>
                    <w:jc w:val="both"/>
                    <w:rPr>
                      <w:sz w:val="17"/>
                      <w:szCs w:val="17"/>
                    </w:rPr>
                  </w:pPr>
                  <w:r w:rsidDel="00000000" w:rsidR="00000000" w:rsidRPr="00000000">
                    <w:rPr>
                      <w:sz w:val="17"/>
                      <w:szCs w:val="17"/>
                      <w:rtl w:val="0"/>
                    </w:rPr>
                    <w:t xml:space="preserve">•  P2: UF 20 a 80 por proyecto optimizado o suscripción por oficina.</w:t>
                  </w:r>
                </w:p>
                <w:p w:rsidR="00000000" w:rsidDel="00000000" w:rsidP="00000000" w:rsidRDefault="00000000" w:rsidRPr="00000000" w14:paraId="00000A11">
                  <w:pPr>
                    <w:spacing w:after="20" w:lineRule="auto"/>
                    <w:ind w:left="0" w:firstLine="0"/>
                    <w:jc w:val="both"/>
                    <w:rPr>
                      <w:sz w:val="17"/>
                      <w:szCs w:val="17"/>
                    </w:rPr>
                  </w:pPr>
                  <w:r w:rsidDel="00000000" w:rsidR="00000000" w:rsidRPr="00000000">
                    <w:rPr>
                      <w:sz w:val="17"/>
                      <w:szCs w:val="17"/>
                      <w:rtl w:val="0"/>
                    </w:rPr>
                    <w:t xml:space="preserve">•  P3: implementación (UF 150 a 400 por empresa) y suscripción por obra (UF 10 a 40 mensuales).</w:t>
                  </w:r>
                </w:p>
                <w:p w:rsidR="00000000" w:rsidDel="00000000" w:rsidP="00000000" w:rsidRDefault="00000000" w:rsidRPr="00000000" w14:paraId="00000A12">
                  <w:pPr>
                    <w:spacing w:after="20" w:lineRule="auto"/>
                    <w:ind w:left="0" w:firstLine="0"/>
                    <w:jc w:val="both"/>
                    <w:rPr>
                      <w:sz w:val="17"/>
                      <w:szCs w:val="17"/>
                    </w:rPr>
                  </w:pPr>
                  <w:r w:rsidDel="00000000" w:rsidR="00000000" w:rsidRPr="00000000">
                    <w:rPr>
                      <w:sz w:val="17"/>
                      <w:szCs w:val="17"/>
                      <w:rtl w:val="0"/>
                    </w:rPr>
                    <w:t xml:space="preserve">•  P4: suscripción por activo (UF 3 a 15 mensuales según tamaño y sensorización) e implementación.</w:t>
                  </w:r>
                </w:p>
                <w:p w:rsidR="00000000" w:rsidDel="00000000" w:rsidP="00000000" w:rsidRDefault="00000000" w:rsidRPr="00000000" w14:paraId="00000A13">
                  <w:pPr>
                    <w:spacing w:after="20" w:lineRule="auto"/>
                    <w:ind w:left="0" w:firstLine="0"/>
                    <w:jc w:val="both"/>
                    <w:rPr>
                      <w:sz w:val="17"/>
                      <w:szCs w:val="17"/>
                    </w:rPr>
                  </w:pPr>
                  <w:r w:rsidDel="00000000" w:rsidR="00000000" w:rsidRPr="00000000">
                    <w:rPr>
                      <w:sz w:val="17"/>
                      <w:szCs w:val="17"/>
                      <w:rtl w:val="0"/>
                    </w:rPr>
                    <w:t xml:space="preserve">•  Transversal: capacitación y certificación; analítica de mercado con datos agregados y anonimizados; API con reparto de ingresos.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4">
                  <w:pPr>
                    <w:spacing w:after="20" w:lineRule="auto"/>
                    <w:ind w:left="0" w:firstLine="0"/>
                    <w:jc w:val="both"/>
                    <w:rPr>
                      <w:b w:val="1"/>
                      <w:bCs w:val="1"/>
                      <w:sz w:val="17"/>
                      <w:szCs w:val="17"/>
                    </w:rPr>
                  </w:pPr>
                  <w:r w:rsidDel="00000000" w:rsidR="00000000" w:rsidRPr="00000000">
                    <w:rPr>
                      <w:b w:val="1"/>
                      <w:bCs w:val="1"/>
                      <w:sz w:val="17"/>
                      <w:szCs w:val="17"/>
                      <w:rtl w:val="0"/>
                    </w:rPr>
                    <w:t xml:space="preserve">Recursos clave</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5">
                  <w:pPr>
                    <w:spacing w:after="20" w:lineRule="auto"/>
                    <w:ind w:left="0" w:firstLine="0"/>
                    <w:jc w:val="both"/>
                    <w:rPr>
                      <w:sz w:val="17"/>
                      <w:szCs w:val="17"/>
                    </w:rPr>
                  </w:pPr>
                  <w:r w:rsidDel="00000000" w:rsidR="00000000" w:rsidRPr="00000000">
                    <w:rPr>
                      <w:sz w:val="17"/>
                      <w:szCs w:val="17"/>
                      <w:rtl w:val="0"/>
                    </w:rPr>
                    <w:t xml:space="preserve">Plataforma, modelos de IA y capa común de datos; base normativa trazable; acuerdos de datos (In-Data y portales); equipo especializado; relaciones con mandantes públicos y privados.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6">
                  <w:pPr>
                    <w:spacing w:after="20" w:lineRule="auto"/>
                    <w:ind w:left="0" w:firstLine="0"/>
                    <w:jc w:val="both"/>
                    <w:rPr>
                      <w:b w:val="1"/>
                      <w:bCs w:val="1"/>
                      <w:sz w:val="17"/>
                      <w:szCs w:val="17"/>
                    </w:rPr>
                  </w:pPr>
                  <w:r w:rsidDel="00000000" w:rsidR="00000000" w:rsidRPr="00000000">
                    <w:rPr>
                      <w:b w:val="1"/>
                      <w:bCs w:val="1"/>
                      <w:sz w:val="17"/>
                      <w:szCs w:val="17"/>
                      <w:rtl w:val="0"/>
                    </w:rPr>
                    <w:t xml:space="preserve">Actividades clave</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7">
                  <w:pPr>
                    <w:spacing w:after="20" w:lineRule="auto"/>
                    <w:ind w:left="0" w:firstLine="0"/>
                    <w:jc w:val="both"/>
                    <w:rPr>
                      <w:sz w:val="17"/>
                      <w:szCs w:val="17"/>
                    </w:rPr>
                  </w:pPr>
                  <w:r w:rsidDel="00000000" w:rsidR="00000000" w:rsidRPr="00000000">
                    <w:rPr>
                      <w:sz w:val="17"/>
                      <w:szCs w:val="17"/>
                      <w:rtl w:val="0"/>
                    </w:rPr>
                    <w:t xml:space="preserve">Desarrollo y mantenimiento de modelos (MLOps); actualización normativa continua; gestión y calidad de datos; venta, implementación y soporte; alianzas y normalización.</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8">
                  <w:pPr>
                    <w:spacing w:after="20" w:lineRule="auto"/>
                    <w:ind w:left="0" w:firstLine="0"/>
                    <w:jc w:val="both"/>
                    <w:rPr>
                      <w:b w:val="1"/>
                      <w:bCs w:val="1"/>
                      <w:sz w:val="17"/>
                      <w:szCs w:val="17"/>
                    </w:rPr>
                  </w:pPr>
                  <w:r w:rsidDel="00000000" w:rsidR="00000000" w:rsidRPr="00000000">
                    <w:rPr>
                      <w:b w:val="1"/>
                      <w:bCs w:val="1"/>
                      <w:sz w:val="17"/>
                      <w:szCs w:val="17"/>
                      <w:rtl w:val="0"/>
                    </w:rPr>
                    <w:t xml:space="preserve">Socios clave</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9">
                  <w:pPr>
                    <w:spacing w:after="20" w:lineRule="auto"/>
                    <w:ind w:left="0" w:firstLine="0"/>
                    <w:jc w:val="both"/>
                    <w:rPr>
                      <w:sz w:val="17"/>
                      <w:szCs w:val="17"/>
                    </w:rPr>
                  </w:pPr>
                  <w:del w:id="9014" w:author="Nicolás Rietta" w:date="2026-09-28T16:00:00Z">
                    <w:r>
                      <w:rPr>
                        <w:sz w:val="17"/>
                        <w:szCs w:val="17"/>
                        <w:rtl w:val="0"/>
                      </w:rPr>
                      <w:delText xml:space="preserve">Coejecutores (Urbanamente e In-Data)</w:delText>
                    </w:r>
                  </w:del>
                  <w:ins w:id="9015" w:author="Nicolás Rietta" w:date="2026-09-28T16:00:00Z">
                    <w:r>
                      <w:rPr>
                        <w:sz w:val="17"/>
                        <w:szCs w:val="17"/>
                        <w:rtl w:val="0"/>
                      </w:rPr>
                      <w:t xml:space="preserve">Coejecutores (Impulso Estratégico, In-Data, Geister, ONDAC y Calidad Cloud)</w:t>
                    </w:r>
                  </w:ins>
                  <w:r w:rsidDel="00000000" w:rsidR="00000000" w:rsidRPr="00000000">
                    <w:rPr>
                      <w:sz w:val="17"/>
                      <w:szCs w:val="17"/>
                      <w:rtl w:val="0"/>
                    </w:rPr>
                    <w:t xml:space="preserve">, asociados, Corfo, INN, Agencia de Sostenibilidad Energética, centros de IA y universidades, proveedores de nube y de software.</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A">
                  <w:pPr>
                    <w:spacing w:after="20" w:lineRule="auto"/>
                    <w:ind w:left="0" w:firstLine="0"/>
                    <w:jc w:val="both"/>
                    <w:rPr>
                      <w:b w:val="1"/>
                      <w:bCs w:val="1"/>
                      <w:sz w:val="17"/>
                      <w:szCs w:val="17"/>
                    </w:rPr>
                  </w:pPr>
                  <w:r w:rsidDel="00000000" w:rsidR="00000000" w:rsidRPr="00000000">
                    <w:rPr>
                      <w:b w:val="1"/>
                      <w:bCs w:val="1"/>
                      <w:sz w:val="17"/>
                      <w:szCs w:val="17"/>
                      <w:rtl w:val="0"/>
                    </w:rPr>
                    <w:t xml:space="preserve">Estructura de costos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B">
                  <w:pPr>
                    <w:spacing w:after="20" w:lineRule="auto"/>
                    <w:ind w:left="0" w:firstLine="0"/>
                    <w:jc w:val="both"/>
                    <w:rPr>
                      <w:sz w:val="17"/>
                      <w:szCs w:val="17"/>
                    </w:rPr>
                  </w:pPr>
                  <w:r w:rsidDel="00000000" w:rsidR="00000000" w:rsidRPr="00000000">
                    <w:rPr>
                      <w:sz w:val="17"/>
                      <w:szCs w:val="17"/>
                      <w:rtl w:val="0"/>
                    </w:rPr>
                    <w:t xml:space="preserve">Equipo de producto y datos; nube y cómputo; licencias de datos; actualización normativa y asesoría legal; ventas y soporte; certificaciones (ISO/IEC 27001 y 42001).</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C">
                  <w:pPr>
                    <w:spacing w:after="20" w:lineRule="auto"/>
                    <w:ind w:left="0" w:firstLine="0"/>
                    <w:jc w:val="both"/>
                    <w:rPr>
                      <w:b w:val="1"/>
                      <w:bCs w:val="1"/>
                      <w:sz w:val="17"/>
                      <w:szCs w:val="17"/>
                    </w:rPr>
                  </w:pPr>
                  <w:r w:rsidDel="00000000" w:rsidR="00000000" w:rsidRPr="00000000">
                    <w:rPr>
                      <w:b w:val="1"/>
                      <w:bCs w:val="1"/>
                      <w:sz w:val="17"/>
                      <w:szCs w:val="17"/>
                      <w:rtl w:val="0"/>
                    </w:rPr>
                    <w:t xml:space="preserve">Métricas de negocio</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D">
                  <w:pPr>
                    <w:spacing w:after="20" w:lineRule="auto"/>
                    <w:ind w:left="0" w:firstLine="0"/>
                    <w:jc w:val="both"/>
                    <w:rPr>
                      <w:sz w:val="17"/>
                      <w:szCs w:val="17"/>
                    </w:rPr>
                  </w:pPr>
                  <w:r w:rsidDel="00000000" w:rsidR="00000000" w:rsidRPr="00000000">
                    <w:rPr>
                      <w:sz w:val="17"/>
                      <w:szCs w:val="17"/>
                      <w:rtl w:val="0"/>
                    </w:rPr>
                    <w:t xml:space="preserve">Ingresos recurrentes, clientes pagadores, retención, costo de adquisición frente a valor de vida del cliente (CAC/LTV), evaluaciones mensuales y conversión de piloto a cliente.</w:t>
                  </w:r>
                </w:p>
              </w:tc>
            </w:tr>
          </w:tbl>
          <w:p w:rsidR="00000000" w:rsidDel="00000000" w:rsidP="00000000" w:rsidRDefault="00000000" w:rsidRPr="00000000" w14:paraId="00000A1E">
            <w:pPr>
              <w:spacing w:after="40" w:lineRule="auto"/>
              <w:ind w:left="0" w:firstLine="0"/>
              <w:jc w:val="both"/>
              <w:rPr>
                <w:sz w:val="8"/>
                <w:szCs w:val="8"/>
              </w:rPr>
            </w:pPr>
            <w:r w:rsidDel="00000000" w:rsidR="00000000" w:rsidRPr="00000000">
              <w:rPr>
                <w:sz w:val="8"/>
                <w:szCs w:val="8"/>
                <w:rtl w:val="0"/>
              </w:rPr>
              <w:t xml:space="preserve"> </w:t>
            </w:r>
          </w:p>
          <w:p w:rsidR="00000000" w:rsidDel="00000000" w:rsidP="00000000" w:rsidRDefault="00000000" w:rsidRPr="00000000" w14:paraId="00000A1F">
            <w:pPr>
              <w:spacing w:after="60" w:before="160" w:lineRule="auto"/>
              <w:ind w:left="0" w:firstLine="0"/>
              <w:jc w:val="both"/>
              <w:rPr>
                <w:b w:val="1"/>
                <w:bCs w:val="1"/>
                <w:color w:val="1f3864"/>
                <w:sz w:val="21"/>
                <w:szCs w:val="21"/>
              </w:rPr>
            </w:pPr>
            <w:r w:rsidDel="00000000" w:rsidR="00000000" w:rsidRPr="00000000">
              <w:rPr>
                <w:b w:val="1"/>
                <w:bCs w:val="1"/>
                <w:color w:val="1f3864"/>
                <w:sz w:val="21"/>
                <w:szCs w:val="21"/>
                <w:rtl w:val="0"/>
              </w:rPr>
              <w:t xml:space="preserve">Plan de escalamiento comercial</w:t>
            </w:r>
          </w:p>
          <w:tbl>
            <w:tblPr>
              <w:tblStyle w:val="Table46"/>
              <w:tblW w:w="915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3"/>
              <w:gridCol w:w="1067"/>
              <w:gridCol w:w="3911"/>
              <w:gridCol w:w="2588"/>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A20">
                  <w:pPr>
                    <w:spacing w:after="20" w:lineRule="auto"/>
                    <w:ind w:left="0" w:firstLine="0"/>
                    <w:jc w:val="center"/>
                    <w:rPr>
                      <w:b w:val="1"/>
                      <w:bCs w:val="1"/>
                      <w:sz w:val="17"/>
                      <w:szCs w:val="17"/>
                    </w:rPr>
                  </w:pPr>
                  <w:r w:rsidDel="00000000" w:rsidR="00000000" w:rsidRPr="00000000">
                    <w:rPr>
                      <w:b w:val="1"/>
                      <w:bCs w:val="1"/>
                      <w:sz w:val="17"/>
                      <w:szCs w:val="17"/>
                      <w:rtl w:val="0"/>
                    </w:rPr>
                    <w:t xml:space="preserve">Fase</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A21">
                  <w:pPr>
                    <w:spacing w:after="20" w:lineRule="auto"/>
                    <w:ind w:left="0" w:firstLine="0"/>
                    <w:jc w:val="center"/>
                    <w:rPr>
                      <w:b w:val="1"/>
                      <w:bCs w:val="1"/>
                      <w:sz w:val="17"/>
                      <w:szCs w:val="17"/>
                    </w:rPr>
                  </w:pPr>
                  <w:r w:rsidDel="00000000" w:rsidR="00000000" w:rsidRPr="00000000">
                    <w:rPr>
                      <w:b w:val="1"/>
                      <w:bCs w:val="1"/>
                      <w:sz w:val="17"/>
                      <w:szCs w:val="17"/>
                      <w:rtl w:val="0"/>
                    </w:rPr>
                    <w:t xml:space="preserve">Periodo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A22">
                  <w:pPr>
                    <w:spacing w:after="20" w:lineRule="auto"/>
                    <w:ind w:left="0" w:firstLine="0"/>
                    <w:jc w:val="center"/>
                    <w:rPr>
                      <w:b w:val="1"/>
                      <w:bCs w:val="1"/>
                      <w:sz w:val="17"/>
                      <w:szCs w:val="17"/>
                    </w:rPr>
                  </w:pPr>
                  <w:r w:rsidDel="00000000" w:rsidR="00000000" w:rsidRPr="00000000">
                    <w:rPr>
                      <w:b w:val="1"/>
                      <w:bCs w:val="1"/>
                      <w:sz w:val="17"/>
                      <w:szCs w:val="17"/>
                      <w:rtl w:val="0"/>
                    </w:rPr>
                    <w:t xml:space="preserve">Hitos comerciales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A23">
                  <w:pPr>
                    <w:spacing w:after="20" w:lineRule="auto"/>
                    <w:ind w:left="0" w:firstLine="0"/>
                    <w:jc w:val="center"/>
                    <w:rPr>
                      <w:b w:val="1"/>
                      <w:bCs w:val="1"/>
                      <w:sz w:val="17"/>
                      <w:szCs w:val="17"/>
                    </w:rPr>
                  </w:pPr>
                  <w:r w:rsidDel="00000000" w:rsidR="00000000" w:rsidRPr="00000000">
                    <w:rPr>
                      <w:b w:val="1"/>
                      <w:bCs w:val="1"/>
                      <w:sz w:val="17"/>
                      <w:szCs w:val="17"/>
                      <w:rtl w:val="0"/>
                    </w:rPr>
                    <w:t xml:space="preserve">Metas indicativas</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4">
                  <w:pPr>
                    <w:spacing w:after="20" w:lineRule="auto"/>
                    <w:ind w:left="0" w:firstLine="0"/>
                    <w:jc w:val="both"/>
                    <w:rPr>
                      <w:b w:val="1"/>
                      <w:bCs w:val="1"/>
                      <w:sz w:val="17"/>
                      <w:szCs w:val="17"/>
                    </w:rPr>
                  </w:pPr>
                  <w:r w:rsidDel="00000000" w:rsidR="00000000" w:rsidRPr="00000000">
                    <w:rPr>
                      <w:b w:val="1"/>
                      <w:bCs w:val="1"/>
                      <w:sz w:val="17"/>
                      <w:szCs w:val="17"/>
                      <w:rtl w:val="0"/>
                    </w:rPr>
                    <w:t xml:space="preserve">Validación y primeras ventas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5">
                  <w:pPr>
                    <w:spacing w:after="20" w:lineRule="auto"/>
                    <w:ind w:left="0" w:firstLine="0"/>
                    <w:jc w:val="both"/>
                    <w:rPr>
                      <w:sz w:val="17"/>
                      <w:szCs w:val="17"/>
                    </w:rPr>
                  </w:pPr>
                  <w:r w:rsidDel="00000000" w:rsidR="00000000" w:rsidRPr="00000000">
                    <w:rPr>
                      <w:sz w:val="17"/>
                      <w:szCs w:val="17"/>
                      <w:rtl w:val="0"/>
                    </w:rPr>
                    <w:t xml:space="preserve">M1–M18</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6">
                  <w:pPr>
                    <w:spacing w:after="20" w:lineRule="auto"/>
                    <w:ind w:left="0" w:firstLine="0"/>
                    <w:jc w:val="both"/>
                    <w:rPr>
                      <w:sz w:val="17"/>
                      <w:szCs w:val="17"/>
                    </w:rPr>
                  </w:pPr>
                  <w:r w:rsidDel="00000000" w:rsidR="00000000" w:rsidRPr="00000000">
                    <w:rPr>
                      <w:sz w:val="17"/>
                      <w:szCs w:val="17"/>
                      <w:rtl w:val="0"/>
                    </w:rPr>
                    <w:t xml:space="preserve">Convenios de datos con portales e In-Data (M6); P1 beta con usuarios piloto (M12); lanzamiento comercial de P1 para DS49 y una segunda tipología priorizada por la Mesa de Usuarios (M18); pilotos pagados con asociados.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7">
                  <w:pPr>
                    <w:spacing w:after="20" w:lineRule="auto"/>
                    <w:ind w:left="0" w:firstLine="0"/>
                    <w:jc w:val="both"/>
                    <w:rPr>
                      <w:sz w:val="17"/>
                      <w:szCs w:val="17"/>
                    </w:rPr>
                  </w:pPr>
                  <w:r w:rsidDel="00000000" w:rsidR="00000000" w:rsidRPr="00000000">
                    <w:rPr>
                      <w:sz w:val="17"/>
                      <w:szCs w:val="17"/>
                      <w:rtl w:val="0"/>
                    </w:rPr>
                    <w:t xml:space="preserve">≥10 clientes pagando P1; ≥3 pilotos formalizados.</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8">
                  <w:pPr>
                    <w:spacing w:after="20" w:lineRule="auto"/>
                    <w:ind w:left="0" w:firstLine="0"/>
                    <w:jc w:val="both"/>
                    <w:rPr>
                      <w:b w:val="1"/>
                      <w:bCs w:val="1"/>
                      <w:sz w:val="17"/>
                      <w:szCs w:val="17"/>
                    </w:rPr>
                  </w:pPr>
                  <w:r w:rsidDel="00000000" w:rsidR="00000000" w:rsidRPr="00000000">
                    <w:rPr>
                      <w:b w:val="1"/>
                      <w:bCs w:val="1"/>
                      <w:sz w:val="17"/>
                      <w:szCs w:val="17"/>
                      <w:rtl w:val="0"/>
                    </w:rPr>
                    <w:t xml:space="preserve">Pilotaje ampliado</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9">
                  <w:pPr>
                    <w:spacing w:after="20" w:lineRule="auto"/>
                    <w:ind w:left="0" w:firstLine="0"/>
                    <w:jc w:val="both"/>
                    <w:rPr>
                      <w:sz w:val="17"/>
                      <w:szCs w:val="17"/>
                    </w:rPr>
                  </w:pPr>
                  <w:r w:rsidDel="00000000" w:rsidR="00000000" w:rsidRPr="00000000">
                    <w:rPr>
                      <w:sz w:val="17"/>
                      <w:szCs w:val="17"/>
                      <w:rtl w:val="0"/>
                    </w:rPr>
                    <w:t xml:space="preserve">M19–M36</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A">
                  <w:pPr>
                    <w:spacing w:after="20" w:lineRule="auto"/>
                    <w:ind w:left="0" w:firstLine="0"/>
                    <w:jc w:val="both"/>
                    <w:rPr>
                      <w:sz w:val="17"/>
                      <w:szCs w:val="17"/>
                    </w:rPr>
                  </w:pPr>
                  <w:r w:rsidDel="00000000" w:rsidR="00000000" w:rsidRPr="00000000">
                    <w:rPr>
                      <w:sz w:val="17"/>
                      <w:szCs w:val="17"/>
                      <w:rtl w:val="0"/>
                    </w:rPr>
                    <w:t xml:space="preserve">P2 y P3 en obras piloto (M24–M30); P4 en activos piloto (M30–M36); inicio de certificación ISO/IEC 27001; informe de continuidad con valorización y modelo de negocios actualizado (M36).</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B">
                  <w:pPr>
                    <w:spacing w:after="20" w:lineRule="auto"/>
                    <w:ind w:left="0" w:firstLine="0"/>
                    <w:jc w:val="both"/>
                    <w:rPr>
                      <w:sz w:val="17"/>
                      <w:szCs w:val="17"/>
                    </w:rPr>
                  </w:pPr>
                  <w:r w:rsidDel="00000000" w:rsidR="00000000" w:rsidRPr="00000000">
                    <w:rPr>
                      <w:sz w:val="17"/>
                      <w:szCs w:val="17"/>
                      <w:rtl w:val="0"/>
                    </w:rPr>
                    <w:t xml:space="preserve">≥30 clientes pagando; ≥5 empresas usuarias de P2/P3; ≥10 activos con P4; ventas ≥ UF 4.000 en el año 3.</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C">
                  <w:pPr>
                    <w:spacing w:after="20" w:lineRule="auto"/>
                    <w:ind w:left="0" w:firstLine="0"/>
                    <w:jc w:val="both"/>
                    <w:rPr>
                      <w:b w:val="1"/>
                      <w:bCs w:val="1"/>
                      <w:sz w:val="17"/>
                      <w:szCs w:val="17"/>
                    </w:rPr>
                  </w:pPr>
                  <w:r w:rsidDel="00000000" w:rsidR="00000000" w:rsidRPr="00000000">
                    <w:rPr>
                      <w:b w:val="1"/>
                      <w:bCs w:val="1"/>
                      <w:sz w:val="17"/>
                      <w:szCs w:val="17"/>
                      <w:rtl w:val="0"/>
                    </w:rPr>
                    <w:t xml:space="preserve">Escalamiento nacional</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D">
                  <w:pPr>
                    <w:spacing w:after="20" w:lineRule="auto"/>
                    <w:ind w:left="0" w:firstLine="0"/>
                    <w:jc w:val="both"/>
                    <w:rPr>
                      <w:sz w:val="17"/>
                      <w:szCs w:val="17"/>
                    </w:rPr>
                  </w:pPr>
                  <w:r w:rsidDel="00000000" w:rsidR="00000000" w:rsidRPr="00000000">
                    <w:rPr>
                      <w:sz w:val="17"/>
                      <w:szCs w:val="17"/>
                      <w:rtl w:val="0"/>
                    </w:rPr>
                    <w:t xml:space="preserve">M37–M60</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E">
                  <w:pPr>
                    <w:spacing w:after="20" w:lineRule="auto"/>
                    <w:ind w:left="0" w:firstLine="0"/>
                    <w:jc w:val="both"/>
                    <w:rPr>
                      <w:sz w:val="17"/>
                      <w:szCs w:val="17"/>
                    </w:rPr>
                  </w:pPr>
                  <w:r w:rsidDel="00000000" w:rsidR="00000000" w:rsidRPr="00000000">
                    <w:rPr>
                      <w:sz w:val="17"/>
                      <w:szCs w:val="17"/>
                      <w:rtl w:val="0"/>
                    </w:rPr>
                    <w:t xml:space="preserve">Lanzamiento de la suite integrada (M40); nuevas tipologías (equipamiento, industrial, energía y data centers); cobertura normativa de todas las comunas con PRC vigente; canal B2G y programa de partners; ronda de inversión privada con apoyo del Consejo Estratégico.</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F">
                  <w:pPr>
                    <w:spacing w:after="20" w:lineRule="auto"/>
                    <w:ind w:left="0" w:firstLine="0"/>
                    <w:jc w:val="both"/>
                    <w:rPr>
                      <w:sz w:val="17"/>
                      <w:szCs w:val="17"/>
                    </w:rPr>
                  </w:pPr>
                  <w:r w:rsidDel="00000000" w:rsidR="00000000" w:rsidRPr="00000000">
                    <w:rPr>
                      <w:sz w:val="17"/>
                      <w:szCs w:val="17"/>
                      <w:rtl w:val="0"/>
                    </w:rPr>
                    <w:t xml:space="preserve">≥150 clientes; ≥25 empresas con P2/P3; ≥200 activos con P4; ventas ≥ UF 25.000 en el año 5.</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30">
                  <w:pPr>
                    <w:spacing w:after="20" w:lineRule="auto"/>
                    <w:ind w:left="0" w:firstLine="0"/>
                    <w:jc w:val="both"/>
                    <w:rPr>
                      <w:b w:val="1"/>
                      <w:bCs w:val="1"/>
                      <w:sz w:val="17"/>
                      <w:szCs w:val="17"/>
                    </w:rPr>
                  </w:pPr>
                  <w:r w:rsidDel="00000000" w:rsidR="00000000" w:rsidRPr="00000000">
                    <w:rPr>
                      <w:b w:val="1"/>
                      <w:bCs w:val="1"/>
                      <w:sz w:val="17"/>
                      <w:szCs w:val="17"/>
                      <w:rtl w:val="0"/>
                    </w:rPr>
                    <w:t xml:space="preserve">Post Programa</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31">
                  <w:pPr>
                    <w:spacing w:after="20" w:lineRule="auto"/>
                    <w:ind w:left="0" w:firstLine="0"/>
                    <w:jc w:val="both"/>
                    <w:rPr>
                      <w:sz w:val="17"/>
                      <w:szCs w:val="17"/>
                    </w:rPr>
                  </w:pPr>
                  <w:r w:rsidDel="00000000" w:rsidR="00000000" w:rsidRPr="00000000">
                    <w:rPr>
                      <w:sz w:val="17"/>
                      <w:szCs w:val="17"/>
                      <w:rtl w:val="0"/>
                    </w:rPr>
                    <w:t xml:space="preserve">Año 6 en adelante</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32">
                  <w:pPr>
                    <w:spacing w:after="20" w:lineRule="auto"/>
                    <w:ind w:left="0" w:firstLine="0"/>
                    <w:jc w:val="both"/>
                    <w:rPr>
                      <w:sz w:val="17"/>
                      <w:szCs w:val="17"/>
                    </w:rPr>
                  </w:pPr>
                  <w:r w:rsidDel="00000000" w:rsidR="00000000" w:rsidRPr="00000000">
                    <w:rPr>
                      <w:sz w:val="17"/>
                      <w:szCs w:val="17"/>
                      <w:rtl w:val="0"/>
                    </w:rPr>
                    <w:t xml:space="preserve">Internacionalización hacia países con fragmentación normativa similar (p. ej., Perú, Colombia y México) mediante partners, y ampliación a nuevas tipologías.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33">
                  <w:pPr>
                    <w:spacing w:after="20" w:lineRule="auto"/>
                    <w:ind w:left="0" w:firstLine="0"/>
                    <w:jc w:val="both"/>
                    <w:rPr>
                      <w:sz w:val="17"/>
                      <w:szCs w:val="17"/>
                    </w:rPr>
                  </w:pPr>
                  <w:r w:rsidDel="00000000" w:rsidR="00000000" w:rsidRPr="00000000">
                    <w:rPr>
                      <w:sz w:val="17"/>
                      <w:szCs w:val="17"/>
                      <w:rtl w:val="0"/>
                    </w:rPr>
                    <w:t xml:space="preserve">Definidas en el plan de negocios de cierre.</w:t>
                  </w:r>
                </w:p>
              </w:tc>
            </w:tr>
          </w:tbl>
          <w:p w:rsidR="00000000" w:rsidDel="00000000" w:rsidP="00000000" w:rsidRDefault="00000000" w:rsidRPr="00000000" w14:paraId="00000A34">
            <w:pPr>
              <w:spacing w:after="40" w:lineRule="auto"/>
              <w:ind w:left="0" w:firstLine="0"/>
              <w:jc w:val="both"/>
              <w:rPr>
                <w:sz w:val="8"/>
                <w:szCs w:val="8"/>
              </w:rPr>
            </w:pPr>
            <w:r w:rsidDel="00000000" w:rsidR="00000000" w:rsidRPr="00000000">
              <w:rPr>
                <w:sz w:val="8"/>
                <w:szCs w:val="8"/>
                <w:rtl w:val="0"/>
              </w:rPr>
              <w:t xml:space="preserve"> </w:t>
            </w:r>
          </w:p>
          <w:p w:rsidR="00000000" w:rsidDel="00000000" w:rsidP="00000000" w:rsidRDefault="00000000" w:rsidRPr="00000000" w14:paraId="00000A35">
            <w:pPr>
              <w:spacing w:after="40" w:before="80" w:lineRule="auto"/>
              <w:ind w:left="0" w:firstLine="0"/>
              <w:jc w:val="both"/>
              <w:rPr>
                <w:sz w:val="20"/>
                <w:szCs w:val="20"/>
              </w:rPr>
            </w:pPr>
            <w:r w:rsidDel="00000000" w:rsidR="00000000" w:rsidRPr="00000000">
              <w:rPr>
                <w:b w:val="1"/>
                <w:bCs w:val="1"/>
                <w:sz w:val="20"/>
                <w:szCs w:val="20"/>
                <w:rtl w:val="0"/>
              </w:rPr>
              <w:t xml:space="preserve">Captura de valor para el sector.</w:t>
            </w:r>
            <w:r w:rsidDel="00000000" w:rsidR="00000000" w:rsidRPr="00000000">
              <w:rPr>
                <w:sz w:val="20"/>
                <w:szCs w:val="20"/>
                <w:rtl w:val="0"/>
              </w:rPr>
              <w:t xml:space="preserve"> Además de los ingresos de los productos, el Programa genera beneficios para masas críticas del sector: la especificación abierta de datos (bien club), la base normativa trazable, la formación de capital humano y la evidencia de impacto publicada. Estos bienes reducen costos de transacción y barreras de adopción en un sector compuesto mayoritariamente por pymes (98%).</w:t>
            </w:r>
          </w:p>
        </w:tc>
      </w:tr>
    </w:tbl>
    <w:p w:rsidR="00000000" w:rsidDel="00000000" w:rsidP="00000000" w:rsidRDefault="00000000" w:rsidRPr="00000000" w14:paraId="00000A36">
      <w:pPr>
        <w:spacing w:after="0" w:lineRule="auto"/>
        <w:rPr>
          <w:vertAlign w:val="baseline"/>
        </w:rPr>
      </w:pPr>
      <w:r w:rsidDel="00000000" w:rsidR="00000000" w:rsidRPr="00000000">
        <w:rPr>
          <w:rtl w:val="0"/>
        </w:rPr>
      </w:r>
    </w:p>
    <w:p w:rsidR="00000000" w:rsidDel="00000000" w:rsidP="00000000" w:rsidRDefault="00000000" w:rsidRPr="00000000" w14:paraId="00000A37">
      <w:pPr>
        <w:spacing w:after="0" w:lineRule="auto"/>
        <w:ind w:left="-284" w:right="-142" w:firstLine="0"/>
        <w:jc w:val="both"/>
        <w:rPr>
          <w:i w:val="0"/>
          <w:iCs w:val="0"/>
          <w:vertAlign w:val="baseline"/>
        </w:rPr>
      </w:pPr>
      <w:bookmarkStart w:colFirst="0" w:colLast="0" w:name="_heading=h.6karf5bedi2d" w:id="10"/>
      <w:bookmarkEnd w:id="10"/>
      <w:r w:rsidDel="00000000" w:rsidR="00000000" w:rsidRPr="00000000">
        <w:rPr>
          <w:b w:val="1"/>
          <w:bCs w:val="1"/>
          <w:vertAlign w:val="baseline"/>
          <w:rtl w:val="0"/>
        </w:rPr>
        <w:t xml:space="preserve">12.- GOBERNANZA DEL PROGRAMA </w:t>
      </w:r>
      <w:r w:rsidDel="00000000" w:rsidR="00000000" w:rsidRPr="00000000">
        <w:rPr>
          <w:i w:val="1"/>
          <w:iCs w:val="1"/>
          <w:sz w:val="20"/>
          <w:szCs w:val="20"/>
          <w:vertAlign w:val="baseline"/>
          <w:rtl w:val="0"/>
        </w:rPr>
        <w:t xml:space="preserve">(Describa el modelo de gobernanza del programa, basándose en lo descrito en el subnumeral 8.8 de las bases técnicas y antecedentes de la Guía Técnica de la convocatoria, entre otros aspectos que considere necesarios).</w:t>
      </w: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42" w:hanging="1004"/>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12.1. Descripción del perfil del/la director/a del programa</w:t>
      </w:r>
      <w:r w:rsidDel="00000000" w:rsidR="00000000" w:rsidRPr="00000000">
        <w:rPr>
          <w:rtl w:val="0"/>
        </w:rPr>
      </w:r>
    </w:p>
    <w:tbl>
      <w:tblPr>
        <w:tblStyle w:val="Table47"/>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rHeight w:val="1112" w:hRule="atLeast"/>
          <w:tblHeader w:val="0"/>
        </w:trPr>
        <w:tc>
          <w:tcPr>
            <w:vAlign w:val="top"/>
          </w:tcPr>
          <w:p w:rsidR="00000000" w:rsidDel="00000000" w:rsidP="00000000" w:rsidRDefault="00000000" w:rsidRPr="00000000" w14:paraId="00000A3A">
            <w:pPr>
              <w:spacing w:after="0" w:lineRule="auto"/>
              <w:jc w:val="both"/>
              <w:rPr>
                <w:sz w:val="20"/>
                <w:szCs w:val="20"/>
              </w:rPr>
            </w:pPr>
            <w:r w:rsidDel="00000000" w:rsidR="00000000" w:rsidRPr="00000000">
              <w:rPr>
                <w:sz w:val="20"/>
                <w:szCs w:val="20"/>
                <w:rtl w:val="0"/>
              </w:rPr>
              <w:t xml:space="preserve">Jorge Ignacio Prieto Cifuentes es ingeniero civil de la Universidad Católica de Chile, con más de 28 años de experiencia en la industria de la construcción. En este tiempo ha estado a cargo de obras de construcción, ha liderado y participado en grandes proyectos de infraestructura en Chile y Perú, y ha sido asesor de importantes empresas constructoras nacionales en materia de optimización de recursos en obra. </w:t>
            </w:r>
          </w:p>
          <w:p w:rsidR="00000000" w:rsidDel="00000000" w:rsidP="00000000" w:rsidRDefault="00000000" w:rsidRPr="00000000" w14:paraId="00000A3B">
            <w:pPr>
              <w:spacing w:after="0" w:lineRule="auto"/>
              <w:jc w:val="both"/>
              <w:rPr>
                <w:sz w:val="20"/>
                <w:szCs w:val="20"/>
              </w:rPr>
            </w:pPr>
            <w:r w:rsidDel="00000000" w:rsidR="00000000" w:rsidRPr="00000000">
              <w:rPr>
                <w:sz w:val="20"/>
                <w:szCs w:val="20"/>
                <w:rtl w:val="0"/>
              </w:rPr>
              <w:t xml:space="preserve">Desde hace 12 años es cofundador de la empresa </w:t>
            </w:r>
            <w:hyperlink r:id="rId15">
              <w:r w:rsidDel="00000000" w:rsidR="00000000" w:rsidRPr="00000000">
                <w:rPr>
                  <w:color w:val="1155cc"/>
                  <w:sz w:val="20"/>
                  <w:szCs w:val="20"/>
                  <w:u w:val="single"/>
                  <w:rtl w:val="0"/>
                </w:rPr>
                <w:t xml:space="preserve">Inqsol.cl</w:t>
              </w:r>
            </w:hyperlink>
            <w:r w:rsidDel="00000000" w:rsidR="00000000" w:rsidRPr="00000000">
              <w:rPr>
                <w:sz w:val="20"/>
                <w:szCs w:val="20"/>
                <w:rtl w:val="0"/>
              </w:rPr>
              <w:t xml:space="preserve"> dedicada al desarrollo de software de gestión logística y gestión de activos en constructoras y empresas proveedoras de la construcción. Sus sistemas informáticos están presentes en varios países de Latinoamérica, siempre en el sector económico de la construcción. </w:t>
            </w:r>
          </w:p>
          <w:p w:rsidR="00000000" w:rsidDel="00000000" w:rsidP="00000000" w:rsidRDefault="00000000" w:rsidRPr="00000000" w14:paraId="00000A3C">
            <w:pPr>
              <w:spacing w:after="0" w:lineRule="auto"/>
              <w:jc w:val="both"/>
              <w:rPr>
                <w:vertAlign w:val="baseline"/>
              </w:rPr>
            </w:pPr>
            <w:r w:rsidDel="00000000" w:rsidR="00000000" w:rsidRPr="00000000">
              <w:rPr>
                <w:sz w:val="20"/>
                <w:szCs w:val="20"/>
                <w:rtl w:val="0"/>
              </w:rPr>
              <w:t xml:space="preserve">Ha sido gerente general y empresario de varias empresas productivas y de servicios en el ámbito de la construcción en Chile y el Perú, ha sido mentor de emprendedores durante más de seis años a través de la Fundación Simón de Cirene y ha tenido grandes e importantes cargos gremiales en la Cámara Chilena de la Construcción.</w:t>
            </w:r>
            <w:r w:rsidDel="00000000" w:rsidR="00000000" w:rsidRPr="00000000">
              <w:rPr>
                <w:rtl w:val="0"/>
              </w:rPr>
            </w:r>
          </w:p>
          <w:p w:rsidR="00000000" w:rsidDel="00000000" w:rsidP="00000000" w:rsidRDefault="00000000" w:rsidRPr="00000000" w14:paraId="00000A3D">
            <w:pPr>
              <w:spacing w:after="0" w:lineRule="auto"/>
              <w:jc w:val="both"/>
              <w:rPr>
                <w:vertAlign w:val="baseline"/>
              </w:rPr>
            </w:pPr>
            <w:r w:rsidDel="00000000" w:rsidR="00000000" w:rsidRPr="00000000">
              <w:rPr>
                <w:rtl w:val="0"/>
              </w:rPr>
            </w:r>
          </w:p>
        </w:tc>
      </w:tr>
    </w:tbl>
    <w:p w:rsidR="00000000" w:rsidDel="00000000" w:rsidP="00000000" w:rsidRDefault="00000000" w:rsidRPr="00000000" w14:paraId="00000A3E">
      <w:pPr>
        <w:rP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151" w:right="0" w:hanging="435"/>
        <w:jc w:val="both"/>
        <w:rPr>
          <w:rFonts w:ascii="Calibri" w:cs="Calibri" w:eastAsia="Calibri" w:hAnsi="Calibri"/>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Describa y esquematice el modelo de gobernanza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48"/>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rHeight w:val="669" w:hRule="atLeast"/>
          <w:tblHeader w:val="0"/>
        </w:trPr>
        <w:tc>
          <w:tcPr>
            <w:vAlign w:val="top"/>
          </w:tcPr>
          <w:p w:rsidR="00000000" w:rsidDel="00000000" w:rsidP="00000000" w:rsidRDefault="00000000" w:rsidRPr="00000000" w14:paraId="00000A41">
            <w:pPr>
              <w:spacing w:after="0" w:lineRule="auto"/>
              <w:jc w:val="both"/>
              <w:rPr>
                <w:sz w:val="20"/>
                <w:szCs w:val="20"/>
              </w:rPr>
            </w:pPr>
            <w:r>
              <w:rPr>
                <w:sz w:val="20"/>
                <w:szCs w:val="20"/>
                <w:rtl w:val="0"/>
              </w:rPr>
              <w:t xml:space="preserve">El programa</w:t>
            </w:r>
            <w:ins w:id="9016" w:author="Nicolás Rietta" w:date="2026-09-28T16:00:00Z">
              <w:r>
                <w:rPr>
                  <w:sz w:val="20"/>
                  <w:szCs w:val="20"/>
                  <w:rtl w:val="0"/>
                </w:rPr>
                <w:t xml:space="preserve">,</w:t>
              </w:r>
            </w:ins>
            <w:r>
              <w:rPr>
                <w:sz w:val="20"/>
                <w:szCs w:val="20"/>
                <w:rtl w:val="0"/>
              </w:rPr>
              <w:t xml:space="preserve"> conformado por un grupo de empresas</w:t>
            </w:r>
            <w:ins w:id="9017" w:author="Nicolás Rietta" w:date="2026-09-28T16:00:00Z">
              <w:r>
                <w:rPr>
                  <w:sz w:val="20"/>
                  <w:szCs w:val="20"/>
                  <w:rtl w:val="0"/>
                </w:rPr>
                <w:t xml:space="preserve">,</w:t>
              </w:r>
            </w:ins>
            <w:r>
              <w:rPr>
                <w:sz w:val="20"/>
                <w:szCs w:val="20"/>
                <w:rtl w:val="0"/>
              </w:rPr>
              <w:t xml:space="preserve"> propone</w:t>
            </w:r>
            <w:r w:rsidDel="00000000" w:rsidR="00000000" w:rsidRPr="00000000">
              <w:rPr>
                <w:sz w:val="20"/>
                <w:szCs w:val="20"/>
                <w:rtl w:val="0"/>
              </w:rPr>
              <w:t xml:space="preserve"> constituir una gobernanza para la ejecución, </w:t>
            </w:r>
            <w:r>
              <w:rPr>
                <w:sz w:val="20"/>
                <w:szCs w:val="20"/>
                <w:rtl w:val="0"/>
              </w:rPr>
              <w:t xml:space="preserve">en donde</w:t>
            </w:r>
            <w:ins w:id="9018" w:author="Nicolás Rietta" w:date="2026-09-28T16:00:00Z">
              <w:r>
                <w:rPr>
                  <w:sz w:val="20"/>
                  <w:szCs w:val="20"/>
                  <w:rtl w:val="0"/>
                </w:rPr>
                <w:t xml:space="preserve">,</w:t>
              </w:r>
            </w:ins>
            <w:r>
              <w:rPr>
                <w:sz w:val="20"/>
                <w:szCs w:val="20"/>
                <w:rtl w:val="0"/>
              </w:rPr>
              <w:t xml:space="preserve"> en la primera etapa del programa, la gobernanza</w:t>
            </w:r>
            <w:r w:rsidDel="00000000" w:rsidR="00000000" w:rsidRPr="00000000">
              <w:rPr>
                <w:sz w:val="20"/>
                <w:szCs w:val="20"/>
                <w:rtl w:val="0"/>
              </w:rPr>
              <w:t xml:space="preserve"> tendrá como objetivo la puesta en marcha del trabajo colaborativo con todas las instituciones participantes, para la generación de los estatutos de operación de la gobernanza, para la aprobación por parte de Corfo correspondiente al modelo de gobernanza y su funcionamiento.</w:t>
            </w:r>
          </w:p>
          <w:p w:rsidR="00000000" w:rsidDel="00000000" w:rsidP="00000000" w:rsidRDefault="00000000" w:rsidRPr="00000000" w14:paraId="00000A42">
            <w:pPr>
              <w:spacing w:after="0" w:lineRule="auto"/>
              <w:jc w:val="both"/>
              <w:rPr>
                <w:sz w:val="20"/>
                <w:szCs w:val="20"/>
              </w:rPr>
            </w:pPr>
            <w:r w:rsidDel="00000000" w:rsidR="00000000" w:rsidRPr="00000000">
              <w:rPr>
                <w:rtl w:val="0"/>
              </w:rPr>
            </w:r>
          </w:p>
          <w:p w:rsidR="00000000" w:rsidDel="00000000" w:rsidP="00000000" w:rsidRDefault="00000000" w:rsidRPr="00000000" w14:paraId="00000A43">
            <w:pPr>
              <w:spacing w:after="0" w:lineRule="auto"/>
              <w:jc w:val="both"/>
              <w:rPr>
                <w:sz w:val="20"/>
                <w:szCs w:val="20"/>
              </w:rPr>
            </w:pPr>
            <w:r w:rsidDel="00000000" w:rsidR="00000000" w:rsidRPr="00000000">
              <w:rPr>
                <w:sz w:val="20"/>
                <w:szCs w:val="20"/>
                <w:rtl w:val="0"/>
              </w:rPr>
              <w:t xml:space="preserve">Dentro del modelo de gobernanza, se tiene considerada la conformación de un Consejo Estratégico y un Consejo Técnico, permitiendo poner en funcionamiento la orgánica del equipo de trabajo.</w:t>
            </w:r>
          </w:p>
          <w:p w:rsidR="00000000" w:rsidDel="00000000" w:rsidP="00000000" w:rsidRDefault="00000000" w:rsidRPr="00000000" w14:paraId="00000A44">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45">
            <w:pPr>
              <w:spacing w:after="0" w:lineRule="auto"/>
              <w:jc w:val="both"/>
              <w:rPr>
                <w:sz w:val="20"/>
                <w:szCs w:val="20"/>
              </w:rPr>
            </w:pPr>
            <w:r w:rsidDel="00000000" w:rsidR="00000000" w:rsidRPr="00000000">
              <w:rPr>
                <w:sz w:val="20"/>
                <w:szCs w:val="20"/>
                <w:rtl w:val="0"/>
              </w:rPr>
              <w:t xml:space="preserve">El modelo de gobernanza estará conformado por un grupo de asesores, </w:t>
            </w:r>
            <w:r>
              <w:rPr>
                <w:sz w:val="20"/>
                <w:szCs w:val="20"/>
                <w:rtl w:val="0"/>
              </w:rPr>
              <w:t xml:space="preserve">quienes conformarán el </w:t>
            </w:r>
            <w:del w:id="9019" w:author="Nicolás Rietta" w:date="2026-09-28T16:00:00Z">
              <w:r>
                <w:rPr>
                  <w:sz w:val="20"/>
                  <w:szCs w:val="20"/>
                  <w:rtl w:val="0"/>
                </w:rPr>
                <w:delText xml:space="preserve">consejo</w:delText>
              </w:r>
            </w:del>
            <w:ins w:id="9020" w:author="Nicolás Rietta" w:date="2026-09-28T16:00:00Z">
              <w:r>
                <w:rPr>
                  <w:sz w:val="20"/>
                  <w:szCs w:val="20"/>
                  <w:rtl w:val="0"/>
                </w:rPr>
                <w:t xml:space="preserve">Consejo</w:t>
              </w:r>
            </w:ins>
            <w:r>
              <w:rPr>
                <w:sz w:val="20"/>
                <w:szCs w:val="20"/>
                <w:rtl w:val="0"/>
              </w:rPr>
              <w:t xml:space="preserve"> </w:t>
            </w:r>
            <w:del w:id="9021" w:author="Nicolás Rietta" w:date="2026-09-28T16:00:00Z">
              <w:r>
                <w:rPr>
                  <w:sz w:val="20"/>
                  <w:szCs w:val="20"/>
                  <w:rtl w:val="0"/>
                </w:rPr>
                <w:delText xml:space="preserve">estratégico</w:delText>
              </w:r>
            </w:del>
            <w:ins w:id="9022" w:author="Nicolás Rietta" w:date="2026-09-28T16:00:00Z">
              <w:r>
                <w:rPr>
                  <w:sz w:val="20"/>
                  <w:szCs w:val="20"/>
                  <w:rtl w:val="0"/>
                </w:rPr>
                <w:t xml:space="preserve">Estratégico</w:t>
              </w:r>
            </w:ins>
            <w:r w:rsidDel="00000000" w:rsidR="00000000" w:rsidRPr="00000000">
              <w:rPr>
                <w:sz w:val="20"/>
                <w:szCs w:val="20"/>
                <w:rtl w:val="0"/>
              </w:rPr>
              <w:t xml:space="preserve">, estableciendo la hoja de ruta estratégica del programa, orientación y apoyo para lograr los alcances </w:t>
            </w:r>
            <w:r>
              <w:rPr>
                <w:sz w:val="20"/>
                <w:szCs w:val="20"/>
                <w:rtl w:val="0"/>
              </w:rPr>
              <w:t xml:space="preserve">establecidos y</w:t>
            </w:r>
            <w:ins w:id="9023" w:author="Nicolás Rietta" w:date="2026-09-28T16:00:00Z">
              <w:r>
                <w:rPr>
                  <w:sz w:val="20"/>
                  <w:szCs w:val="20"/>
                  <w:rtl w:val="0"/>
                </w:rPr>
                <w:t xml:space="preserve">,</w:t>
              </w:r>
            </w:ins>
            <w:r>
              <w:rPr>
                <w:sz w:val="20"/>
                <w:szCs w:val="20"/>
                <w:rtl w:val="0"/>
              </w:rPr>
              <w:t xml:space="preserve"> por sobre todo, abordar</w:t>
            </w:r>
            <w:r w:rsidDel="00000000" w:rsidR="00000000" w:rsidRPr="00000000">
              <w:rPr>
                <w:sz w:val="20"/>
                <w:szCs w:val="20"/>
                <w:rtl w:val="0"/>
              </w:rPr>
              <w:t xml:space="preserve"> los mercados potenciales y objetivos planteados en el presente programa.</w:t>
            </w:r>
          </w:p>
          <w:p w:rsidR="00000000" w:rsidDel="00000000" w:rsidP="00000000" w:rsidRDefault="00000000" w:rsidRPr="00000000" w14:paraId="00000A46">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47">
            <w:pPr>
              <w:spacing w:after="0" w:lineRule="auto"/>
              <w:jc w:val="both"/>
              <w:rPr>
                <w:sz w:val="20"/>
                <w:szCs w:val="20"/>
              </w:rPr>
            </w:pPr>
            <w:r w:rsidDel="00000000" w:rsidR="00000000" w:rsidRPr="00000000">
              <w:rPr>
                <w:sz w:val="20"/>
                <w:szCs w:val="20"/>
                <w:rtl w:val="0"/>
              </w:rPr>
              <w:t xml:space="preserve">En un segundo nivel se encuentra el </w:t>
            </w:r>
            <w:r>
              <w:rPr>
                <w:sz w:val="20"/>
                <w:szCs w:val="20"/>
                <w:rtl w:val="0"/>
              </w:rPr>
              <w:t xml:space="preserve">área directiva </w:t>
            </w:r>
            <w:del w:id="9024" w:author="Nicolás Rietta" w:date="2026-09-28T16:00:00Z">
              <w:r>
                <w:rPr>
                  <w:sz w:val="20"/>
                  <w:szCs w:val="20"/>
                  <w:rtl w:val="0"/>
                </w:rPr>
                <w:delText xml:space="preserve">conformado</w:delText>
              </w:r>
            </w:del>
            <w:ins w:id="9025" w:author="Nicolás Rietta" w:date="2026-09-28T16:00:00Z">
              <w:r>
                <w:rPr>
                  <w:sz w:val="20"/>
                  <w:szCs w:val="20"/>
                  <w:rtl w:val="0"/>
                </w:rPr>
                <w:t xml:space="preserve">conformada</w:t>
              </w:r>
            </w:ins>
            <w:r>
              <w:rPr>
                <w:sz w:val="20"/>
                <w:szCs w:val="20"/>
                <w:rtl w:val="0"/>
              </w:rPr>
              <w:t xml:space="preserve"> por el </w:t>
            </w:r>
            <w:del w:id="9026" w:author="Nicolás Rietta" w:date="2026-09-28T16:00:00Z">
              <w:r>
                <w:rPr>
                  <w:sz w:val="20"/>
                  <w:szCs w:val="20"/>
                  <w:rtl w:val="0"/>
                </w:rPr>
                <w:delText xml:space="preserve">consejo</w:delText>
              </w:r>
            </w:del>
            <w:ins w:id="9027" w:author="Nicolás Rietta" w:date="2026-09-28T16:00:00Z">
              <w:r>
                <w:rPr>
                  <w:sz w:val="20"/>
                  <w:szCs w:val="20"/>
                  <w:rtl w:val="0"/>
                </w:rPr>
                <w:t xml:space="preserve">Consejo</w:t>
              </w:r>
            </w:ins>
            <w:r>
              <w:rPr>
                <w:sz w:val="20"/>
                <w:szCs w:val="20"/>
                <w:rtl w:val="0"/>
              </w:rPr>
              <w:t xml:space="preserve"> </w:t>
            </w:r>
            <w:del w:id="9028" w:author="Nicolás Rietta" w:date="2026-09-28T16:00:00Z">
              <w:r>
                <w:rPr>
                  <w:sz w:val="20"/>
                  <w:szCs w:val="20"/>
                  <w:rtl w:val="0"/>
                </w:rPr>
                <w:delText xml:space="preserve">técnico</w:delText>
              </w:r>
            </w:del>
            <w:ins w:id="9029" w:author="Nicolás Rietta" w:date="2026-09-28T16:00:00Z">
              <w:r>
                <w:rPr>
                  <w:sz w:val="20"/>
                  <w:szCs w:val="20"/>
                  <w:rtl w:val="0"/>
                </w:rPr>
                <w:t xml:space="preserve">Técnico</w:t>
              </w:r>
            </w:ins>
            <w:r w:rsidDel="00000000" w:rsidR="00000000" w:rsidRPr="00000000">
              <w:rPr>
                <w:sz w:val="20"/>
                <w:szCs w:val="20"/>
                <w:rtl w:val="0"/>
              </w:rPr>
              <w:t xml:space="preserve">, el cual tendrá como rol entregar el apoyo y orientación del desarrollo de cada proyecto, considerando una mirada y enfoque técnico, comercial y diferenciador. </w:t>
            </w:r>
            <w:r>
              <w:rPr>
                <w:sz w:val="20"/>
                <w:szCs w:val="20"/>
                <w:rtl w:val="0"/>
              </w:rPr>
              <w:t xml:space="preserve">Adicionalmente</w:t>
            </w:r>
            <w:ins w:id="9030" w:author="Nicolás Rietta" w:date="2026-09-28T16:00:00Z">
              <w:r>
                <w:rPr>
                  <w:sz w:val="20"/>
                  <w:szCs w:val="20"/>
                  <w:rtl w:val="0"/>
                </w:rPr>
                <w:t xml:space="preserve">,</w:t>
              </w:r>
            </w:ins>
            <w:r>
              <w:rPr>
                <w:sz w:val="20"/>
                <w:szCs w:val="20"/>
                <w:rtl w:val="0"/>
              </w:rPr>
              <w:t xml:space="preserve"> este nivel se encuentra conformado</w:t>
            </w:r>
            <w:r w:rsidDel="00000000" w:rsidR="00000000" w:rsidRPr="00000000">
              <w:rPr>
                <w:sz w:val="20"/>
                <w:szCs w:val="20"/>
                <w:rtl w:val="0"/>
              </w:rPr>
              <w:t xml:space="preserve"> por el director del programa, quien será el responsable de gestionar y coordinar las actividades del programa, junto con ser la contraparte responsable ante Corfo.</w:t>
            </w:r>
          </w:p>
          <w:p w:rsidR="00000000" w:rsidDel="00000000" w:rsidP="00000000" w:rsidRDefault="00000000" w:rsidRPr="00000000" w14:paraId="00000A48">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49">
            <w:pPr>
              <w:spacing w:after="0" w:lineRule="auto"/>
              <w:jc w:val="both"/>
              <w:rPr>
                <w:sz w:val="20"/>
                <w:szCs w:val="20"/>
              </w:rPr>
            </w:pPr>
            <w:r>
              <w:rPr>
                <w:sz w:val="20"/>
                <w:szCs w:val="20"/>
                <w:rtl w:val="0"/>
              </w:rPr>
              <w:t xml:space="preserve">En un tercer nivel</w:t>
            </w:r>
            <w:del w:id="9031" w:author="Nicolás Rietta" w:date="2026-09-28T16:00:00Z">
              <w:r>
                <w:rPr>
                  <w:sz w:val="20"/>
                  <w:szCs w:val="20"/>
                  <w:rtl w:val="0"/>
                </w:rPr>
                <w:delText xml:space="preserve">,</w:delText>
              </w:r>
            </w:del>
            <w:r>
              <w:rPr>
                <w:sz w:val="20"/>
                <w:szCs w:val="20"/>
                <w:rtl w:val="0"/>
              </w:rPr>
              <w:t xml:space="preserve"> </w:t>
            </w:r>
            <w:del w:id="9032" w:author="Nicolás Rietta" w:date="2026-09-28T16:00:00Z">
              <w:r>
                <w:rPr>
                  <w:sz w:val="20"/>
                  <w:szCs w:val="20"/>
                  <w:rtl w:val="0"/>
                </w:rPr>
                <w:delText xml:space="preserve">estará</w:delText>
              </w:r>
            </w:del>
            <w:ins w:id="9033" w:author="Nicolás Rietta" w:date="2026-09-28T16:00:00Z">
              <w:r>
                <w:rPr>
                  <w:sz w:val="20"/>
                  <w:szCs w:val="20"/>
                  <w:rtl w:val="0"/>
                </w:rPr>
                <w:t xml:space="preserve">se</w:t>
              </w:r>
            </w:ins>
            <w:r>
              <w:rPr>
                <w:sz w:val="20"/>
                <w:szCs w:val="20"/>
                <w:rtl w:val="0"/>
              </w:rPr>
              <w:t xml:space="preserve"> </w:t>
            </w:r>
            <w:del w:id="9034" w:author="Nicolás Rietta" w:date="2026-09-28T16:00:00Z">
              <w:r>
                <w:rPr>
                  <w:sz w:val="20"/>
                  <w:szCs w:val="20"/>
                  <w:rtl w:val="0"/>
                </w:rPr>
                <w:delText xml:space="preserve">compuesta por</w:delText>
              </w:r>
            </w:del>
            <w:ins w:id="9035" w:author="Nicolás Rietta" w:date="2026-09-28T16:00:00Z">
              <w:r>
                <w:rPr>
                  <w:sz w:val="20"/>
                  <w:szCs w:val="20"/>
                  <w:rtl w:val="0"/>
                </w:rPr>
                <w:t xml:space="preserve">encuentra</w:t>
              </w:r>
            </w:ins>
            <w:r>
              <w:rPr>
                <w:sz w:val="20"/>
                <w:szCs w:val="20"/>
                <w:rtl w:val="0"/>
              </w:rPr>
              <w:t xml:space="preserve"> el nivel operativo, </w:t>
            </w:r>
            <w:ins w:id="9036" w:author="Nicolás Rietta" w:date="2026-09-28T16:00:00Z">
              <w:r>
                <w:rPr>
                  <w:sz w:val="20"/>
                  <w:szCs w:val="20"/>
                  <w:rtl w:val="0"/>
                </w:rPr>
                <w:t xml:space="preserve">compuesto por </w:t>
              </w:r>
            </w:ins>
            <w:r>
              <w:rPr>
                <w:sz w:val="20"/>
                <w:szCs w:val="20"/>
                <w:rtl w:val="0"/>
              </w:rPr>
              <w:t xml:space="preserve">el </w:t>
            </w:r>
            <w:del w:id="9037" w:author="Nicolás Rietta" w:date="2026-09-28T16:00:00Z">
              <w:r>
                <w:rPr>
                  <w:sz w:val="20"/>
                  <w:szCs w:val="20"/>
                  <w:rtl w:val="0"/>
                </w:rPr>
                <w:delText xml:space="preserve">cual</w:delText>
              </w:r>
            </w:del>
            <w:ins w:id="9038" w:author="Nicolás Rietta" w:date="2026-09-28T16:00:00Z">
              <w:r>
                <w:rPr>
                  <w:sz w:val="20"/>
                  <w:szCs w:val="20"/>
                  <w:rtl w:val="0"/>
                </w:rPr>
                <w:t xml:space="preserve">área</w:t>
              </w:r>
            </w:ins>
            <w:r>
              <w:rPr>
                <w:sz w:val="20"/>
                <w:szCs w:val="20"/>
                <w:rtl w:val="0"/>
              </w:rPr>
              <w:t xml:space="preserve"> </w:t>
            </w:r>
            <w:del w:id="9039" w:author="Nicolás Rietta" w:date="2026-09-28T16:00:00Z">
              <w:r>
                <w:rPr>
                  <w:sz w:val="20"/>
                  <w:szCs w:val="20"/>
                  <w:rtl w:val="0"/>
                </w:rPr>
                <w:delText xml:space="preserve">lo</w:delText>
              </w:r>
            </w:del>
            <w:ins w:id="9040" w:author="Nicolás Rietta" w:date="2026-09-28T16:00:00Z">
              <w:r>
                <w:rPr>
                  <w:sz w:val="20"/>
                  <w:szCs w:val="20"/>
                  <w:rtl w:val="0"/>
                </w:rPr>
                <w:t xml:space="preserve">técnica,</w:t>
              </w:r>
            </w:ins>
            <w:r>
              <w:rPr>
                <w:sz w:val="20"/>
                <w:szCs w:val="20"/>
                <w:rtl w:val="0"/>
              </w:rPr>
              <w:t xml:space="preserve"> </w:t>
            </w:r>
            <w:del w:id="9041" w:author="Nicolás Rietta" w:date="2026-09-28T16:00:00Z">
              <w:r>
                <w:rPr>
                  <w:sz w:val="20"/>
                  <w:szCs w:val="20"/>
                  <w:rtl w:val="0"/>
                </w:rPr>
                <w:delText xml:space="preserve">componen las áreas técnicas,</w:delText>
              </w:r>
            </w:del>
            <w:ins w:id="9042" w:author="Nicolás Rietta" w:date="2026-09-28T16:00:00Z">
              <w:r>
                <w:rPr>
                  <w:sz w:val="20"/>
                  <w:szCs w:val="20"/>
                  <w:rtl w:val="0"/>
                </w:rPr>
                <w:t xml:space="preserve">el</w:t>
              </w:r>
            </w:ins>
            <w:r>
              <w:rPr>
                <w:sz w:val="20"/>
                <w:szCs w:val="20"/>
                <w:rtl w:val="0"/>
              </w:rPr>
              <w:t xml:space="preserve"> área de negocio y gestión</w:t>
            </w:r>
            <w:r w:rsidDel="00000000" w:rsidR="00000000" w:rsidRPr="00000000">
              <w:rPr>
                <w:sz w:val="20"/>
                <w:szCs w:val="20"/>
                <w:rtl w:val="0"/>
              </w:rPr>
              <w:t xml:space="preserve"> y el área de administración y logística. Este nivel tiene como misión poner en marcha y ejecutar las actividades necesarias para poder abordar los diferentes desafíos para poder obtener productos de alto valor </w:t>
            </w:r>
            <w:r w:rsidDel="00000000" w:rsidR="00000000" w:rsidRPr="00000000">
              <w:rPr>
                <w:sz w:val="20"/>
                <w:szCs w:val="20"/>
                <w:rtl w:val="0"/>
              </w:rPr>
              <w:t xml:space="preserve">para la industria de la construcción</w:t>
            </w:r>
            <w:r w:rsidDel="00000000" w:rsidR="00000000" w:rsidRPr="00000000">
              <w:rPr>
                <w:sz w:val="20"/>
                <w:szCs w:val="20"/>
                <w:rtl w:val="0"/>
              </w:rPr>
              <w:t xml:space="preserve">.</w:t>
            </w:r>
          </w:p>
          <w:p w:rsidR="00000000" w:rsidDel="00000000" w:rsidP="00000000" w:rsidRDefault="00000000" w:rsidRPr="00000000" w14:paraId="00000A4A">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4B">
            <w:pPr>
              <w:spacing w:after="0" w:lineRule="auto"/>
              <w:jc w:val="both"/>
              <w:rPr>
                <w:sz w:val="20"/>
                <w:szCs w:val="20"/>
              </w:rPr>
            </w:pPr>
            <w:r w:rsidDel="00000000" w:rsidR="00000000" w:rsidRPr="00000000">
              <w:rPr>
                <w:sz w:val="20"/>
                <w:szCs w:val="20"/>
                <w:rtl w:val="0"/>
              </w:rPr>
              <w:t xml:space="preserve">Debido a la naturaleza de las actividades que se deben abordar a nivel operativo, será necesario contar con un núcleo de profesionales de diversas especialidades que permitan apoyar, junto con abordar las necesidades para poder realizar el escalamiento de la solución y los requerimientos administrativos de la propuesta.</w:t>
            </w:r>
          </w:p>
          <w:p w:rsidR="00000000" w:rsidDel="00000000" w:rsidP="00000000" w:rsidRDefault="00000000" w:rsidRPr="00000000" w14:paraId="00000A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A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6172200" cy="5016500"/>
                  <wp:effectExtent b="0" l="0" r="0" t="0"/>
                  <wp:docPr id="100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172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A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A50">
            <w:pPr>
              <w:spacing w:after="0" w:lineRule="auto"/>
              <w:jc w:val="both"/>
              <w:rPr>
                <w:sz w:val="20"/>
                <w:szCs w:val="20"/>
              </w:rPr>
            </w:pPr>
            <w:r w:rsidDel="00000000" w:rsidR="00000000" w:rsidRPr="00000000">
              <w:rPr>
                <w:rtl w:val="0"/>
              </w:rPr>
            </w:r>
          </w:p>
          <w:p w:rsidR="00000000" w:rsidDel="00000000" w:rsidP="00000000" w:rsidRDefault="00000000" w:rsidRPr="00000000" w14:paraId="00000A51">
            <w:pPr>
              <w:spacing w:after="0" w:lineRule="auto"/>
              <w:jc w:val="both"/>
              <w:rPr>
                <w:b w:val="1"/>
                <w:bCs w:val="1"/>
                <w:sz w:val="20"/>
                <w:szCs w:val="20"/>
              </w:rPr>
            </w:pPr>
            <w:r w:rsidDel="00000000" w:rsidR="00000000" w:rsidRPr="00000000">
              <w:rPr>
                <w:b w:val="1"/>
                <w:bCs w:val="1"/>
                <w:sz w:val="20"/>
                <w:szCs w:val="20"/>
                <w:rtl w:val="0"/>
              </w:rPr>
              <w:t xml:space="preserve">Descripción de modelo de Gobernanza</w:t>
            </w:r>
          </w:p>
          <w:p w:rsidR="00000000" w:rsidDel="00000000" w:rsidP="00000000" w:rsidRDefault="00000000" w:rsidRPr="00000000" w14:paraId="00000A52">
            <w:pPr>
              <w:spacing w:after="0" w:lineRule="auto"/>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53">
            <w:pPr>
              <w:spacing w:after="0" w:lineRule="auto"/>
              <w:jc w:val="both"/>
              <w:rPr>
                <w:b w:val="1"/>
                <w:bCs w:val="1"/>
                <w:i w:val="1"/>
                <w:iCs w:val="1"/>
                <w:sz w:val="20"/>
                <w:szCs w:val="20"/>
              </w:rPr>
            </w:pPr>
            <w:r w:rsidDel="00000000" w:rsidR="00000000" w:rsidRPr="00000000">
              <w:rPr>
                <w:b w:val="1"/>
                <w:bCs w:val="1"/>
                <w:i w:val="1"/>
                <w:iCs w:val="1"/>
                <w:sz w:val="20"/>
                <w:szCs w:val="20"/>
                <w:rtl w:val="0"/>
              </w:rPr>
              <w:t xml:space="preserve">Nivel Estratégico: Consejo Estratégico</w:t>
            </w:r>
          </w:p>
          <w:p w:rsidR="00000000" w:rsidDel="00000000" w:rsidP="00000000" w:rsidRDefault="00000000" w:rsidRPr="00000000" w14:paraId="00000A54">
            <w:pPr>
              <w:spacing w:after="0" w:lineRule="auto"/>
              <w:jc w:val="both"/>
              <w:rPr>
                <w:sz w:val="20"/>
                <w:szCs w:val="20"/>
              </w:rPr>
            </w:pPr>
            <w:r>
              <w:rPr>
                <w:sz w:val="20"/>
                <w:szCs w:val="20"/>
                <w:rtl w:val="0"/>
              </w:rPr>
              <w:t xml:space="preserve">El </w:t>
            </w:r>
            <w:del w:id="9043" w:author="Nicolás Rietta" w:date="2026-09-28T16:00:00Z">
              <w:r>
                <w:rPr>
                  <w:sz w:val="20"/>
                  <w:szCs w:val="20"/>
                  <w:rtl w:val="0"/>
                </w:rPr>
                <w:delText xml:space="preserve">consejo</w:delText>
              </w:r>
            </w:del>
            <w:ins w:id="9044" w:author="Nicolás Rietta" w:date="2026-09-28T16:00:00Z">
              <w:r>
                <w:rPr>
                  <w:sz w:val="20"/>
                  <w:szCs w:val="20"/>
                  <w:rtl w:val="0"/>
                </w:rPr>
                <w:t xml:space="preserve">Consejo</w:t>
              </w:r>
            </w:ins>
            <w:r>
              <w:rPr>
                <w:sz w:val="20"/>
                <w:szCs w:val="20"/>
                <w:rtl w:val="0"/>
              </w:rPr>
              <w:t xml:space="preserve"> </w:t>
            </w:r>
            <w:del w:id="9045" w:author="Nicolás Rietta" w:date="2026-09-28T16:00:00Z">
              <w:r>
                <w:rPr>
                  <w:sz w:val="20"/>
                  <w:szCs w:val="20"/>
                  <w:rtl w:val="0"/>
                </w:rPr>
                <w:delText xml:space="preserve">estratégico</w:delText>
              </w:r>
            </w:del>
            <w:ins w:id="9046" w:author="Nicolás Rietta" w:date="2026-09-28T16:00:00Z">
              <w:r>
                <w:rPr>
                  <w:sz w:val="20"/>
                  <w:szCs w:val="20"/>
                  <w:rtl w:val="0"/>
                </w:rPr>
                <w:t xml:space="preserve">Estratégico</w:t>
              </w:r>
            </w:ins>
            <w:r>
              <w:rPr>
                <w:sz w:val="20"/>
                <w:szCs w:val="20"/>
                <w:rtl w:val="0"/>
              </w:rPr>
              <w:t xml:space="preserve"> tiene por función contribuir </w:t>
            </w:r>
            <w:del w:id="9047" w:author="Nicolás Rietta" w:date="2026-09-28T16:00:00Z">
              <w:r>
                <w:rPr>
                  <w:sz w:val="20"/>
                  <w:szCs w:val="20"/>
                  <w:rtl w:val="0"/>
                </w:rPr>
                <w:delText xml:space="preserve">en</w:delText>
              </w:r>
            </w:del>
            <w:ins w:id="9048" w:author="Nicolás Rietta" w:date="2026-09-28T16:00:00Z">
              <w:r>
                <w:rPr>
                  <w:sz w:val="20"/>
                  <w:szCs w:val="20"/>
                  <w:rtl w:val="0"/>
                </w:rPr>
                <w:t xml:space="preserve">a</w:t>
              </w:r>
            </w:ins>
            <w:r>
              <w:rPr>
                <w:sz w:val="20"/>
                <w:szCs w:val="20"/>
                <w:rtl w:val="0"/>
              </w:rPr>
              <w:t xml:space="preserve"> la generación</w:t>
            </w:r>
            <w:r w:rsidDel="00000000" w:rsidR="00000000" w:rsidRPr="00000000">
              <w:rPr>
                <w:sz w:val="20"/>
                <w:szCs w:val="20"/>
                <w:rtl w:val="0"/>
              </w:rPr>
              <w:t xml:space="preserve"> y coordinación estratégica, junto con apoyar al director en decisiones que modifican y/o focalizan la estrategia en beneficio de la viabilidad e impacto del programa, según los lineamientos establecidos por Corfo. Adicionalmente, el rol será una evaluación permanente de las directrices de los objetivos y el potenciar el cumplimiento del programa, pero potenciar la vinculación y coherencia con las </w:t>
            </w:r>
            <w:r>
              <w:rPr>
                <w:sz w:val="20"/>
                <w:szCs w:val="20"/>
                <w:rtl w:val="0"/>
              </w:rPr>
              <w:t xml:space="preserve">necesidades del mercado</w:t>
            </w:r>
            <w:del w:id="9049" w:author="Nicolás Rietta" w:date="2026-09-28T16:00:00Z">
              <w:r>
                <w:rPr>
                  <w:sz w:val="20"/>
                  <w:szCs w:val="20"/>
                  <w:rtl w:val="0"/>
                </w:rPr>
                <w:delText xml:space="preserve">,</w:delText>
              </w:r>
            </w:del>
            <w:ins w:id="9050" w:author="Nicolás Rietta" w:date="2026-09-28T16:00:00Z">
              <w:r>
                <w:rPr>
                  <w:sz w:val="20"/>
                  <w:szCs w:val="20"/>
                  <w:rtl w:val="0"/>
                </w:rPr>
                <w:t xml:space="preserve"> y</w:t>
              </w:r>
            </w:ins>
            <w:r>
              <w:rPr>
                <w:sz w:val="20"/>
                <w:szCs w:val="20"/>
                <w:rtl w:val="0"/>
              </w:rPr>
              <w:t xml:space="preserve"> con el entorno público-privado</w:t>
            </w:r>
            <w:r w:rsidDel="00000000" w:rsidR="00000000" w:rsidRPr="00000000">
              <w:rPr>
                <w:sz w:val="20"/>
                <w:szCs w:val="20"/>
                <w:rtl w:val="0"/>
              </w:rPr>
              <w:t xml:space="preserve">.</w:t>
            </w:r>
          </w:p>
          <w:p w:rsidR="00000000" w:rsidDel="00000000" w:rsidP="00000000" w:rsidRDefault="00000000" w:rsidRPr="00000000" w14:paraId="00000A55">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56">
            <w:pPr>
              <w:spacing w:after="0" w:lineRule="auto"/>
              <w:jc w:val="both"/>
              <w:rPr>
                <w:sz w:val="20"/>
                <w:szCs w:val="20"/>
              </w:rPr>
            </w:pPr>
            <w:r>
              <w:rPr>
                <w:sz w:val="20"/>
                <w:szCs w:val="20"/>
                <w:rtl w:val="0"/>
              </w:rPr>
              <w:t xml:space="preserve">El </w:t>
            </w:r>
            <w:del w:id="9051" w:author="Nicolás Rietta" w:date="2026-09-28T16:00:00Z">
              <w:r>
                <w:rPr>
                  <w:sz w:val="20"/>
                  <w:szCs w:val="20"/>
                  <w:rtl w:val="0"/>
                </w:rPr>
                <w:delText xml:space="preserve">consejo</w:delText>
              </w:r>
            </w:del>
            <w:ins w:id="9052" w:author="Nicolás Rietta" w:date="2026-09-28T16:00:00Z">
              <w:r>
                <w:rPr>
                  <w:sz w:val="20"/>
                  <w:szCs w:val="20"/>
                  <w:rtl w:val="0"/>
                </w:rPr>
                <w:t xml:space="preserve">Consejo</w:t>
              </w:r>
            </w:ins>
            <w:r>
              <w:rPr>
                <w:sz w:val="20"/>
                <w:szCs w:val="20"/>
                <w:rtl w:val="0"/>
              </w:rPr>
              <w:t xml:space="preserve"> </w:t>
            </w:r>
            <w:del w:id="9053" w:author="Nicolás Rietta" w:date="2026-09-28T16:00:00Z">
              <w:r>
                <w:rPr>
                  <w:sz w:val="20"/>
                  <w:szCs w:val="20"/>
                  <w:rtl w:val="0"/>
                </w:rPr>
                <w:delText xml:space="preserve">estratégico</w:delText>
              </w:r>
            </w:del>
            <w:ins w:id="9054" w:author="Nicolás Rietta" w:date="2026-09-28T16:00:00Z">
              <w:r>
                <w:rPr>
                  <w:sz w:val="20"/>
                  <w:szCs w:val="20"/>
                  <w:rtl w:val="0"/>
                </w:rPr>
                <w:t xml:space="preserve">Estratégico</w:t>
              </w:r>
            </w:ins>
            <w:r>
              <w:rPr>
                <w:sz w:val="20"/>
                <w:szCs w:val="20"/>
                <w:rtl w:val="0"/>
              </w:rPr>
              <w:t xml:space="preserve"> además deberá contribuir</w:t>
            </w:r>
            <w:r w:rsidDel="00000000" w:rsidR="00000000" w:rsidRPr="00000000">
              <w:rPr>
                <w:sz w:val="20"/>
                <w:szCs w:val="20"/>
                <w:rtl w:val="0"/>
              </w:rPr>
              <w:t xml:space="preserve"> con mecanismos para la generación de ingresos para la sostenibilidad del programa, además de proponer mejoras y/o modificaciones al modelo asociativo del programa.</w:t>
            </w:r>
          </w:p>
          <w:p w:rsidR="00000000" w:rsidDel="00000000" w:rsidP="00000000" w:rsidRDefault="00000000" w:rsidRPr="00000000" w14:paraId="00000A57">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58">
            <w:pPr>
              <w:spacing w:after="0" w:lineRule="auto"/>
              <w:jc w:val="both"/>
              <w:rPr>
                <w:sz w:val="20"/>
                <w:szCs w:val="20"/>
              </w:rPr>
            </w:pPr>
            <w:r>
              <w:rPr>
                <w:sz w:val="20"/>
                <w:szCs w:val="20"/>
                <w:rtl w:val="0"/>
              </w:rPr>
              <w:t xml:space="preserve">El </w:t>
            </w:r>
            <w:del w:id="9055" w:author="Nicolás Rietta" w:date="2026-09-28T16:00:00Z">
              <w:r>
                <w:rPr>
                  <w:sz w:val="20"/>
                  <w:szCs w:val="20"/>
                  <w:rtl w:val="0"/>
                </w:rPr>
                <w:delText xml:space="preserve">consejo</w:delText>
              </w:r>
            </w:del>
            <w:ins w:id="9056" w:author="Nicolás Rietta" w:date="2026-09-28T16:00:00Z">
              <w:r>
                <w:rPr>
                  <w:sz w:val="20"/>
                  <w:szCs w:val="20"/>
                  <w:rtl w:val="0"/>
                </w:rPr>
                <w:t xml:space="preserve">Consejo</w:t>
              </w:r>
            </w:ins>
            <w:r>
              <w:rPr>
                <w:sz w:val="20"/>
                <w:szCs w:val="20"/>
                <w:rtl w:val="0"/>
              </w:rPr>
              <w:t xml:space="preserve"> </w:t>
            </w:r>
            <w:del w:id="9057" w:author="Nicolás Rietta" w:date="2026-09-28T16:00:00Z">
              <w:r>
                <w:rPr>
                  <w:sz w:val="20"/>
                  <w:szCs w:val="20"/>
                  <w:rtl w:val="0"/>
                </w:rPr>
                <w:delText xml:space="preserve">estratégico</w:delText>
              </w:r>
            </w:del>
            <w:ins w:id="9058" w:author="Nicolás Rietta" w:date="2026-09-28T16:00:00Z">
              <w:r>
                <w:rPr>
                  <w:sz w:val="20"/>
                  <w:szCs w:val="20"/>
                  <w:rtl w:val="0"/>
                </w:rPr>
                <w:t xml:space="preserve">Estratégico</w:t>
              </w:r>
            </w:ins>
            <w:r>
              <w:rPr>
                <w:sz w:val="20"/>
                <w:szCs w:val="20"/>
                <w:rtl w:val="0"/>
              </w:rPr>
              <w:t xml:space="preserve"> tendrá dos sesiones ordinarias de trabajo cada año de ejecución del programa. Las sesiones de cada consejo serán híbridas, las cuales quedarán respaldadas a través de la grabación de las sesiones, sumado a un acta que refleje los principales acuerdos, compromisos y decisiones tomados, la cual deberá estar debidamente firmada </w:t>
            </w:r>
            <w:del w:id="9059" w:author="Nicolás Rietta" w:date="2026-09-28T16:00:00Z">
              <w:r>
                <w:rPr>
                  <w:sz w:val="20"/>
                  <w:szCs w:val="20"/>
                  <w:rtl w:val="0"/>
                </w:rPr>
                <w:delText xml:space="preserve">con</w:delText>
              </w:r>
            </w:del>
            <w:ins w:id="9060" w:author="Nicolás Rietta" w:date="2026-09-28T16:00:00Z">
              <w:r>
                <w:rPr>
                  <w:sz w:val="20"/>
                  <w:szCs w:val="20"/>
                  <w:rtl w:val="0"/>
                </w:rPr>
                <w:t xml:space="preserve">por</w:t>
              </w:r>
            </w:ins>
            <w:r>
              <w:rPr>
                <w:sz w:val="20"/>
                <w:szCs w:val="20"/>
                <w:rtl w:val="0"/>
              </w:rPr>
              <w:t xml:space="preserve"> los representantes</w:t>
            </w:r>
            <w:r w:rsidDel="00000000" w:rsidR="00000000" w:rsidRPr="00000000">
              <w:rPr>
                <w:sz w:val="20"/>
                <w:szCs w:val="20"/>
                <w:rtl w:val="0"/>
              </w:rPr>
              <w:t xml:space="preserve"> con derecho a voto.</w:t>
            </w:r>
          </w:p>
          <w:p w:rsidR="00000000" w:rsidDel="00000000" w:rsidP="00000000" w:rsidRDefault="00000000" w:rsidRPr="00000000" w14:paraId="00000A59">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5A">
            <w:pPr>
              <w:spacing w:after="0" w:lineRule="auto"/>
              <w:jc w:val="both"/>
              <w:rPr>
                <w:sz w:val="20"/>
                <w:szCs w:val="20"/>
              </w:rPr>
            </w:pPr>
            <w:r w:rsidDel="00000000" w:rsidR="00000000" w:rsidRPr="00000000">
              <w:rPr>
                <w:sz w:val="20"/>
                <w:szCs w:val="20"/>
                <w:rtl w:val="0"/>
              </w:rPr>
              <w:t xml:space="preserve">De forma complementaria se podrá convocar a sesiones extraordinarias, debido a requerimientos por parte de Corfo y/o el Director del programa. Las sesiones extraordinarias serán en modalidad híbrida, </w:t>
            </w:r>
            <w:r>
              <w:rPr>
                <w:sz w:val="20"/>
                <w:szCs w:val="20"/>
                <w:rtl w:val="0"/>
              </w:rPr>
              <w:t xml:space="preserve">en donde</w:t>
            </w:r>
            <w:ins w:id="9061" w:author="Nicolás Rietta" w:date="2026-09-28T16:00:00Z">
              <w:r>
                <w:rPr>
                  <w:sz w:val="20"/>
                  <w:szCs w:val="20"/>
                  <w:rtl w:val="0"/>
                </w:rPr>
                <w:t xml:space="preserve">,</w:t>
              </w:r>
            </w:ins>
            <w:r>
              <w:rPr>
                <w:sz w:val="20"/>
                <w:szCs w:val="20"/>
                <w:rtl w:val="0"/>
              </w:rPr>
              <w:t xml:space="preserve"> al igual que las sesiones ordinarias, estas sesiones quedarán respaldadas por los videos de la actividad, en conjunto con un acta que contempla los acuerdos y decisiones tomadas, la cual deberá ser firmada por los integrantes con derecho a voto del </w:t>
            </w:r>
            <w:del w:id="9062" w:author="Nicolás Rietta" w:date="2026-09-28T16:00:00Z">
              <w:r>
                <w:rPr>
                  <w:sz w:val="20"/>
                  <w:szCs w:val="20"/>
                  <w:rtl w:val="0"/>
                </w:rPr>
                <w:delText xml:space="preserve">consejo</w:delText>
              </w:r>
            </w:del>
            <w:ins w:id="9063" w:author="Nicolás Rietta" w:date="2026-09-28T16:00:00Z">
              <w:r>
                <w:rPr>
                  <w:sz w:val="20"/>
                  <w:szCs w:val="20"/>
                  <w:rtl w:val="0"/>
                </w:rPr>
                <w:t xml:space="preserve">Consejo</w:t>
              </w:r>
            </w:ins>
            <w:r>
              <w:rPr>
                <w:sz w:val="20"/>
                <w:szCs w:val="20"/>
                <w:rtl w:val="0"/>
              </w:rPr>
              <w:t xml:space="preserve"> </w:t>
            </w:r>
            <w:del w:id="9064" w:author="Nicolás Rietta" w:date="2026-09-28T16:00:00Z">
              <w:r>
                <w:rPr>
                  <w:sz w:val="20"/>
                  <w:szCs w:val="20"/>
                  <w:rtl w:val="0"/>
                </w:rPr>
                <w:delText xml:space="preserve">estratégico</w:delText>
              </w:r>
            </w:del>
            <w:ins w:id="9065" w:author="Nicolás Rietta" w:date="2026-09-28T16:00:00Z">
              <w:r>
                <w:rPr>
                  <w:sz w:val="20"/>
                  <w:szCs w:val="20"/>
                  <w:rtl w:val="0"/>
                </w:rPr>
                <w:t xml:space="preserve">Estratégico</w:t>
              </w:r>
            </w:ins>
            <w:r>
              <w:rPr>
                <w:sz w:val="20"/>
                <w:szCs w:val="20"/>
                <w:rtl w:val="0"/>
              </w:rPr>
              <w:t xml:space="preserve">.</w:t>
            </w:r>
          </w:p>
          <w:p w:rsidR="00000000" w:rsidDel="00000000" w:rsidP="00000000" w:rsidRDefault="00000000" w:rsidRPr="00000000" w14:paraId="00000A5B">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5C">
            <w:pPr>
              <w:spacing w:after="0" w:lineRule="auto"/>
              <w:jc w:val="both"/>
              <w:rPr>
                <w:sz w:val="20"/>
                <w:szCs w:val="20"/>
              </w:rPr>
            </w:pPr>
            <w:r>
              <w:rPr>
                <w:sz w:val="20"/>
                <w:szCs w:val="20"/>
                <w:rtl w:val="0"/>
              </w:rPr>
              <w:t xml:space="preserve">El </w:t>
            </w:r>
            <w:del w:id="9066" w:author="Nicolás Rietta" w:date="2026-09-28T16:00:00Z">
              <w:r>
                <w:rPr>
                  <w:sz w:val="20"/>
                  <w:szCs w:val="20"/>
                  <w:rtl w:val="0"/>
                </w:rPr>
                <w:delText xml:space="preserve">consejo</w:delText>
              </w:r>
            </w:del>
            <w:ins w:id="9067" w:author="Nicolás Rietta" w:date="2026-09-28T16:00:00Z">
              <w:r>
                <w:rPr>
                  <w:sz w:val="20"/>
                  <w:szCs w:val="20"/>
                  <w:rtl w:val="0"/>
                </w:rPr>
                <w:t xml:space="preserve">Consejo</w:t>
              </w:r>
            </w:ins>
            <w:r>
              <w:rPr>
                <w:sz w:val="20"/>
                <w:szCs w:val="20"/>
                <w:rtl w:val="0"/>
              </w:rPr>
              <w:t xml:space="preserve"> </w:t>
            </w:r>
            <w:del w:id="9068" w:author="Nicolás Rietta" w:date="2026-09-28T16:00:00Z">
              <w:r>
                <w:rPr>
                  <w:sz w:val="20"/>
                  <w:szCs w:val="20"/>
                  <w:rtl w:val="0"/>
                </w:rPr>
                <w:delText xml:space="preserve">estratégico</w:delText>
              </w:r>
            </w:del>
            <w:ins w:id="9069" w:author="Nicolás Rietta" w:date="2026-09-28T16:00:00Z">
              <w:r>
                <w:rPr>
                  <w:sz w:val="20"/>
                  <w:szCs w:val="20"/>
                  <w:rtl w:val="0"/>
                </w:rPr>
                <w:t xml:space="preserve">Estratégico</w:t>
              </w:r>
            </w:ins>
            <w:r>
              <w:rPr>
                <w:sz w:val="20"/>
                <w:szCs w:val="20"/>
                <w:rtl w:val="0"/>
              </w:rPr>
              <w:t xml:space="preserve"> será el responsable</w:t>
            </w:r>
            <w:r w:rsidDel="00000000" w:rsidR="00000000" w:rsidRPr="00000000">
              <w:rPr>
                <w:sz w:val="20"/>
                <w:szCs w:val="20"/>
                <w:rtl w:val="0"/>
              </w:rPr>
              <w:t xml:space="preserve"> de fijar la estrategia general del programa, en donde podrán participar los </w:t>
            </w:r>
            <w:r>
              <w:rPr>
                <w:sz w:val="20"/>
                <w:szCs w:val="20"/>
                <w:rtl w:val="0"/>
              </w:rPr>
              <w:t xml:space="preserve">coejecutores e </w:t>
            </w:r>
            <w:del w:id="9070" w:author="Nicolás Rietta" w:date="2026-09-28T16:00:00Z">
              <w:r>
                <w:rPr>
                  <w:sz w:val="20"/>
                  <w:szCs w:val="20"/>
                  <w:rtl w:val="0"/>
                </w:rPr>
                <w:delText xml:space="preserve">inventados</w:delText>
              </w:r>
            </w:del>
            <w:ins w:id="9071" w:author="Nicolás Rietta" w:date="2026-09-28T16:00:00Z">
              <w:r>
                <w:rPr>
                  <w:sz w:val="20"/>
                  <w:szCs w:val="20"/>
                  <w:rtl w:val="0"/>
                </w:rPr>
                <w:t xml:space="preserve">invitados</w:t>
              </w:r>
            </w:ins>
            <w:r>
              <w:rPr>
                <w:sz w:val="20"/>
                <w:szCs w:val="20"/>
                <w:rtl w:val="0"/>
              </w:rPr>
              <w:t xml:space="preserve"> a sesiones, </w:t>
            </w:r>
            <w:del w:id="9072" w:author="Nicolás Rietta" w:date="2026-09-28T16:00:00Z">
              <w:r>
                <w:rPr>
                  <w:sz w:val="20"/>
                  <w:szCs w:val="20"/>
                  <w:rtl w:val="0"/>
                </w:rPr>
                <w:delText xml:space="preserve">más</w:delText>
              </w:r>
            </w:del>
            <w:ins w:id="9073" w:author="Nicolás Rietta" w:date="2026-09-28T16:00:00Z">
              <w:r>
                <w:rPr>
                  <w:sz w:val="20"/>
                  <w:szCs w:val="20"/>
                  <w:rtl w:val="0"/>
                </w:rPr>
                <w:t xml:space="preserve">pero</w:t>
              </w:r>
            </w:ins>
            <w:r>
              <w:rPr>
                <w:sz w:val="20"/>
                <w:szCs w:val="20"/>
                <w:rtl w:val="0"/>
              </w:rPr>
              <w:t xml:space="preserve"> </w:t>
            </w:r>
            <w:del w:id="9074" w:author="Nicolás Rietta" w:date="2026-09-28T16:00:00Z">
              <w:r>
                <w:rPr>
                  <w:sz w:val="20"/>
                  <w:szCs w:val="20"/>
                  <w:rtl w:val="0"/>
                </w:rPr>
                <w:delText xml:space="preserve">sólo</w:delText>
              </w:r>
            </w:del>
            <w:ins w:id="9075" w:author="Nicolás Rietta" w:date="2026-09-28T16:00:00Z">
              <w:r>
                <w:rPr>
                  <w:sz w:val="20"/>
                  <w:szCs w:val="20"/>
                  <w:rtl w:val="0"/>
                </w:rPr>
                <w:t xml:space="preserve">solo</w:t>
              </w:r>
            </w:ins>
            <w:r>
              <w:rPr>
                <w:sz w:val="20"/>
                <w:szCs w:val="20"/>
                <w:rtl w:val="0"/>
              </w:rPr>
              <w:t xml:space="preserve"> tendrán derecho a voto las personas individualizadas y las decisiones se tomarán por mayoría simple</w:t>
            </w:r>
            <w:del w:id="9076" w:author="Nicolás Rietta" w:date="2026-09-28T16:00:00Z">
              <w:r>
                <w:rPr>
                  <w:sz w:val="20"/>
                  <w:szCs w:val="20"/>
                  <w:rtl w:val="0"/>
                </w:rPr>
                <w:delText xml:space="preserve">,</w:delText>
              </w:r>
            </w:del>
            <w:ins w:id="9077" w:author="Nicolás Rietta" w:date="2026-09-28T16:00:00Z">
              <w:r>
                <w:rPr>
                  <w:sz w:val="20"/>
                  <w:szCs w:val="20"/>
                  <w:rtl w:val="0"/>
                </w:rPr>
                <w:t xml:space="preserve">;</w:t>
              </w:r>
            </w:ins>
            <w:r>
              <w:rPr>
                <w:sz w:val="20"/>
                <w:szCs w:val="20"/>
                <w:rtl w:val="0"/>
              </w:rPr>
              <w:t xml:space="preserve"> en caso de empate será</w:t>
            </w:r>
            <w:r w:rsidDel="00000000" w:rsidR="00000000" w:rsidRPr="00000000">
              <w:rPr>
                <w:sz w:val="20"/>
                <w:szCs w:val="20"/>
                <w:rtl w:val="0"/>
              </w:rPr>
              <w:t xml:space="preserve"> el director del programa quien tome la decisión final.</w:t>
            </w:r>
          </w:p>
          <w:p w:rsidR="00000000" w:rsidDel="00000000" w:rsidP="00000000" w:rsidRDefault="00000000" w:rsidRPr="00000000" w14:paraId="00000A5D">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5E">
            <w:pPr>
              <w:spacing w:after="0" w:lineRule="auto"/>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A5F">
            <w:pPr>
              <w:spacing w:after="0" w:lineRule="auto"/>
              <w:jc w:val="both"/>
              <w:rPr>
                <w:b w:val="1"/>
                <w:bCs w:val="1"/>
                <w:i w:val="1"/>
                <w:iCs w:val="1"/>
                <w:sz w:val="20"/>
                <w:szCs w:val="20"/>
              </w:rPr>
            </w:pPr>
            <w:r w:rsidDel="00000000" w:rsidR="00000000" w:rsidRPr="00000000">
              <w:rPr>
                <w:b w:val="1"/>
                <w:bCs w:val="1"/>
                <w:i w:val="1"/>
                <w:iCs w:val="1"/>
                <w:sz w:val="20"/>
                <w:szCs w:val="20"/>
                <w:rtl w:val="0"/>
              </w:rPr>
              <w:t xml:space="preserve">Nivel Directivo: Consejo Técnico</w:t>
            </w:r>
          </w:p>
          <w:p w:rsidR="00000000" w:rsidDel="00000000" w:rsidP="00000000" w:rsidRDefault="00000000" w:rsidRPr="00000000" w14:paraId="00000A60">
            <w:pPr>
              <w:spacing w:after="0" w:lineRule="auto"/>
              <w:jc w:val="both"/>
              <w:rPr>
                <w:sz w:val="20"/>
                <w:szCs w:val="20"/>
              </w:rPr>
            </w:pPr>
            <w:r>
              <w:rPr>
                <w:sz w:val="20"/>
                <w:szCs w:val="20"/>
                <w:rtl w:val="0"/>
              </w:rPr>
              <w:t xml:space="preserve">El </w:t>
            </w:r>
            <w:del w:id="9078" w:author="Nicolás Rietta" w:date="2026-09-28T16:00:00Z">
              <w:r>
                <w:rPr>
                  <w:sz w:val="20"/>
                  <w:szCs w:val="20"/>
                  <w:rtl w:val="0"/>
                </w:rPr>
                <w:delText xml:space="preserve">consejo</w:delText>
              </w:r>
            </w:del>
            <w:ins w:id="9079" w:author="Nicolás Rietta" w:date="2026-09-28T16:00:00Z">
              <w:r>
                <w:rPr>
                  <w:sz w:val="20"/>
                  <w:szCs w:val="20"/>
                  <w:rtl w:val="0"/>
                </w:rPr>
                <w:t xml:space="preserve">Consejo</w:t>
              </w:r>
            </w:ins>
            <w:r>
              <w:rPr>
                <w:sz w:val="20"/>
                <w:szCs w:val="20"/>
                <w:rtl w:val="0"/>
              </w:rPr>
              <w:t xml:space="preserve"> </w:t>
            </w:r>
            <w:del w:id="9080" w:author="Nicolás Rietta" w:date="2026-09-28T16:00:00Z">
              <w:r>
                <w:rPr>
                  <w:sz w:val="20"/>
                  <w:szCs w:val="20"/>
                  <w:rtl w:val="0"/>
                </w:rPr>
                <w:delText xml:space="preserve">técnico</w:delText>
              </w:r>
            </w:del>
            <w:ins w:id="9081" w:author="Nicolás Rietta" w:date="2026-09-28T16:00:00Z">
              <w:r>
                <w:rPr>
                  <w:sz w:val="20"/>
                  <w:szCs w:val="20"/>
                  <w:rtl w:val="0"/>
                </w:rPr>
                <w:t xml:space="preserve">Técnico</w:t>
              </w:r>
            </w:ins>
            <w:r>
              <w:rPr>
                <w:sz w:val="20"/>
                <w:szCs w:val="20"/>
                <w:rtl w:val="0"/>
              </w:rPr>
              <w:t xml:space="preserve"> tiene por función supervisar los avances del portafolio de proyectos</w:t>
            </w:r>
            <w:del w:id="9082" w:author="Nicolás Rietta" w:date="2026-09-28T16:00:00Z">
              <w:r>
                <w:rPr>
                  <w:sz w:val="20"/>
                  <w:szCs w:val="20"/>
                  <w:rtl w:val="0"/>
                </w:rPr>
                <w:delText xml:space="preserve">,</w:delText>
              </w:r>
            </w:del>
            <w:r>
              <w:rPr>
                <w:sz w:val="20"/>
                <w:szCs w:val="20"/>
                <w:rtl w:val="0"/>
              </w:rPr>
              <w:t xml:space="preserve"> </w:t>
            </w:r>
            <w:del w:id="9083" w:author="Nicolás Rietta" w:date="2026-09-28T16:00:00Z">
              <w:r>
                <w:rPr>
                  <w:sz w:val="20"/>
                  <w:szCs w:val="20"/>
                  <w:rtl w:val="0"/>
                </w:rPr>
                <w:delText xml:space="preserve">quienes deberán</w:delText>
              </w:r>
            </w:del>
            <w:ins w:id="9084" w:author="Nicolás Rietta" w:date="2026-09-28T16:00:00Z">
              <w:r>
                <w:rPr>
                  <w:sz w:val="20"/>
                  <w:szCs w:val="20"/>
                  <w:rtl w:val="0"/>
                </w:rPr>
                <w:t xml:space="preserve">y</w:t>
              </w:r>
            </w:ins>
            <w:r>
              <w:rPr>
                <w:sz w:val="20"/>
                <w:szCs w:val="20"/>
                <w:rtl w:val="0"/>
              </w:rPr>
              <w:t xml:space="preserve"> apoyar</w:t>
            </w:r>
            <w:r w:rsidDel="00000000" w:rsidR="00000000" w:rsidRPr="00000000">
              <w:rPr>
                <w:sz w:val="20"/>
                <w:szCs w:val="20"/>
                <w:rtl w:val="0"/>
              </w:rPr>
              <w:t xml:space="preserve"> al director del programa en el ámbito técnico y legal con el objetivo de asegurar la correcta ejecución e implementación de este modelo de negocio.</w:t>
            </w:r>
          </w:p>
          <w:p w:rsidR="00000000" w:rsidDel="00000000" w:rsidP="00000000" w:rsidRDefault="00000000" w:rsidRPr="00000000" w14:paraId="00000A61">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62">
            <w:pPr>
              <w:spacing w:after="0" w:lineRule="auto"/>
              <w:jc w:val="both"/>
              <w:rPr>
                <w:sz w:val="20"/>
                <w:szCs w:val="20"/>
              </w:rPr>
            </w:pPr>
            <w:r>
              <w:rPr>
                <w:sz w:val="20"/>
                <w:szCs w:val="20"/>
                <w:rtl w:val="0"/>
              </w:rPr>
              <w:t xml:space="preserve">El </w:t>
            </w:r>
            <w:del w:id="9085" w:author="Nicolás Rietta" w:date="2026-09-28T16:00:00Z">
              <w:r>
                <w:rPr>
                  <w:sz w:val="20"/>
                  <w:szCs w:val="20"/>
                  <w:rtl w:val="0"/>
                </w:rPr>
                <w:delText xml:space="preserve">consejo</w:delText>
              </w:r>
            </w:del>
            <w:ins w:id="9086" w:author="Nicolás Rietta" w:date="2026-09-28T16:00:00Z">
              <w:r>
                <w:rPr>
                  <w:sz w:val="20"/>
                  <w:szCs w:val="20"/>
                  <w:rtl w:val="0"/>
                </w:rPr>
                <w:t xml:space="preserve">Consejo</w:t>
              </w:r>
            </w:ins>
            <w:r>
              <w:rPr>
                <w:sz w:val="20"/>
                <w:szCs w:val="20"/>
                <w:rtl w:val="0"/>
              </w:rPr>
              <w:t xml:space="preserve"> </w:t>
            </w:r>
            <w:del w:id="9087" w:author="Nicolás Rietta" w:date="2026-09-28T16:00:00Z">
              <w:r>
                <w:rPr>
                  <w:sz w:val="20"/>
                  <w:szCs w:val="20"/>
                  <w:rtl w:val="0"/>
                </w:rPr>
                <w:delText xml:space="preserve">técnico</w:delText>
              </w:r>
            </w:del>
            <w:ins w:id="9088" w:author="Nicolás Rietta" w:date="2026-09-28T16:00:00Z">
              <w:r>
                <w:rPr>
                  <w:sz w:val="20"/>
                  <w:szCs w:val="20"/>
                  <w:rtl w:val="0"/>
                </w:rPr>
                <w:t xml:space="preserve">Técnico</w:t>
              </w:r>
            </w:ins>
            <w:r>
              <w:rPr>
                <w:sz w:val="20"/>
                <w:szCs w:val="20"/>
                <w:rtl w:val="0"/>
              </w:rPr>
              <w:t xml:space="preserve"> será el encargado</w:t>
            </w:r>
            <w:r w:rsidDel="00000000" w:rsidR="00000000" w:rsidRPr="00000000">
              <w:rPr>
                <w:sz w:val="20"/>
                <w:szCs w:val="20"/>
                <w:rtl w:val="0"/>
              </w:rPr>
              <w:t xml:space="preserve"> de evaluar el avance de cada uno de los proyectos, su desarrollo de manera objetiva para tomar decisiones oportunas y eficientes en relación a posibles acciones que se deban seguir en el ámbito del desarrollo y </w:t>
            </w:r>
            <w:r>
              <w:rPr>
                <w:sz w:val="20"/>
                <w:szCs w:val="20"/>
                <w:rtl w:val="0"/>
              </w:rPr>
              <w:t xml:space="preserve">contribuyan </w:t>
            </w:r>
            <w:del w:id="9089" w:author="Nicolás Rietta" w:date="2026-09-28T16:00:00Z">
              <w:r>
                <w:rPr>
                  <w:sz w:val="20"/>
                  <w:szCs w:val="20"/>
                  <w:rtl w:val="0"/>
                </w:rPr>
                <w:delText xml:space="preserve">en</w:delText>
              </w:r>
            </w:del>
            <w:ins w:id="9090" w:author="Nicolás Rietta" w:date="2026-09-28T16:00:00Z">
              <w:r>
                <w:rPr>
                  <w:sz w:val="20"/>
                  <w:szCs w:val="20"/>
                  <w:rtl w:val="0"/>
                </w:rPr>
                <w:t xml:space="preserve">a</w:t>
              </w:r>
            </w:ins>
            <w:r>
              <w:rPr>
                <w:sz w:val="20"/>
                <w:szCs w:val="20"/>
                <w:rtl w:val="0"/>
              </w:rPr>
              <w:t xml:space="preserve"> los resultados finales del programa</w:t>
            </w:r>
            <w:r w:rsidDel="00000000" w:rsidR="00000000" w:rsidRPr="00000000">
              <w:rPr>
                <w:sz w:val="20"/>
                <w:szCs w:val="20"/>
                <w:rtl w:val="0"/>
              </w:rPr>
              <w:t xml:space="preserve">. Dentro de las funciones del consejo </w:t>
            </w:r>
            <w:r>
              <w:rPr>
                <w:sz w:val="20"/>
                <w:szCs w:val="20"/>
                <w:rtl w:val="0"/>
              </w:rPr>
              <w:t xml:space="preserve">se </w:t>
            </w:r>
            <w:del w:id="9091" w:author="Nicolás Rietta" w:date="2026-09-28T16:00:00Z">
              <w:r>
                <w:rPr>
                  <w:sz w:val="20"/>
                  <w:szCs w:val="20"/>
                  <w:rtl w:val="0"/>
                </w:rPr>
                <w:delText xml:space="preserve">podrá</w:delText>
              </w:r>
            </w:del>
            <w:ins w:id="9092" w:author="Nicolás Rietta" w:date="2026-09-28T16:00:00Z">
              <w:r>
                <w:rPr>
                  <w:sz w:val="20"/>
                  <w:szCs w:val="20"/>
                  <w:rtl w:val="0"/>
                </w:rPr>
                <w:t xml:space="preserve">podrán</w:t>
              </w:r>
            </w:ins>
            <w:r>
              <w:rPr>
                <w:sz w:val="20"/>
                <w:szCs w:val="20"/>
                <w:rtl w:val="0"/>
              </w:rPr>
              <w:t xml:space="preserve"> recomendar acciones correctivas</w:t>
            </w:r>
            <w:r w:rsidDel="00000000" w:rsidR="00000000" w:rsidRPr="00000000">
              <w:rPr>
                <w:sz w:val="20"/>
                <w:szCs w:val="20"/>
                <w:rtl w:val="0"/>
              </w:rPr>
              <w:t xml:space="preserve">, como modificación de actividades, plazos para alcanzar los resultados o hitos asociados a algunos desarrollos que se estén ejecutando y que sean relevantes para el resultado total del programa.</w:t>
            </w:r>
          </w:p>
          <w:p w:rsidR="00000000" w:rsidDel="00000000" w:rsidP="00000000" w:rsidRDefault="00000000" w:rsidRPr="00000000" w14:paraId="00000A63">
            <w:pPr>
              <w:spacing w:after="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A64">
            <w:pPr>
              <w:spacing w:after="0" w:lineRule="auto"/>
              <w:jc w:val="both"/>
              <w:rPr>
                <w:sz w:val="20"/>
                <w:szCs w:val="20"/>
              </w:rPr>
            </w:pPr>
            <w:r>
              <w:rPr>
                <w:sz w:val="20"/>
                <w:szCs w:val="20"/>
                <w:rtl w:val="0"/>
              </w:rPr>
              <w:t xml:space="preserve">El </w:t>
            </w:r>
            <w:del w:id="9093" w:author="Nicolás Rietta" w:date="2026-09-28T16:00:00Z">
              <w:r>
                <w:rPr>
                  <w:sz w:val="20"/>
                  <w:szCs w:val="20"/>
                  <w:rtl w:val="0"/>
                </w:rPr>
                <w:delText xml:space="preserve">consejo</w:delText>
              </w:r>
            </w:del>
            <w:ins w:id="9094" w:author="Nicolás Rietta" w:date="2026-09-28T16:00:00Z">
              <w:r>
                <w:rPr>
                  <w:sz w:val="20"/>
                  <w:szCs w:val="20"/>
                  <w:rtl w:val="0"/>
                </w:rPr>
                <w:t xml:space="preserve">Consejo</w:t>
              </w:r>
            </w:ins>
            <w:r>
              <w:rPr>
                <w:sz w:val="20"/>
                <w:szCs w:val="20"/>
                <w:rtl w:val="0"/>
              </w:rPr>
              <w:t xml:space="preserve"> </w:t>
            </w:r>
            <w:del w:id="9095" w:author="Nicolás Rietta" w:date="2026-09-28T16:00:00Z">
              <w:r>
                <w:rPr>
                  <w:sz w:val="20"/>
                  <w:szCs w:val="20"/>
                  <w:rtl w:val="0"/>
                </w:rPr>
                <w:delText xml:space="preserve">técnico</w:delText>
              </w:r>
            </w:del>
            <w:ins w:id="9096" w:author="Nicolás Rietta" w:date="2026-09-28T16:00:00Z">
              <w:r>
                <w:rPr>
                  <w:sz w:val="20"/>
                  <w:szCs w:val="20"/>
                  <w:rtl w:val="0"/>
                </w:rPr>
                <w:t xml:space="preserve">Técnico</w:t>
              </w:r>
            </w:ins>
            <w:r>
              <w:rPr>
                <w:sz w:val="20"/>
                <w:szCs w:val="20"/>
                <w:rtl w:val="0"/>
              </w:rPr>
              <w:t xml:space="preserve"> tendrá dos sesiones ordinarias de trabajo cada año de ejecución del programa. Las sesiones de cada consejo serán híbridas, las cuales quedarán respaldadas a través de la grabación de las sesiones, sumado a un acta que refleje los principales acuerdos, compromisos y decisiones tomados, la cual deberá estar debidamente firmada </w:t>
            </w:r>
            <w:del w:id="9097" w:author="Nicolás Rietta" w:date="2026-09-28T16:00:00Z">
              <w:r>
                <w:rPr>
                  <w:sz w:val="20"/>
                  <w:szCs w:val="20"/>
                  <w:rtl w:val="0"/>
                </w:rPr>
                <w:delText xml:space="preserve">con</w:delText>
              </w:r>
            </w:del>
            <w:ins w:id="9098" w:author="Nicolás Rietta" w:date="2026-09-28T16:00:00Z">
              <w:r>
                <w:rPr>
                  <w:sz w:val="20"/>
                  <w:szCs w:val="20"/>
                  <w:rtl w:val="0"/>
                </w:rPr>
                <w:t xml:space="preserve">por</w:t>
              </w:r>
            </w:ins>
            <w:r>
              <w:rPr>
                <w:sz w:val="20"/>
                <w:szCs w:val="20"/>
                <w:rtl w:val="0"/>
              </w:rPr>
              <w:t xml:space="preserve"> los representantes</w:t>
            </w:r>
            <w:r w:rsidDel="00000000" w:rsidR="00000000" w:rsidRPr="00000000">
              <w:rPr>
                <w:sz w:val="20"/>
                <w:szCs w:val="20"/>
                <w:rtl w:val="0"/>
              </w:rPr>
              <w:t xml:space="preserve"> con derecho a voto.</w:t>
            </w:r>
          </w:p>
          <w:p w:rsidR="00000000" w:rsidDel="00000000" w:rsidP="00000000" w:rsidRDefault="00000000" w:rsidRPr="00000000" w14:paraId="00000A65">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66">
            <w:pPr>
              <w:spacing w:after="0" w:lineRule="auto"/>
              <w:jc w:val="both"/>
              <w:rPr>
                <w:sz w:val="20"/>
                <w:szCs w:val="20"/>
              </w:rPr>
            </w:pPr>
            <w:r w:rsidDel="00000000" w:rsidR="00000000" w:rsidRPr="00000000">
              <w:rPr>
                <w:sz w:val="20"/>
                <w:szCs w:val="20"/>
                <w:rtl w:val="0"/>
              </w:rPr>
              <w:t xml:space="preserve">De forma complementaria se podrá convocar a sesiones extraordinarias, debido a requerimientos por parte de Corfo y/o el Director del programa. Las sesiones extraordinarias serán en modalidad híbrida, </w:t>
            </w:r>
            <w:r>
              <w:rPr>
                <w:sz w:val="20"/>
                <w:szCs w:val="20"/>
                <w:rtl w:val="0"/>
              </w:rPr>
              <w:t xml:space="preserve">en donde</w:t>
            </w:r>
            <w:ins w:id="9099" w:author="Nicolás Rietta" w:date="2026-09-28T16:00:00Z">
              <w:r>
                <w:rPr>
                  <w:sz w:val="20"/>
                  <w:szCs w:val="20"/>
                  <w:rtl w:val="0"/>
                </w:rPr>
                <w:t xml:space="preserve">,</w:t>
              </w:r>
            </w:ins>
            <w:r>
              <w:rPr>
                <w:sz w:val="20"/>
                <w:szCs w:val="20"/>
                <w:rtl w:val="0"/>
              </w:rPr>
              <w:t xml:space="preserve"> al igual que las sesiones ordinarias, estas sesiones quedarán respaldadas por los videos de la actividad, en conjunto con un acta que contempla los acuerdos y decisiones tomadas, la cual deberá ser firmada por los integrantes con derecho a voto del </w:t>
            </w:r>
            <w:del w:id="9100" w:author="Nicolás Rietta" w:date="2026-09-28T16:00:00Z">
              <w:r>
                <w:rPr>
                  <w:sz w:val="20"/>
                  <w:szCs w:val="20"/>
                  <w:rtl w:val="0"/>
                </w:rPr>
                <w:delText xml:space="preserve">consejo</w:delText>
              </w:r>
            </w:del>
            <w:ins w:id="9101" w:author="Nicolás Rietta" w:date="2026-09-28T16:00:00Z">
              <w:r>
                <w:rPr>
                  <w:sz w:val="20"/>
                  <w:szCs w:val="20"/>
                  <w:rtl w:val="0"/>
                </w:rPr>
                <w:t xml:space="preserve">Consejo</w:t>
              </w:r>
            </w:ins>
            <w:r>
              <w:rPr>
                <w:sz w:val="20"/>
                <w:szCs w:val="20"/>
                <w:rtl w:val="0"/>
              </w:rPr>
              <w:t xml:space="preserve"> </w:t>
            </w:r>
            <w:del w:id="9102" w:author="Nicolás Rietta" w:date="2026-09-28T16:00:00Z">
              <w:r>
                <w:rPr>
                  <w:sz w:val="20"/>
                  <w:szCs w:val="20"/>
                  <w:rtl w:val="0"/>
                </w:rPr>
                <w:delText xml:space="preserve">técnico</w:delText>
              </w:r>
            </w:del>
            <w:ins w:id="9103" w:author="Nicolás Rietta" w:date="2026-09-28T16:00:00Z">
              <w:r>
                <w:rPr>
                  <w:sz w:val="20"/>
                  <w:szCs w:val="20"/>
                  <w:rtl w:val="0"/>
                </w:rPr>
                <w:t xml:space="preserve">Técnico</w:t>
              </w:r>
            </w:ins>
            <w:r>
              <w:rPr>
                <w:sz w:val="20"/>
                <w:szCs w:val="20"/>
                <w:rtl w:val="0"/>
              </w:rPr>
              <w:t xml:space="preserve">.</w:t>
            </w:r>
          </w:p>
          <w:p w:rsidR="00000000" w:rsidDel="00000000" w:rsidP="00000000" w:rsidRDefault="00000000" w:rsidRPr="00000000" w14:paraId="00000A67">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68">
            <w:pPr>
              <w:spacing w:after="0" w:lineRule="auto"/>
              <w:jc w:val="both"/>
              <w:rPr>
                <w:sz w:val="20"/>
                <w:szCs w:val="20"/>
              </w:rPr>
            </w:pPr>
            <w:r>
              <w:rPr>
                <w:sz w:val="20"/>
                <w:szCs w:val="20"/>
                <w:rtl w:val="0"/>
              </w:rPr>
              <w:t xml:space="preserve">El </w:t>
            </w:r>
            <w:del w:id="9104" w:author="Nicolás Rietta" w:date="2026-09-28T16:00:00Z">
              <w:r>
                <w:rPr>
                  <w:sz w:val="20"/>
                  <w:szCs w:val="20"/>
                  <w:rtl w:val="0"/>
                </w:rPr>
                <w:delText xml:space="preserve">consejo</w:delText>
              </w:r>
            </w:del>
            <w:ins w:id="9105" w:author="Nicolás Rietta" w:date="2026-09-28T16:00:00Z">
              <w:r>
                <w:rPr>
                  <w:sz w:val="20"/>
                  <w:szCs w:val="20"/>
                  <w:rtl w:val="0"/>
                </w:rPr>
                <w:t xml:space="preserve">Consejo</w:t>
              </w:r>
            </w:ins>
            <w:r>
              <w:rPr>
                <w:sz w:val="20"/>
                <w:szCs w:val="20"/>
                <w:rtl w:val="0"/>
              </w:rPr>
              <w:t xml:space="preserve"> </w:t>
            </w:r>
            <w:del w:id="9106" w:author="Nicolás Rietta" w:date="2026-09-28T16:00:00Z">
              <w:r>
                <w:rPr>
                  <w:sz w:val="20"/>
                  <w:szCs w:val="20"/>
                  <w:rtl w:val="0"/>
                </w:rPr>
                <w:delText xml:space="preserve">técnico</w:delText>
              </w:r>
            </w:del>
            <w:ins w:id="9107" w:author="Nicolás Rietta" w:date="2026-09-28T16:00:00Z">
              <w:r>
                <w:rPr>
                  <w:sz w:val="20"/>
                  <w:szCs w:val="20"/>
                  <w:rtl w:val="0"/>
                </w:rPr>
                <w:t xml:space="preserve">Técnico</w:t>
              </w:r>
            </w:ins>
            <w:r>
              <w:rPr>
                <w:sz w:val="20"/>
                <w:szCs w:val="20"/>
                <w:rtl w:val="0"/>
              </w:rPr>
              <w:t xml:space="preserve"> será el responsable de realizar recomendaciones en relación a los resultados con potencial </w:t>
            </w:r>
            <w:ins w:id="9108" w:author="Nicolás Rietta" w:date="2026-09-28T16:00:00Z">
              <w:r>
                <w:rPr>
                  <w:sz w:val="20"/>
                  <w:szCs w:val="20"/>
                  <w:rtl w:val="0"/>
                </w:rPr>
                <w:t xml:space="preserve">de </w:t>
              </w:r>
            </w:ins>
            <w:r>
              <w:rPr>
                <w:sz w:val="20"/>
                <w:szCs w:val="20"/>
                <w:rtl w:val="0"/>
              </w:rPr>
              <w:t xml:space="preserve">comercialización</w:t>
            </w:r>
            <w:r w:rsidDel="00000000" w:rsidR="00000000" w:rsidRPr="00000000">
              <w:rPr>
                <w:sz w:val="20"/>
                <w:szCs w:val="20"/>
                <w:rtl w:val="0"/>
              </w:rPr>
              <w:t xml:space="preserve">, analizar los avances técnicos del proyecto, </w:t>
            </w:r>
            <w:r>
              <w:rPr>
                <w:sz w:val="20"/>
                <w:szCs w:val="20"/>
                <w:rtl w:val="0"/>
              </w:rPr>
              <w:t xml:space="preserve">proponer mejoras</w:t>
            </w:r>
            <w:del w:id="9109" w:author="Nicolás Rietta" w:date="2026-09-28T16:00:00Z">
              <w:r>
                <w:rPr>
                  <w:sz w:val="20"/>
                  <w:szCs w:val="20"/>
                  <w:rtl w:val="0"/>
                </w:rPr>
                <w:delText xml:space="preserve">,</w:delText>
              </w:r>
            </w:del>
            <w:ins w:id="9110" w:author="Nicolás Rietta" w:date="2026-09-28T16:00:00Z">
              <w:r>
                <w:rPr>
                  <w:sz w:val="20"/>
                  <w:szCs w:val="20"/>
                  <w:rtl w:val="0"/>
                </w:rPr>
                <w:t xml:space="preserve"> y</w:t>
              </w:r>
            </w:ins>
            <w:r>
              <w:rPr>
                <w:sz w:val="20"/>
                <w:szCs w:val="20"/>
                <w:rtl w:val="0"/>
              </w:rPr>
              <w:t xml:space="preserve"> optimizar metodologías</w:t>
            </w:r>
            <w:r w:rsidDel="00000000" w:rsidR="00000000" w:rsidRPr="00000000">
              <w:rPr>
                <w:sz w:val="20"/>
                <w:szCs w:val="20"/>
                <w:rtl w:val="0"/>
              </w:rPr>
              <w:t xml:space="preserve"> en caso de ser necesario. En esta actividad deben participar el encargado de cada </w:t>
            </w:r>
            <w:r>
              <w:rPr>
                <w:sz w:val="20"/>
                <w:szCs w:val="20"/>
                <w:rtl w:val="0"/>
              </w:rPr>
              <w:t xml:space="preserve">coejecutor y adicionalmente </w:t>
            </w:r>
            <w:del w:id="9111" w:author="Nicolás Rietta" w:date="2026-09-28T16:00:00Z">
              <w:r>
                <w:rPr>
                  <w:sz w:val="20"/>
                  <w:szCs w:val="20"/>
                  <w:rtl w:val="0"/>
                </w:rPr>
                <w:delText xml:space="preserve">inventados</w:delText>
              </w:r>
            </w:del>
            <w:ins w:id="9112" w:author="Nicolás Rietta" w:date="2026-09-28T16:00:00Z">
              <w:r>
                <w:rPr>
                  <w:sz w:val="20"/>
                  <w:szCs w:val="20"/>
                  <w:rtl w:val="0"/>
                </w:rPr>
                <w:t xml:space="preserve">invitados</w:t>
              </w:r>
            </w:ins>
            <w:r>
              <w:rPr>
                <w:sz w:val="20"/>
                <w:szCs w:val="20"/>
                <w:rtl w:val="0"/>
              </w:rPr>
              <w:t xml:space="preserve"> a sesiones, </w:t>
            </w:r>
            <w:del w:id="9113" w:author="Nicolás Rietta" w:date="2026-09-28T16:00:00Z">
              <w:r>
                <w:rPr>
                  <w:sz w:val="20"/>
                  <w:szCs w:val="20"/>
                  <w:rtl w:val="0"/>
                </w:rPr>
                <w:delText xml:space="preserve">más</w:delText>
              </w:r>
            </w:del>
            <w:ins w:id="9114" w:author="Nicolás Rietta" w:date="2026-09-28T16:00:00Z">
              <w:r>
                <w:rPr>
                  <w:sz w:val="20"/>
                  <w:szCs w:val="20"/>
                  <w:rtl w:val="0"/>
                </w:rPr>
                <w:t xml:space="preserve">pero</w:t>
              </w:r>
            </w:ins>
            <w:r>
              <w:rPr>
                <w:sz w:val="20"/>
                <w:szCs w:val="20"/>
                <w:rtl w:val="0"/>
              </w:rPr>
              <w:t xml:space="preserve"> </w:t>
            </w:r>
            <w:del w:id="9115" w:author="Nicolás Rietta" w:date="2026-09-28T16:00:00Z">
              <w:r>
                <w:rPr>
                  <w:sz w:val="20"/>
                  <w:szCs w:val="20"/>
                  <w:rtl w:val="0"/>
                </w:rPr>
                <w:delText xml:space="preserve">sólo</w:delText>
              </w:r>
            </w:del>
            <w:ins w:id="9116" w:author="Nicolás Rietta" w:date="2026-09-28T16:00:00Z">
              <w:r>
                <w:rPr>
                  <w:sz w:val="20"/>
                  <w:szCs w:val="20"/>
                  <w:rtl w:val="0"/>
                </w:rPr>
                <w:t xml:space="preserve">solo</w:t>
              </w:r>
            </w:ins>
            <w:r>
              <w:rPr>
                <w:sz w:val="20"/>
                <w:szCs w:val="20"/>
                <w:rtl w:val="0"/>
              </w:rPr>
              <w:t xml:space="preserve"> tendrán derecho a voto las personas individualizadas y las decisiones se tomarán por mayoría simple</w:t>
            </w:r>
            <w:del w:id="9117" w:author="Nicolás Rietta" w:date="2026-09-28T16:00:00Z">
              <w:r>
                <w:rPr>
                  <w:sz w:val="20"/>
                  <w:szCs w:val="20"/>
                  <w:rtl w:val="0"/>
                </w:rPr>
                <w:delText xml:space="preserve">,</w:delText>
              </w:r>
            </w:del>
            <w:ins w:id="9118" w:author="Nicolás Rietta" w:date="2026-09-28T16:00:00Z">
              <w:r>
                <w:rPr>
                  <w:sz w:val="20"/>
                  <w:szCs w:val="20"/>
                  <w:rtl w:val="0"/>
                </w:rPr>
                <w:t xml:space="preserve">;</w:t>
              </w:r>
            </w:ins>
            <w:r>
              <w:rPr>
                <w:sz w:val="20"/>
                <w:szCs w:val="20"/>
                <w:rtl w:val="0"/>
              </w:rPr>
              <w:t xml:space="preserve"> en caso de empate será</w:t>
            </w:r>
            <w:r w:rsidDel="00000000" w:rsidR="00000000" w:rsidRPr="00000000">
              <w:rPr>
                <w:sz w:val="20"/>
                <w:szCs w:val="20"/>
                <w:rtl w:val="0"/>
              </w:rPr>
              <w:t xml:space="preserve"> el director del programa quien tome la decisión final.</w:t>
            </w:r>
          </w:p>
          <w:p w:rsidR="00000000" w:rsidDel="00000000" w:rsidP="00000000" w:rsidRDefault="00000000" w:rsidRPr="00000000" w14:paraId="00000A69">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6A">
            <w:pPr>
              <w:spacing w:after="0" w:lineRule="auto"/>
              <w:jc w:val="both"/>
              <w:rPr>
                <w:i w:val="1"/>
                <w:iCs w:val="1"/>
                <w:sz w:val="20"/>
                <w:szCs w:val="20"/>
              </w:rPr>
            </w:pPr>
            <w:r w:rsidDel="00000000" w:rsidR="00000000" w:rsidRPr="00000000">
              <w:rPr>
                <w:i w:val="1"/>
                <w:iCs w:val="1"/>
                <w:sz w:val="20"/>
                <w:szCs w:val="20"/>
                <w:rtl w:val="0"/>
              </w:rPr>
              <w:t xml:space="preserve">Director</w:t>
            </w:r>
          </w:p>
          <w:p w:rsidR="00000000" w:rsidDel="00000000" w:rsidP="00000000" w:rsidRDefault="00000000" w:rsidRPr="00000000" w14:paraId="00000A6B">
            <w:pPr>
              <w:spacing w:after="0" w:lineRule="auto"/>
              <w:jc w:val="both"/>
              <w:rPr>
                <w:sz w:val="20"/>
                <w:szCs w:val="20"/>
              </w:rPr>
            </w:pPr>
            <w:r w:rsidDel="00000000" w:rsidR="00000000" w:rsidRPr="00000000">
              <w:rPr>
                <w:sz w:val="20"/>
                <w:szCs w:val="20"/>
                <w:rtl w:val="0"/>
              </w:rPr>
              <w:t xml:space="preserve">El director de programa deberá estar a cargo de liderar la ejecución y seguimiento de los proyectos que conforman el portafolio del programa, asegurando el cumplimiento de los objetivos y metas definidos. Entre sus funciones principales se encuentra la coordinación y articulación de los distintos actores involucrados, correspondientes a empresas, universidades y organismos públicos, promoviendo la colaboración y el consenso entre ellos. Además, debe velar por la correcta gobernanza del programa, participando activamente en los consejos estratégicos y técnicos, asegurando la aplicación de </w:t>
            </w:r>
            <w:r>
              <w:rPr>
                <w:sz w:val="20"/>
                <w:szCs w:val="20"/>
                <w:rtl w:val="0"/>
              </w:rPr>
              <w:t xml:space="preserve">las decisiones </w:t>
            </w:r>
            <w:del w:id="9119" w:author="Nicolás Rietta" w:date="2026-09-28T16:00:00Z">
              <w:r>
                <w:rPr>
                  <w:sz w:val="20"/>
                  <w:szCs w:val="20"/>
                  <w:rtl w:val="0"/>
                </w:rPr>
                <w:delText xml:space="preserve">adquiridas</w:delText>
              </w:r>
            </w:del>
            <w:ins w:id="9120" w:author="Nicolás Rietta" w:date="2026-09-28T16:00:00Z">
              <w:r>
                <w:rPr>
                  <w:sz w:val="20"/>
                  <w:szCs w:val="20"/>
                  <w:rtl w:val="0"/>
                </w:rPr>
                <w:t xml:space="preserve">adoptadas</w:t>
              </w:r>
            </w:ins>
            <w:r w:rsidDel="00000000" w:rsidR="00000000" w:rsidRPr="00000000">
              <w:rPr>
                <w:sz w:val="20"/>
                <w:szCs w:val="20"/>
                <w:rtl w:val="0"/>
              </w:rPr>
              <w:t xml:space="preserve">.</w:t>
            </w:r>
          </w:p>
          <w:p w:rsidR="00000000" w:rsidDel="00000000" w:rsidP="00000000" w:rsidRDefault="00000000" w:rsidRPr="00000000" w14:paraId="00000A6C">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6D">
            <w:pPr>
              <w:spacing w:after="0" w:lineRule="auto"/>
              <w:jc w:val="both"/>
              <w:rPr>
                <w:sz w:val="20"/>
                <w:szCs w:val="20"/>
              </w:rPr>
            </w:pPr>
            <w:r w:rsidDel="00000000" w:rsidR="00000000" w:rsidRPr="00000000">
              <w:rPr>
                <w:sz w:val="20"/>
                <w:szCs w:val="20"/>
                <w:rtl w:val="0"/>
              </w:rPr>
              <w:t xml:space="preserve">El director también es responsable de evaluar el desempeño de los proyectos, proponiendo acciones correctivas cuando sea necesario y fomentando la mejora continua.</w:t>
            </w:r>
          </w:p>
          <w:p w:rsidR="00000000" w:rsidDel="00000000" w:rsidP="00000000" w:rsidRDefault="00000000" w:rsidRPr="00000000" w14:paraId="00000A6E">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6F">
            <w:pPr>
              <w:spacing w:after="0" w:lineRule="auto"/>
              <w:jc w:val="both"/>
              <w:rPr>
                <w:sz w:val="20"/>
                <w:szCs w:val="20"/>
              </w:rPr>
            </w:pPr>
            <w:r w:rsidDel="00000000" w:rsidR="00000000" w:rsidRPr="00000000">
              <w:rPr>
                <w:sz w:val="20"/>
                <w:szCs w:val="20"/>
                <w:rtl w:val="0"/>
              </w:rPr>
              <w:t xml:space="preserve">Adicionalmente, estará a cargo de impulsar la difusión y transferencia de los resultados y aprendizajes generados, vinculando el programa con otras iniciativas tecnológicas y de innovación a nivel nacional e internacional.</w:t>
            </w:r>
          </w:p>
          <w:p w:rsidR="00000000" w:rsidDel="00000000" w:rsidP="00000000" w:rsidRDefault="00000000" w:rsidRPr="00000000" w14:paraId="00000A70">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71">
            <w:pPr>
              <w:spacing w:after="0" w:lineRule="auto"/>
              <w:jc w:val="both"/>
              <w:rPr>
                <w:sz w:val="20"/>
                <w:szCs w:val="20"/>
              </w:rPr>
            </w:pPr>
            <w:r>
              <w:rPr>
                <w:sz w:val="20"/>
                <w:szCs w:val="20"/>
                <w:rtl w:val="0"/>
              </w:rPr>
              <w:t xml:space="preserve">Finalmente</w:t>
            </w:r>
            <w:ins w:id="9121" w:author="Nicolás Rietta" w:date="2026-09-28T16:00:00Z">
              <w:r>
                <w:rPr>
                  <w:sz w:val="20"/>
                  <w:szCs w:val="20"/>
                  <w:rtl w:val="0"/>
                </w:rPr>
                <w:t xml:space="preserve">,</w:t>
              </w:r>
            </w:ins>
            <w:r>
              <w:rPr>
                <w:sz w:val="20"/>
                <w:szCs w:val="20"/>
                <w:rtl w:val="0"/>
              </w:rPr>
              <w:t xml:space="preserve"> será el responsable de gestionar</w:t>
            </w:r>
            <w:r w:rsidDel="00000000" w:rsidR="00000000" w:rsidRPr="00000000">
              <w:rPr>
                <w:sz w:val="20"/>
                <w:szCs w:val="20"/>
                <w:rtl w:val="0"/>
              </w:rPr>
              <w:t xml:space="preserve"> la reportabilidad ante Corfo, participar y liderar actividades de planificación, y requerimientos de actividades solicitadas por Corfo.</w:t>
            </w:r>
          </w:p>
          <w:p w:rsidR="00000000" w:rsidDel="00000000" w:rsidP="00000000" w:rsidRDefault="00000000" w:rsidRPr="00000000" w14:paraId="00000A72">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73">
            <w:pPr>
              <w:spacing w:after="0" w:lineRule="auto"/>
              <w:jc w:val="both"/>
              <w:rPr>
                <w:b w:val="1"/>
                <w:bCs w:val="1"/>
                <w:i w:val="1"/>
                <w:iCs w:val="1"/>
                <w:sz w:val="20"/>
                <w:szCs w:val="20"/>
              </w:rPr>
            </w:pPr>
            <w:r w:rsidDel="00000000" w:rsidR="00000000" w:rsidRPr="00000000">
              <w:rPr>
                <w:b w:val="1"/>
                <w:bCs w:val="1"/>
                <w:i w:val="1"/>
                <w:iCs w:val="1"/>
                <w:sz w:val="20"/>
                <w:szCs w:val="20"/>
                <w:rtl w:val="0"/>
              </w:rPr>
              <w:t xml:space="preserve">Nivel Operativo</w:t>
            </w:r>
          </w:p>
          <w:p w:rsidR="00000000" w:rsidDel="00000000" w:rsidP="00000000" w:rsidRDefault="00000000" w:rsidRPr="00000000" w14:paraId="00000A74">
            <w:pPr>
              <w:spacing w:after="0" w:lineRule="auto"/>
              <w:jc w:val="both"/>
              <w:rPr>
                <w:sz w:val="20"/>
                <w:szCs w:val="20"/>
              </w:rPr>
            </w:pPr>
            <w:r w:rsidDel="00000000" w:rsidR="00000000" w:rsidRPr="00000000">
              <w:rPr>
                <w:sz w:val="20"/>
                <w:szCs w:val="20"/>
                <w:rtl w:val="0"/>
              </w:rPr>
              <w:t xml:space="preserve">El nivel operativo del programa se encuentra conformado por tres áreas, las cuales corresponden a:</w:t>
            </w:r>
          </w:p>
          <w:p w:rsidR="00000000" w:rsidDel="00000000" w:rsidP="00000000" w:rsidRDefault="00000000" w:rsidRPr="00000000" w14:paraId="00000A75">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Área Técnica</w:t>
            </w:r>
          </w:p>
          <w:p w:rsidR="00000000" w:rsidDel="00000000" w:rsidP="00000000" w:rsidRDefault="00000000" w:rsidRPr="00000000" w14:paraId="00000A76">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Área de Negocio y Gestión</w:t>
            </w:r>
          </w:p>
          <w:p w:rsidR="00000000" w:rsidDel="00000000" w:rsidP="00000000" w:rsidRDefault="00000000" w:rsidRPr="00000000" w14:paraId="00000A77">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Área de Administración</w:t>
            </w:r>
          </w:p>
          <w:p w:rsidR="00000000" w:rsidDel="00000000" w:rsidP="00000000" w:rsidRDefault="00000000" w:rsidRPr="00000000" w14:paraId="00000A78">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79">
            <w:pPr>
              <w:spacing w:after="0" w:lineRule="auto"/>
              <w:jc w:val="both"/>
              <w:rPr>
                <w:sz w:val="20"/>
                <w:szCs w:val="20"/>
                <w:u w:val="single"/>
              </w:rPr>
            </w:pPr>
            <w:r w:rsidDel="00000000" w:rsidR="00000000" w:rsidRPr="00000000">
              <w:rPr>
                <w:sz w:val="20"/>
                <w:szCs w:val="20"/>
                <w:u w:val="single"/>
                <w:rtl w:val="0"/>
              </w:rPr>
              <w:t xml:space="preserve">Área Técnica</w:t>
            </w:r>
          </w:p>
          <w:p w:rsidR="00000000" w:rsidDel="00000000" w:rsidP="00000000" w:rsidRDefault="00000000" w:rsidRPr="00000000" w14:paraId="00000A7A">
            <w:pPr>
              <w:spacing w:after="0" w:lineRule="auto"/>
              <w:jc w:val="both"/>
              <w:rPr>
                <w:sz w:val="20"/>
                <w:szCs w:val="20"/>
              </w:rPr>
            </w:pPr>
            <w:r w:rsidDel="00000000" w:rsidR="00000000" w:rsidRPr="00000000">
              <w:rPr>
                <w:sz w:val="20"/>
                <w:szCs w:val="20"/>
                <w:rtl w:val="0"/>
              </w:rPr>
              <w:t xml:space="preserve">Esta área tiene relación con el avance del portafolio de proyectos colaborativos, en donde </w:t>
            </w:r>
            <w:r>
              <w:rPr>
                <w:sz w:val="20"/>
                <w:szCs w:val="20"/>
                <w:rtl w:val="0"/>
              </w:rPr>
              <w:t xml:space="preserve">cada proyecto </w:t>
            </w:r>
            <w:del w:id="9122" w:author="Nicolás Rietta" w:date="2026-09-28T16:00:00Z">
              <w:r>
                <w:rPr>
                  <w:sz w:val="20"/>
                  <w:szCs w:val="20"/>
                  <w:rtl w:val="0"/>
                </w:rPr>
                <w:delText xml:space="preserve">en</w:delText>
              </w:r>
            </w:del>
            <w:ins w:id="9123" w:author="Nicolás Rietta" w:date="2026-09-28T16:00:00Z">
              <w:r>
                <w:rPr>
                  <w:sz w:val="20"/>
                  <w:szCs w:val="20"/>
                  <w:rtl w:val="0"/>
                </w:rPr>
                <w:t xml:space="preserve">es</w:t>
              </w:r>
            </w:ins>
            <w:r>
              <w:rPr>
                <w:sz w:val="20"/>
                <w:szCs w:val="20"/>
                <w:rtl w:val="0"/>
              </w:rPr>
              <w:t xml:space="preserve"> una unidad especializada</w:t>
            </w:r>
            <w:r w:rsidDel="00000000" w:rsidR="00000000" w:rsidRPr="00000000">
              <w:rPr>
                <w:sz w:val="20"/>
                <w:szCs w:val="20"/>
                <w:rtl w:val="0"/>
              </w:rPr>
              <w:t xml:space="preserve"> encargada del desarrollo de cada proyecto. </w:t>
            </w:r>
            <w:r>
              <w:rPr>
                <w:sz w:val="20"/>
                <w:szCs w:val="20"/>
                <w:rtl w:val="0"/>
              </w:rPr>
              <w:t xml:space="preserve">Para dar cumplimiento </w:t>
            </w:r>
            <w:del w:id="9124" w:author="Nicolás Rietta" w:date="2026-09-28T16:00:00Z">
              <w:r>
                <w:rPr>
                  <w:sz w:val="20"/>
                  <w:szCs w:val="20"/>
                  <w:rtl w:val="0"/>
                </w:rPr>
                <w:delText xml:space="preserve">de</w:delText>
              </w:r>
            </w:del>
            <w:ins w:id="9125" w:author="Nicolás Rietta" w:date="2026-09-28T16:00:00Z">
              <w:r>
                <w:rPr>
                  <w:sz w:val="20"/>
                  <w:szCs w:val="20"/>
                  <w:rtl w:val="0"/>
                </w:rPr>
                <w:t xml:space="preserve">a</w:t>
              </w:r>
            </w:ins>
            <w:r>
              <w:rPr>
                <w:sz w:val="20"/>
                <w:szCs w:val="20"/>
                <w:rtl w:val="0"/>
              </w:rPr>
              <w:t xml:space="preserve"> las funciones y comunicación </w:t>
            </w:r>
            <w:del w:id="9126" w:author="Nicolás Rietta" w:date="2026-09-28T16:00:00Z">
              <w:r>
                <w:rPr>
                  <w:sz w:val="20"/>
                  <w:szCs w:val="20"/>
                  <w:rtl w:val="0"/>
                </w:rPr>
                <w:delText xml:space="preserve">entrega</w:delText>
              </w:r>
            </w:del>
            <w:ins w:id="9127" w:author="Nicolás Rietta" w:date="2026-09-28T16:00:00Z">
              <w:r>
                <w:rPr>
                  <w:sz w:val="20"/>
                  <w:szCs w:val="20"/>
                  <w:rtl w:val="0"/>
                </w:rPr>
                <w:t xml:space="preserve">entre</w:t>
              </w:r>
            </w:ins>
            <w:r>
              <w:rPr>
                <w:sz w:val="20"/>
                <w:szCs w:val="20"/>
                <w:rtl w:val="0"/>
              </w:rPr>
              <w:t xml:space="preserve"> proyectos</w:t>
            </w:r>
            <w:r w:rsidDel="00000000" w:rsidR="00000000" w:rsidRPr="00000000">
              <w:rPr>
                <w:sz w:val="20"/>
                <w:szCs w:val="20"/>
                <w:rtl w:val="0"/>
              </w:rPr>
              <w:t xml:space="preserve">, cada uno de ellos </w:t>
            </w:r>
            <w:r>
              <w:rPr>
                <w:sz w:val="20"/>
                <w:szCs w:val="20"/>
                <w:rtl w:val="0"/>
              </w:rPr>
              <w:t xml:space="preserve">tendrá un responsable</w:t>
            </w:r>
            <w:del w:id="9128" w:author="Nicolás Rietta" w:date="2026-09-28T16:00:00Z">
              <w:r>
                <w:rPr>
                  <w:sz w:val="20"/>
                  <w:szCs w:val="20"/>
                  <w:rtl w:val="0"/>
                </w:rPr>
                <w:delText xml:space="preserve"> </w:delText>
              </w:r>
            </w:del>
            <w:r>
              <w:rPr>
                <w:sz w:val="20"/>
                <w:szCs w:val="20"/>
                <w:rtl w:val="0"/>
              </w:rPr>
              <w:t xml:space="preserve">, el cual</w:t>
            </w:r>
            <w:r w:rsidDel="00000000" w:rsidR="00000000" w:rsidRPr="00000000">
              <w:rPr>
                <w:sz w:val="20"/>
                <w:szCs w:val="20"/>
                <w:rtl w:val="0"/>
              </w:rPr>
              <w:t xml:space="preserve"> se coordinará con el director del programa para comunicar los avances de cada proyecto, reporte de las posibles desviaciones y/o modificaciones que se requieran, junto a las necesidades que pueda tener cada proyecto en la ejecución de sus actividades.</w:t>
            </w:r>
          </w:p>
          <w:p w:rsidR="00000000" w:rsidDel="00000000" w:rsidP="00000000" w:rsidRDefault="00000000" w:rsidRPr="00000000" w14:paraId="00000A7B">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7C">
            <w:pPr>
              <w:spacing w:after="0" w:lineRule="auto"/>
              <w:jc w:val="both"/>
              <w:rPr>
                <w:sz w:val="20"/>
                <w:szCs w:val="20"/>
              </w:rPr>
            </w:pPr>
            <w:r w:rsidDel="00000000" w:rsidR="00000000" w:rsidRPr="00000000">
              <w:rPr>
                <w:sz w:val="20"/>
                <w:szCs w:val="20"/>
                <w:rtl w:val="0"/>
              </w:rPr>
              <w:t xml:space="preserve">Adicionalmente, dentro del área </w:t>
            </w:r>
            <w:r>
              <w:rPr>
                <w:sz w:val="20"/>
                <w:szCs w:val="20"/>
                <w:rtl w:val="0"/>
              </w:rPr>
              <w:t xml:space="preserve">se contará </w:t>
            </w:r>
            <w:ins w:id="9129" w:author="Nicolás Rietta" w:date="2026-09-28T16:00:00Z">
              <w:r>
                <w:rPr>
                  <w:sz w:val="20"/>
                  <w:szCs w:val="20"/>
                  <w:rtl w:val="0"/>
                </w:rPr>
                <w:t xml:space="preserve">con </w:t>
              </w:r>
            </w:ins>
            <w:r>
              <w:rPr>
                <w:sz w:val="20"/>
                <w:szCs w:val="20"/>
                <w:rtl w:val="0"/>
              </w:rPr>
              <w:t xml:space="preserve">un</w:t>
            </w:r>
            <w:del w:id="9130" w:author="Nicolás Rietta" w:date="2026-09-28T16:00:00Z">
              <w:r>
                <w:rPr>
                  <w:sz w:val="20"/>
                  <w:szCs w:val="20"/>
                  <w:rtl w:val="0"/>
                </w:rPr>
                <w:delText xml:space="preserve"> con</w:delText>
              </w:r>
            </w:del>
            <w:r>
              <w:rPr>
                <w:sz w:val="20"/>
                <w:szCs w:val="20"/>
                <w:rtl w:val="0"/>
              </w:rPr>
              <w:t xml:space="preserve"> grupo encargado del control de calidad y certificación, </w:t>
            </w:r>
            <w:del w:id="9131" w:author="Nicolás Rietta" w:date="2026-09-28T16:00:00Z">
              <w:r>
                <w:rPr>
                  <w:sz w:val="20"/>
                  <w:szCs w:val="20"/>
                  <w:rtl w:val="0"/>
                </w:rPr>
                <w:delText xml:space="preserve">la</w:delText>
              </w:r>
            </w:del>
            <w:ins w:id="9132" w:author="Nicolás Rietta" w:date="2026-09-28T16:00:00Z">
              <w:r>
                <w:rPr>
                  <w:sz w:val="20"/>
                  <w:szCs w:val="20"/>
                  <w:rtl w:val="0"/>
                </w:rPr>
                <w:t xml:space="preserve">el</w:t>
              </w:r>
            </w:ins>
            <w:r>
              <w:rPr>
                <w:sz w:val="20"/>
                <w:szCs w:val="20"/>
                <w:rtl w:val="0"/>
              </w:rPr>
              <w:t xml:space="preserve"> cual</w:t>
            </w:r>
            <w:r w:rsidDel="00000000" w:rsidR="00000000" w:rsidRPr="00000000">
              <w:rPr>
                <w:sz w:val="20"/>
                <w:szCs w:val="20"/>
                <w:rtl w:val="0"/>
              </w:rPr>
              <w:t xml:space="preserve"> tendrá como función apoyar el proceso de seguimiento y cumplimiento de los compromisos del programa. Para ello se contará con profesionales que deberán:</w:t>
            </w:r>
          </w:p>
          <w:p w:rsidR="00000000" w:rsidDel="00000000" w:rsidP="00000000" w:rsidRDefault="00000000" w:rsidRPr="00000000" w14:paraId="00000A7D">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Evaluar e implementar un sistema de control de gestión y calidad de las unidades en funcionamiento y el programa en su conjunto.</w:t>
            </w:r>
          </w:p>
          <w:p w:rsidR="00000000" w:rsidDel="00000000" w:rsidP="00000000" w:rsidRDefault="00000000" w:rsidRPr="00000000" w14:paraId="00000A7E">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Sistema de calidad de las unidades, acciones y resultados del programa, permitiendo la identificación de riesgos de los proyectos, oportunidades de mejoras, e implementar acciones de mejoras.</w:t>
            </w:r>
          </w:p>
          <w:p w:rsidR="00000000" w:rsidDel="00000000" w:rsidP="00000000" w:rsidRDefault="00000000" w:rsidRPr="00000000" w14:paraId="00000A7F">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Apoyar en la construcción y actualización de </w:t>
            </w:r>
            <w:r>
              <w:rPr>
                <w:sz w:val="20"/>
                <w:szCs w:val="20"/>
                <w:rtl w:val="0"/>
              </w:rPr>
              <w:t xml:space="preserve">procedimientos relacionados con la gestión y calidad del programa</w:t>
            </w:r>
            <w:ins w:id="9133" w:author="Nicolás Rietta" w:date="2026-09-28T16:00:00Z">
              <w:r>
                <w:rPr>
                  <w:sz w:val="20"/>
                  <w:szCs w:val="20"/>
                  <w:rtl w:val="0"/>
                </w:rPr>
                <w:t xml:space="preserve">.</w:t>
              </w:r>
            </w:ins>
          </w:p>
          <w:p w:rsidR="00000000" w:rsidDel="00000000" w:rsidP="00000000" w:rsidRDefault="00000000" w:rsidRPr="00000000" w14:paraId="00000A80">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Evaluación y verificación del cumplimiento normativo y </w:t>
            </w:r>
            <w:r>
              <w:rPr>
                <w:sz w:val="20"/>
                <w:szCs w:val="20"/>
                <w:rtl w:val="0"/>
              </w:rPr>
              <w:t xml:space="preserve">las regulaciones </w:t>
            </w:r>
            <w:del w:id="9134" w:author="Nicolás Rietta" w:date="2026-09-28T16:00:00Z">
              <w:r>
                <w:rPr>
                  <w:sz w:val="20"/>
                  <w:szCs w:val="20"/>
                  <w:rtl w:val="0"/>
                </w:rPr>
                <w:delText xml:space="preserve">establecidos</w:delText>
              </w:r>
            </w:del>
            <w:ins w:id="9135" w:author="Nicolás Rietta" w:date="2026-09-28T16:00:00Z">
              <w:r>
                <w:rPr>
                  <w:sz w:val="20"/>
                  <w:szCs w:val="20"/>
                  <w:rtl w:val="0"/>
                </w:rPr>
                <w:t xml:space="preserve">establecidas</w:t>
              </w:r>
            </w:ins>
            <w:r w:rsidDel="00000000" w:rsidR="00000000" w:rsidRPr="00000000">
              <w:rPr>
                <w:sz w:val="20"/>
                <w:szCs w:val="20"/>
                <w:rtl w:val="0"/>
              </w:rPr>
              <w:t xml:space="preserve"> </w:t>
            </w:r>
            <w:r>
              <w:rPr>
                <w:sz w:val="20"/>
                <w:szCs w:val="20"/>
                <w:rtl w:val="0"/>
              </w:rPr>
              <w:t xml:space="preserve">para el </w:t>
            </w:r>
            <w:del w:id="9136" w:author="Nicolás Rietta" w:date="2026-09-28T16:00:00Z">
              <w:r>
                <w:rPr>
                  <w:sz w:val="20"/>
                  <w:szCs w:val="20"/>
                  <w:rtl w:val="0"/>
                </w:rPr>
                <w:delText xml:space="preserve">manejo</w:delText>
              </w:r>
            </w:del>
            <w:ins w:id="9137" w:author="Nicolás Rietta" w:date="2026-09-28T16:00:00Z">
              <w:r>
                <w:rPr>
                  <w:sz w:val="20"/>
                  <w:szCs w:val="20"/>
                  <w:rtl w:val="0"/>
                </w:rPr>
                <w:t xml:space="preserve">uso</w:t>
              </w:r>
            </w:ins>
            <w:r>
              <w:rPr>
                <w:sz w:val="20"/>
                <w:szCs w:val="20"/>
                <w:rtl w:val="0"/>
              </w:rPr>
              <w:t xml:space="preserve"> de </w:t>
            </w:r>
            <w:del w:id="9138" w:author="Nicolás Rietta" w:date="2026-09-28T16:00:00Z">
              <w:r>
                <w:rPr>
                  <w:sz w:val="20"/>
                  <w:szCs w:val="20"/>
                  <w:rtl w:val="0"/>
                </w:rPr>
                <w:delText xml:space="preserve">residuos</w:delText>
              </w:r>
            </w:del>
            <w:ins w:id="9139" w:author="Nicolás Rietta" w:date="2026-09-28T16:00:00Z">
              <w:r>
                <w:rPr>
                  <w:sz w:val="20"/>
                  <w:szCs w:val="20"/>
                  <w:rtl w:val="0"/>
                </w:rPr>
                <w:t xml:space="preserve">datos</w:t>
              </w:r>
            </w:ins>
            <w:r>
              <w:rPr>
                <w:sz w:val="20"/>
                <w:szCs w:val="20"/>
                <w:rtl w:val="0"/>
              </w:rPr>
              <w:t xml:space="preserve"> </w:t>
            </w:r>
            <w:del w:id="9140" w:author="Nicolás Rietta" w:date="2026-09-28T16:00:00Z">
              <w:r>
                <w:rPr>
                  <w:sz w:val="20"/>
                  <w:szCs w:val="20"/>
                  <w:rtl w:val="0"/>
                </w:rPr>
                <w:delText xml:space="preserve">de</w:delText>
              </w:r>
            </w:del>
            <w:ins w:id="9141" w:author="Nicolás Rietta" w:date="2026-09-28T16:00:00Z">
              <w:r>
                <w:rPr>
                  <w:sz w:val="20"/>
                  <w:szCs w:val="20"/>
                  <w:rtl w:val="0"/>
                </w:rPr>
                <w:t xml:space="preserve">e inteligencia artificial en</w:t>
              </w:r>
            </w:ins>
            <w:r>
              <w:rPr>
                <w:sz w:val="20"/>
                <w:szCs w:val="20"/>
                <w:rtl w:val="0"/>
              </w:rPr>
              <w:t xml:space="preserve"> la industria de </w:t>
            </w:r>
            <w:del w:id="9142" w:author="Nicolás Rietta" w:date="2026-09-28T16:00:00Z">
              <w:r>
                <w:rPr>
                  <w:sz w:val="20"/>
                  <w:szCs w:val="20"/>
                  <w:rtl w:val="0"/>
                </w:rPr>
                <w:delText xml:space="preserve">energías</w:delText>
              </w:r>
            </w:del>
            <w:ins w:id="9143" w:author="Nicolás Rietta" w:date="2026-09-28T16:00:00Z">
              <w:r>
                <w:rPr>
                  <w:sz w:val="20"/>
                  <w:szCs w:val="20"/>
                  <w:rtl w:val="0"/>
                </w:rPr>
                <w:t xml:space="preserve">la</w:t>
              </w:r>
            </w:ins>
            <w:r>
              <w:rPr>
                <w:sz w:val="20"/>
                <w:szCs w:val="20"/>
                <w:rtl w:val="0"/>
              </w:rPr>
              <w:t xml:space="preserve"> </w:t>
            </w:r>
            <w:del w:id="9144" w:author="Nicolás Rietta" w:date="2026-09-28T16:00:00Z">
              <w:r>
                <w:rPr>
                  <w:sz w:val="20"/>
                  <w:szCs w:val="20"/>
                  <w:rtl w:val="0"/>
                </w:rPr>
                <w:delText xml:space="preserve">renovables</w:delText>
              </w:r>
            </w:del>
            <w:ins w:id="9145" w:author="Nicolás Rietta" w:date="2026-09-28T16:00:00Z">
              <w:r>
                <w:rPr>
                  <w:sz w:val="20"/>
                  <w:szCs w:val="20"/>
                  <w:rtl w:val="0"/>
                </w:rPr>
                <w:t xml:space="preserve">construcción</w:t>
              </w:r>
            </w:ins>
            <w:r w:rsidDel="00000000" w:rsidR="00000000" w:rsidRPr="00000000">
              <w:rPr>
                <w:sz w:val="20"/>
                <w:szCs w:val="20"/>
                <w:rtl w:val="0"/>
              </w:rPr>
              <w:t xml:space="preserve">.</w:t>
            </w:r>
          </w:p>
          <w:p w:rsidR="00000000" w:rsidDel="00000000" w:rsidP="00000000" w:rsidRDefault="00000000" w:rsidRPr="00000000" w14:paraId="00000A81">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Generar una hoja de ruta que permita abordar los aspectos regulatorios que sean necesarios para la inserción de la tecnología en el mercado.</w:t>
            </w:r>
          </w:p>
          <w:p w:rsidR="00000000" w:rsidDel="00000000" w:rsidP="00000000" w:rsidRDefault="00000000" w:rsidRPr="00000000" w14:paraId="00000A82">
            <w:pPr>
              <w:spacing w:after="0" w:lineRule="auto"/>
              <w:jc w:val="both"/>
              <w:rPr>
                <w:sz w:val="20"/>
                <w:szCs w:val="20"/>
              </w:rPr>
            </w:pPr>
            <w:r w:rsidDel="00000000" w:rsidR="00000000" w:rsidRPr="00000000">
              <w:rPr>
                <w:rtl w:val="0"/>
              </w:rPr>
            </w:r>
          </w:p>
          <w:p w:rsidR="00000000" w:rsidDel="00000000" w:rsidP="00000000" w:rsidRDefault="00000000" w:rsidRPr="00000000" w14:paraId="00000A83">
            <w:pPr>
              <w:spacing w:after="0" w:lineRule="auto"/>
              <w:jc w:val="both"/>
              <w:rPr>
                <w:sz w:val="20"/>
                <w:szCs w:val="20"/>
              </w:rPr>
            </w:pPr>
            <w:r w:rsidDel="00000000" w:rsidR="00000000" w:rsidRPr="00000000">
              <w:rPr>
                <w:sz w:val="20"/>
                <w:szCs w:val="20"/>
                <w:rtl w:val="0"/>
              </w:rPr>
              <w:t xml:space="preserve">El equipo debe asegurar que todos los aspectos técnicos, normativos y operativos estén alineados para facilitar la expansión eficiente y sostenible, </w:t>
            </w:r>
            <w:r>
              <w:rPr>
                <w:sz w:val="20"/>
                <w:szCs w:val="20"/>
                <w:rtl w:val="0"/>
              </w:rPr>
              <w:t xml:space="preserve">considerando</w:t>
            </w:r>
            <w:del w:id="9146" w:author="Nicolás Rietta" w:date="2026-09-28T16:00:00Z">
              <w:r>
                <w:rPr>
                  <w:sz w:val="20"/>
                  <w:szCs w:val="20"/>
                  <w:rtl w:val="0"/>
                </w:rPr>
                <w:delText xml:space="preserve"> desde</w:delText>
              </w:r>
            </w:del>
            <w:r>
              <w:rPr>
                <w:sz w:val="20"/>
                <w:szCs w:val="20"/>
                <w:rtl w:val="0"/>
              </w:rPr>
              <w:t xml:space="preserve"> la infraestructura requerida</w:t>
            </w:r>
            <w:r w:rsidDel="00000000" w:rsidR="00000000" w:rsidRPr="00000000">
              <w:rPr>
                <w:sz w:val="20"/>
                <w:szCs w:val="20"/>
                <w:rtl w:val="0"/>
              </w:rPr>
              <w:t xml:space="preserve">. Su función es clave para transformar las decisiones estratégicas del director del programa en acciones concretas que permitan la puesta en marcha y crecimiento de los servicios dentro del marco de gobernanza establecido, asegurando la coordinación con otros equipos y actores involucrados para cumplir con los objetivos del programa y mantener la sostenibilidad operativa y financiera.</w:t>
            </w:r>
          </w:p>
          <w:p w:rsidR="00000000" w:rsidDel="00000000" w:rsidP="00000000" w:rsidRDefault="00000000" w:rsidRPr="00000000" w14:paraId="00000A84">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85">
            <w:pPr>
              <w:spacing w:after="0" w:lineRule="auto"/>
              <w:jc w:val="both"/>
              <w:rPr>
                <w:sz w:val="20"/>
                <w:szCs w:val="20"/>
                <w:u w:val="single"/>
              </w:rPr>
            </w:pPr>
            <w:r w:rsidDel="00000000" w:rsidR="00000000" w:rsidRPr="00000000">
              <w:rPr>
                <w:sz w:val="20"/>
                <w:szCs w:val="20"/>
                <w:u w:val="single"/>
                <w:rtl w:val="0"/>
              </w:rPr>
              <w:t xml:space="preserve">Área de Negocio y Gestión</w:t>
            </w:r>
          </w:p>
          <w:p w:rsidR="00000000" w:rsidDel="00000000" w:rsidP="00000000" w:rsidRDefault="00000000" w:rsidRPr="00000000" w14:paraId="00000A86">
            <w:pPr>
              <w:spacing w:after="0" w:lineRule="auto"/>
              <w:jc w:val="both"/>
              <w:rPr>
                <w:sz w:val="20"/>
                <w:szCs w:val="20"/>
              </w:rPr>
            </w:pPr>
            <w:del w:id="9147" w:author="Nicolás Rietta" w:date="2026-09-28T16:00:00Z">
              <w:r>
                <w:rPr>
                  <w:sz w:val="20"/>
                  <w:szCs w:val="20"/>
                  <w:rtl w:val="0"/>
                </w:rPr>
                <w:delText xml:space="preserve">Está</w:delText>
              </w:r>
            </w:del>
            <w:ins w:id="9148" w:author="Nicolás Rietta" w:date="2026-09-28T16:00:00Z">
              <w:r>
                <w:rPr>
                  <w:sz w:val="20"/>
                  <w:szCs w:val="20"/>
                  <w:rtl w:val="0"/>
                </w:rPr>
                <w:t xml:space="preserve">Esta</w:t>
              </w:r>
            </w:ins>
            <w:r>
              <w:rPr>
                <w:sz w:val="20"/>
                <w:szCs w:val="20"/>
                <w:rtl w:val="0"/>
              </w:rPr>
              <w:t xml:space="preserve"> área tendrá un rol fundamental</w:t>
            </w:r>
            <w:r w:rsidDel="00000000" w:rsidR="00000000" w:rsidRPr="00000000">
              <w:rPr>
                <w:sz w:val="20"/>
                <w:szCs w:val="20"/>
                <w:rtl w:val="0"/>
              </w:rPr>
              <w:t xml:space="preserve"> sobre la demanda existente para el programa, siendo el canal de comunicación con el sector privado. Un eje de trabajo tiene relación con la vinculación que responde a la necesidad de articular y fortalecer las relaciones entre los distintos actores involucrados en el programa y el sector privado. </w:t>
            </w:r>
            <w:del w:id="9149" w:author="Nicolás Rietta" w:date="2026-09-28T16:00:00Z">
              <w:r>
                <w:rPr>
                  <w:sz w:val="20"/>
                  <w:szCs w:val="20"/>
                  <w:rtl w:val="0"/>
                </w:rPr>
                <w:delText xml:space="preserve">Está</w:delText>
              </w:r>
            </w:del>
            <w:ins w:id="9150" w:author="Nicolás Rietta" w:date="2026-09-28T16:00:00Z">
              <w:r>
                <w:rPr>
                  <w:sz w:val="20"/>
                  <w:szCs w:val="20"/>
                  <w:rtl w:val="0"/>
                </w:rPr>
                <w:t xml:space="preserve">Esta</w:t>
              </w:r>
            </w:ins>
            <w:r>
              <w:rPr>
                <w:sz w:val="20"/>
                <w:szCs w:val="20"/>
                <w:rtl w:val="0"/>
              </w:rPr>
              <w:t xml:space="preserve"> área tiene como objetivo</w:t>
            </w:r>
            <w:r w:rsidDel="00000000" w:rsidR="00000000" w:rsidRPr="00000000">
              <w:rPr>
                <w:sz w:val="20"/>
                <w:szCs w:val="20"/>
                <w:rtl w:val="0"/>
              </w:rPr>
              <w:t xml:space="preserve"> facilitar la comunicación, cooperación y coordinación entre los sectores públicos, privados y académicos, promoviendo sinergias que potencien el impacto y sostenibilidad de las iniciativas.</w:t>
            </w:r>
          </w:p>
          <w:p w:rsidR="00000000" w:rsidDel="00000000" w:rsidP="00000000" w:rsidRDefault="00000000" w:rsidRPr="00000000" w14:paraId="00000A87">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88">
            <w:pPr>
              <w:spacing w:after="0" w:lineRule="auto"/>
              <w:jc w:val="both"/>
              <w:rPr>
                <w:sz w:val="20"/>
                <w:szCs w:val="20"/>
              </w:rPr>
            </w:pPr>
            <w:r w:rsidDel="00000000" w:rsidR="00000000" w:rsidRPr="00000000">
              <w:rPr>
                <w:sz w:val="20"/>
                <w:szCs w:val="20"/>
                <w:rtl w:val="0"/>
              </w:rPr>
              <w:t xml:space="preserve">La vinculación es clave para generar redes de colaboración efectivas, facilitar el intercambio de conocimientos y recursos y que las acciones colaborativas contribuyan en el intercambio de conocimiento.</w:t>
            </w:r>
          </w:p>
          <w:p w:rsidR="00000000" w:rsidDel="00000000" w:rsidP="00000000" w:rsidRDefault="00000000" w:rsidRPr="00000000" w14:paraId="00000A89">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8A">
            <w:pPr>
              <w:spacing w:after="0" w:lineRule="auto"/>
              <w:jc w:val="both"/>
              <w:rPr>
                <w:sz w:val="20"/>
                <w:szCs w:val="20"/>
              </w:rPr>
            </w:pPr>
            <w:r>
              <w:rPr>
                <w:sz w:val="20"/>
                <w:szCs w:val="20"/>
                <w:rtl w:val="0"/>
              </w:rPr>
              <w:t xml:space="preserve">Esta área de trabajo, adicionalmente</w:t>
            </w:r>
            <w:ins w:id="9151" w:author="Nicolás Rietta" w:date="2026-09-28T16:00:00Z">
              <w:r>
                <w:rPr>
                  <w:sz w:val="20"/>
                  <w:szCs w:val="20"/>
                  <w:rtl w:val="0"/>
                </w:rPr>
                <w:t xml:space="preserve">,</w:t>
              </w:r>
            </w:ins>
            <w:r>
              <w:rPr>
                <w:sz w:val="20"/>
                <w:szCs w:val="20"/>
                <w:rtl w:val="0"/>
              </w:rPr>
              <w:t xml:space="preserve"> deberá</w:t>
            </w:r>
            <w:r w:rsidDel="00000000" w:rsidR="00000000" w:rsidRPr="00000000">
              <w:rPr>
                <w:sz w:val="20"/>
                <w:szCs w:val="20"/>
                <w:rtl w:val="0"/>
              </w:rPr>
              <w:t xml:space="preserve"> evaluar nuevas oportunidades de desarrollo que surjan a partir de los resultados de la presente propuesta. Para ello se trabajará con un ingeniero de proyecto, quien estará a cargo de realizar una vigilancia de las nuevas oportunidades, las cuales podrán ejecutarse a través de proyectos complementarios con financiamiento público y/o privado, </w:t>
            </w:r>
            <w:r>
              <w:rPr>
                <w:sz w:val="20"/>
                <w:szCs w:val="20"/>
                <w:rtl w:val="0"/>
              </w:rPr>
              <w:t xml:space="preserve">o</w:t>
            </w:r>
            <w:ins w:id="9152" w:author="Nicolás Rietta" w:date="2026-09-28T16:00:00Z">
              <w:r>
                <w:rPr>
                  <w:sz w:val="20"/>
                  <w:szCs w:val="20"/>
                  <w:rtl w:val="0"/>
                </w:rPr>
                <w:t xml:space="preserve">,</w:t>
              </w:r>
            </w:ins>
            <w:r>
              <w:rPr>
                <w:sz w:val="20"/>
                <w:szCs w:val="20"/>
                <w:rtl w:val="0"/>
              </w:rPr>
              <w:t xml:space="preserve"> en su defecto</w:t>
            </w:r>
            <w:del w:id="9153" w:author="Nicolás Rietta" w:date="2026-09-28T16:00:00Z">
              <w:r>
                <w:rPr>
                  <w:sz w:val="20"/>
                  <w:szCs w:val="20"/>
                  <w:rtl w:val="0"/>
                </w:rPr>
                <w:delText xml:space="preserve"> puedan</w:delText>
              </w:r>
            </w:del>
            <w:ins w:id="9154" w:author="Nicolás Rietta" w:date="2026-09-28T16:00:00Z">
              <w:r>
                <w:rPr>
                  <w:sz w:val="20"/>
                  <w:szCs w:val="20"/>
                  <w:rtl w:val="0"/>
                </w:rPr>
                <w:t xml:space="preserve">,</w:t>
              </w:r>
            </w:ins>
            <w:r>
              <w:rPr>
                <w:sz w:val="20"/>
                <w:szCs w:val="20"/>
                <w:rtl w:val="0"/>
              </w:rPr>
              <w:t xml:space="preserve"> ser resueltas</w:t>
            </w:r>
            <w:r w:rsidDel="00000000" w:rsidR="00000000" w:rsidRPr="00000000">
              <w:rPr>
                <w:sz w:val="20"/>
                <w:szCs w:val="20"/>
                <w:rtl w:val="0"/>
              </w:rPr>
              <w:t xml:space="preserve"> por medio de una prestación de servicio entre los integrantes del programa.</w:t>
            </w:r>
          </w:p>
          <w:p w:rsidR="00000000" w:rsidDel="00000000" w:rsidP="00000000" w:rsidRDefault="00000000" w:rsidRPr="00000000" w14:paraId="00000A8B">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8C">
            <w:pPr>
              <w:spacing w:after="0" w:lineRule="auto"/>
              <w:jc w:val="both"/>
              <w:rPr>
                <w:sz w:val="20"/>
                <w:szCs w:val="20"/>
              </w:rPr>
            </w:pPr>
            <w:r w:rsidDel="00000000" w:rsidR="00000000" w:rsidRPr="00000000">
              <w:rPr>
                <w:sz w:val="20"/>
                <w:szCs w:val="20"/>
                <w:rtl w:val="0"/>
              </w:rPr>
              <w:t xml:space="preserve">Adicionalmente, esta área va a contar con un área legal y de contratos que se encargue específicamente de la gestión, negociación y supervisión de los contratos relacionados con la comercialización de productos. Esta área tiene la responsabilidad de velar por el cumplimiento de las normativas legales aplicables en todas las etapas del ciclo contractual, desde la elaboración y negociación hasta la ejecución y cierre de los contratos, asegurando que el programa opere conforme a la legislación vigente y las políticas internas.</w:t>
            </w:r>
          </w:p>
          <w:p w:rsidR="00000000" w:rsidDel="00000000" w:rsidP="00000000" w:rsidRDefault="00000000" w:rsidRPr="00000000" w14:paraId="00000A8D">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8E">
            <w:pPr>
              <w:spacing w:after="0" w:lineRule="auto"/>
              <w:jc w:val="both"/>
              <w:rPr>
                <w:sz w:val="20"/>
                <w:szCs w:val="20"/>
              </w:rPr>
            </w:pPr>
            <w:r w:rsidDel="00000000" w:rsidR="00000000" w:rsidRPr="00000000">
              <w:rPr>
                <w:sz w:val="20"/>
                <w:szCs w:val="20"/>
                <w:rtl w:val="0"/>
              </w:rPr>
              <w:t xml:space="preserve">El equipo de transferencia, cliente, producto, mercado y precio deberá desarrollar un modelo de negocio que debe integrar funciones estratégicas y operativas que aseguren la viabilidad y sostenibilidad del negocio. Este equipo se encarga de:</w:t>
            </w:r>
          </w:p>
          <w:p w:rsidR="00000000" w:rsidDel="00000000" w:rsidP="00000000" w:rsidRDefault="00000000" w:rsidRPr="00000000" w14:paraId="00000A8F">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90">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Cliente: Identificar y segmentar a los clientes potenciales, comprendiendo sus necesidades específicas y estableciendo relaciones comerciales sólidas que permitan ofrecer soluciones adaptadas y de valor. Además, mantener una comunicación constante para asegurar la satisfacción y fidelización.</w:t>
            </w:r>
          </w:p>
          <w:p w:rsidR="00000000" w:rsidDel="00000000" w:rsidP="00000000" w:rsidRDefault="00000000" w:rsidRPr="00000000" w14:paraId="00000A91">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Producto: Definir claramente los productos o servicios ofrecidos, que pueden incluir asesoría y expectativas del mercado.</w:t>
            </w:r>
          </w:p>
          <w:p w:rsidR="00000000" w:rsidDel="00000000" w:rsidP="00000000" w:rsidRDefault="00000000" w:rsidRPr="00000000" w14:paraId="00000A92">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Mercado: Analizar y seleccionar los mercados adecuados para la comercialización de servicios, considerando factores como demanda, regulación, competencia y oportunidades de crecimiento, tanto a nivel nacional como internacional.</w:t>
            </w:r>
          </w:p>
          <w:p w:rsidR="00000000" w:rsidDel="00000000" w:rsidP="00000000" w:rsidRDefault="00000000" w:rsidRPr="00000000" w14:paraId="00000A93">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Precio: Establecer una estrategia de precios competitiva y sostenible que refleje los costos operativos, valor agregado y condiciones del mercado, garantizando la rentabilidad del modelo de negocio y su escalabilidad.</w:t>
            </w:r>
          </w:p>
          <w:p w:rsidR="00000000" w:rsidDel="00000000" w:rsidP="00000000" w:rsidRDefault="00000000" w:rsidRPr="00000000" w14:paraId="00000A94">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95">
            <w:pPr>
              <w:spacing w:after="0" w:lineRule="auto"/>
              <w:jc w:val="both"/>
              <w:rPr>
                <w:sz w:val="20"/>
                <w:szCs w:val="20"/>
              </w:rPr>
            </w:pPr>
            <w:r w:rsidDel="00000000" w:rsidR="00000000" w:rsidRPr="00000000">
              <w:rPr>
                <w:sz w:val="20"/>
                <w:szCs w:val="20"/>
                <w:rtl w:val="0"/>
              </w:rPr>
              <w:t xml:space="preserve">Este equipo debe trabajar de manera coordinada para asegurar que la cadena de valor </w:t>
            </w:r>
            <w:r>
              <w:rPr>
                <w:sz w:val="20"/>
                <w:szCs w:val="20"/>
                <w:rtl w:val="0"/>
              </w:rPr>
              <w:t xml:space="preserve">desde </w:t>
            </w:r>
            <w:del w:id="9155" w:author="Nicolás Rietta" w:date="2026-09-28T16:00:00Z">
              <w:r>
                <w:rPr>
                  <w:sz w:val="20"/>
                  <w:szCs w:val="20"/>
                  <w:rtl w:val="0"/>
                </w:rPr>
                <w:delText xml:space="preserve">la</w:delText>
              </w:r>
            </w:del>
            <w:ins w:id="9156" w:author="Nicolás Rietta" w:date="2026-09-28T16:00:00Z">
              <w:r>
                <w:rPr>
                  <w:sz w:val="20"/>
                  <w:szCs w:val="20"/>
                  <w:rtl w:val="0"/>
                </w:rPr>
                <w:t xml:space="preserve">el</w:t>
              </w:r>
            </w:ins>
            <w:r>
              <w:rPr>
                <w:sz w:val="20"/>
                <w:szCs w:val="20"/>
                <w:rtl w:val="0"/>
              </w:rPr>
              <w:t xml:space="preserve"> </w:t>
            </w:r>
            <w:del w:id="9157" w:author="Nicolás Rietta" w:date="2026-09-28T16:00:00Z">
              <w:r>
                <w:rPr>
                  <w:sz w:val="20"/>
                  <w:szCs w:val="20"/>
                  <w:rtl w:val="0"/>
                </w:rPr>
                <w:delText xml:space="preserve">recolección</w:delText>
              </w:r>
            </w:del>
            <w:ins w:id="9158" w:author="Nicolás Rietta" w:date="2026-09-28T16:00:00Z">
              <w:r>
                <w:rPr>
                  <w:sz w:val="20"/>
                  <w:szCs w:val="20"/>
                  <w:rtl w:val="0"/>
                </w:rPr>
                <w:t xml:space="preserve">desarrollo</w:t>
              </w:r>
            </w:ins>
            <w:r>
              <w:rPr>
                <w:sz w:val="20"/>
                <w:szCs w:val="20"/>
                <w:rtl w:val="0"/>
              </w:rPr>
              <w:t xml:space="preserve"> hasta la comercialización</w:t>
            </w:r>
            <w:r w:rsidDel="00000000" w:rsidR="00000000" w:rsidRPr="00000000">
              <w:rPr>
                <w:sz w:val="20"/>
                <w:szCs w:val="20"/>
                <w:rtl w:val="0"/>
              </w:rPr>
              <w:t xml:space="preserve"> sea eficiente, rentable y ambientalmente responsable, contribuyendo al éxito y sostenibilidad del proyecto.</w:t>
            </w:r>
          </w:p>
          <w:p w:rsidR="00000000" w:rsidDel="00000000" w:rsidP="00000000" w:rsidRDefault="00000000" w:rsidRPr="00000000" w14:paraId="00000A96">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97">
            <w:pPr>
              <w:spacing w:after="0" w:lineRule="auto"/>
              <w:jc w:val="both"/>
              <w:rPr>
                <w:sz w:val="20"/>
                <w:szCs w:val="20"/>
              </w:rPr>
            </w:pPr>
            <w:r w:rsidDel="00000000" w:rsidR="00000000" w:rsidRPr="00000000">
              <w:rPr>
                <w:sz w:val="20"/>
                <w:szCs w:val="20"/>
                <w:rtl w:val="0"/>
              </w:rPr>
              <w:t xml:space="preserve">Por otro lado, el equipo de comunicaciones será el encargado de comunicar adecuadamente el valor del programa y difundir los avances obtenidos. Deben diseñar y ejecutar una estrategia comunicacional dirigida tanto al público objetivo como al público general. Este equipo tiene la función de traducir los resultados técnicos del programa en mensajes claros, accesibles y relevantes que resalten los beneficios ambientales, sociales y económicos alcanzados.</w:t>
            </w:r>
          </w:p>
          <w:p w:rsidR="00000000" w:rsidDel="00000000" w:rsidP="00000000" w:rsidRDefault="00000000" w:rsidRPr="00000000" w14:paraId="00000A98">
            <w:pPr>
              <w:spacing w:after="0" w:lineRule="auto"/>
              <w:jc w:val="both"/>
              <w:rPr>
                <w:sz w:val="20"/>
                <w:szCs w:val="20"/>
              </w:rPr>
            </w:pPr>
            <w:r w:rsidDel="00000000" w:rsidR="00000000" w:rsidRPr="00000000">
              <w:rPr>
                <w:rtl w:val="0"/>
              </w:rPr>
            </w:r>
          </w:p>
          <w:p w:rsidR="00000000" w:rsidDel="00000000" w:rsidP="00000000" w:rsidRDefault="00000000" w:rsidRPr="00000000" w14:paraId="00000A99">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9A">
            <w:pPr>
              <w:spacing w:after="0" w:lineRule="auto"/>
              <w:jc w:val="both"/>
              <w:rPr>
                <w:sz w:val="20"/>
                <w:szCs w:val="20"/>
                <w:u w:val="single"/>
              </w:rPr>
            </w:pPr>
            <w:r>
              <w:rPr>
                <w:sz w:val="20"/>
                <w:szCs w:val="20"/>
                <w:u w:val="single"/>
                <w:rtl w:val="0"/>
              </w:rPr>
              <w:t xml:space="preserve">Área de </w:t>
            </w:r>
            <w:del w:id="9159" w:author="Nicolás Rietta" w:date="2026-09-28T16:00:00Z">
              <w:r>
                <w:rPr>
                  <w:sz w:val="20"/>
                  <w:szCs w:val="20"/>
                  <w:u w:val="single"/>
                  <w:rtl w:val="0"/>
                </w:rPr>
                <w:delText xml:space="preserve">administración</w:delText>
              </w:r>
            </w:del>
            <w:ins w:id="9160" w:author="Nicolás Rietta" w:date="2026-09-28T16:00:00Z">
              <w:r>
                <w:rPr>
                  <w:sz w:val="20"/>
                  <w:szCs w:val="20"/>
                  <w:u w:val="single"/>
                  <w:rtl w:val="0"/>
                </w:rPr>
                <w:t xml:space="preserve">Administración</w:t>
              </w:r>
            </w:ins>
          </w:p>
          <w:p w:rsidR="00000000" w:rsidDel="00000000" w:rsidP="00000000" w:rsidRDefault="00000000" w:rsidRPr="00000000" w14:paraId="00000A9B">
            <w:pPr>
              <w:spacing w:after="0" w:lineRule="auto"/>
              <w:jc w:val="both"/>
              <w:rPr>
                <w:sz w:val="20"/>
                <w:szCs w:val="20"/>
              </w:rPr>
            </w:pPr>
            <w:r w:rsidDel="00000000" w:rsidR="00000000" w:rsidRPr="00000000">
              <w:rPr>
                <w:sz w:val="20"/>
                <w:szCs w:val="20"/>
                <w:rtl w:val="0"/>
              </w:rPr>
              <w:t xml:space="preserve">El área de administración tiene el rol de garantizar la operación eficiente, segura y sostenible del programa, especialmente en la gestión de recursos. Esta área debe encargarse de planificar, coordinar y supervisar todos los gastos relacionados con el programa </w:t>
            </w:r>
            <w:r>
              <w:rPr>
                <w:sz w:val="20"/>
                <w:szCs w:val="20"/>
                <w:rtl w:val="0"/>
              </w:rPr>
              <w:t xml:space="preserve">en su totalidad</w:t>
            </w:r>
            <w:del w:id="9161" w:author="Nicolás Rietta" w:date="2026-09-28T16:00:00Z">
              <w:r>
                <w:rPr>
                  <w:sz w:val="20"/>
                  <w:szCs w:val="20"/>
                  <w:rtl w:val="0"/>
                </w:rPr>
                <w:delText xml:space="preserve">,</w:delText>
              </w:r>
            </w:del>
            <w:ins w:id="9162" w:author="Nicolás Rietta" w:date="2026-09-28T16:00:00Z">
              <w:r>
                <w:rPr>
                  <w:sz w:val="20"/>
                  <w:szCs w:val="20"/>
                  <w:rtl w:val="0"/>
                </w:rPr>
                <w:t xml:space="preserve">;</w:t>
              </w:r>
            </w:ins>
            <w:r>
              <w:rPr>
                <w:sz w:val="20"/>
                <w:szCs w:val="20"/>
                <w:rtl w:val="0"/>
              </w:rPr>
              <w:t xml:space="preserve"> se debe gestionar</w:t>
            </w:r>
            <w:r w:rsidDel="00000000" w:rsidR="00000000" w:rsidRPr="00000000">
              <w:rPr>
                <w:sz w:val="20"/>
                <w:szCs w:val="20"/>
                <w:rtl w:val="0"/>
              </w:rPr>
              <w:t xml:space="preserve"> un manejo y asignación de recursos, revisión de estados financieros y reportes.</w:t>
            </w:r>
          </w:p>
          <w:p w:rsidR="00000000" w:rsidDel="00000000" w:rsidP="00000000" w:rsidRDefault="00000000" w:rsidRPr="00000000" w14:paraId="00000A9C">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9D">
            <w:pPr>
              <w:spacing w:after="0" w:lineRule="auto"/>
              <w:jc w:val="both"/>
              <w:rPr>
                <w:sz w:val="20"/>
                <w:szCs w:val="20"/>
              </w:rPr>
            </w:pPr>
            <w:r w:rsidDel="00000000" w:rsidR="00000000" w:rsidRPr="00000000">
              <w:rPr>
                <w:sz w:val="20"/>
                <w:szCs w:val="20"/>
                <w:rtl w:val="0"/>
              </w:rPr>
              <w:t xml:space="preserve">De forma complementaria en el área de administración se gestionarán los desarrollos e informes técnicos de cada área, en apoyo a las actividades operacionales de cada unidad.</w:t>
            </w:r>
          </w:p>
          <w:p w:rsidR="00000000" w:rsidDel="00000000" w:rsidP="00000000" w:rsidRDefault="00000000" w:rsidRPr="00000000" w14:paraId="00000A9E">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 w:val="left" w:leader="none" w:pos="284"/>
        </w:tabs>
        <w:spacing w:after="0" w:before="0" w:line="240" w:lineRule="auto"/>
        <w:ind w:left="-284" w:right="-14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pf369ttkwpma" w:id="11"/>
      <w:bookmarkEnd w:id="11"/>
      <w:r w:rsidDel="00000000" w:rsidR="00000000" w:rsidRPr="00000000">
        <w:rPr>
          <w:rtl w:val="0"/>
        </w:rPr>
      </w:r>
    </w:p>
    <w:p w:rsidR="00000000" w:rsidDel="00000000" w:rsidP="00000000" w:rsidRDefault="00000000" w:rsidRPr="00000000" w14:paraId="00000AA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 w:val="left" w:leader="none" w:pos="284"/>
        </w:tabs>
        <w:spacing w:after="0" w:before="0" w:line="240" w:lineRule="auto"/>
        <w:ind w:left="-284" w:right="-141" w:firstLine="0"/>
        <w:jc w:val="both"/>
        <w:rPr>
          <w:rFonts w:ascii="Calibri" w:cs="Calibri" w:eastAsia="Calibri" w:hAnsi="Calibri"/>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Consejo Estratégico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la descripción establecida en el sub numeral 8.8 a) de las bases técnicas y antecedentes de la Guía Técnica de la convocatoria, entre otros aspectos que considere necesarios)</w:t>
      </w:r>
      <w:r w:rsidDel="00000000" w:rsidR="00000000" w:rsidRPr="00000000">
        <w:rPr>
          <w:rtl w:val="0"/>
        </w:rPr>
      </w:r>
    </w:p>
    <w:tbl>
      <w:tblPr>
        <w:tblStyle w:val="Table49"/>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403"/>
        <w:gridCol w:w="2693"/>
        <w:gridCol w:w="3827"/>
      </w:tblGrid>
      <w:tr>
        <w:trPr>
          <w:cantSplit w:val="0"/>
          <w:trHeight w:val="354" w:hRule="atLeast"/>
          <w:tblHeader w:val="0"/>
        </w:trPr>
        <w:tc>
          <w:tcPr>
            <w:gridSpan w:val="3"/>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REFIÉRASE A FACULTADES Y VINCULACIONES</w:t>
            </w:r>
            <w:r w:rsidDel="00000000" w:rsidR="00000000" w:rsidRPr="00000000">
              <w:rPr>
                <w:rtl w:val="0"/>
              </w:rPr>
            </w:r>
          </w:p>
        </w:tc>
      </w:tr>
      <w:tr>
        <w:trPr>
          <w:cantSplit w:val="0"/>
          <w:trHeight w:val="377" w:hRule="atLeast"/>
          <w:tblHeader w:val="0"/>
        </w:trPr>
        <w:tc>
          <w:tcPr>
            <w:gridSpan w:val="3"/>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AA5">
            <w:pPr>
              <w:spacing w:after="0" w:lineRule="auto"/>
              <w:rPr>
                <w:sz w:val="20"/>
                <w:szCs w:val="20"/>
                <w:vertAlign w:val="baseline"/>
              </w:rPr>
            </w:pPr>
            <w:r w:rsidDel="00000000" w:rsidR="00000000" w:rsidRPr="00000000">
              <w:rPr>
                <w:rtl w:val="0"/>
              </w:rPr>
            </w:r>
          </w:p>
          <w:p w:rsidR="00000000" w:rsidDel="00000000" w:rsidP="00000000" w:rsidRDefault="00000000" w:rsidRPr="00000000" w14:paraId="00000AA6">
            <w:pPr>
              <w:spacing w:after="0" w:lineRule="auto"/>
              <w:rPr>
                <w:sz w:val="20"/>
                <w:szCs w:val="20"/>
              </w:rPr>
            </w:pPr>
            <w:r w:rsidDel="00000000" w:rsidR="00000000" w:rsidRPr="00000000">
              <w:rPr>
                <w:sz w:val="20"/>
                <w:szCs w:val="20"/>
                <w:rtl w:val="0"/>
              </w:rPr>
              <w:t xml:space="preserve">El Consejo Estratégico es un ente clave dentro del modelo de gobernanza, encargado de validar y orientar la estrategia general del programa, en donde sus acciones se encuentran </w:t>
            </w:r>
            <w:r w:rsidDel="00000000" w:rsidR="00000000" w:rsidRPr="00000000">
              <w:rPr>
                <w:sz w:val="20"/>
                <w:szCs w:val="20"/>
                <w:rtl w:val="0"/>
              </w:rPr>
              <w:t xml:space="preserve">directamente relacionadas con</w:t>
            </w:r>
            <w:r w:rsidDel="00000000" w:rsidR="00000000" w:rsidRPr="00000000">
              <w:rPr>
                <w:sz w:val="20"/>
                <w:szCs w:val="20"/>
                <w:rtl w:val="0"/>
              </w:rPr>
              <w:t xml:space="preserve">: </w:t>
            </w:r>
          </w:p>
          <w:p w:rsidR="00000000" w:rsidDel="00000000" w:rsidP="00000000" w:rsidRDefault="00000000" w:rsidRPr="00000000" w14:paraId="00000AA7">
            <w:pPr>
              <w:spacing w:after="0" w:lineRule="auto"/>
              <w:rPr>
                <w:sz w:val="20"/>
                <w:szCs w:val="20"/>
              </w:rPr>
            </w:pPr>
            <w:r w:rsidDel="00000000" w:rsidR="00000000" w:rsidRPr="00000000">
              <w:rPr>
                <w:rtl w:val="0"/>
              </w:rPr>
            </w:r>
          </w:p>
          <w:p w:rsidR="00000000" w:rsidDel="00000000" w:rsidP="00000000" w:rsidRDefault="00000000" w:rsidRPr="00000000" w14:paraId="00000AA8">
            <w:pPr>
              <w:numPr>
                <w:ilvl w:val="0"/>
                <w:numId w:val="6"/>
              </w:numPr>
              <w:spacing w:after="0" w:lineRule="auto"/>
              <w:ind w:left="720" w:hanging="360"/>
              <w:rPr>
                <w:sz w:val="20"/>
                <w:szCs w:val="20"/>
              </w:rPr>
            </w:pPr>
            <w:r w:rsidDel="00000000" w:rsidR="00000000" w:rsidRPr="00000000">
              <w:rPr>
                <w:sz w:val="20"/>
                <w:szCs w:val="20"/>
                <w:rtl w:val="0"/>
              </w:rPr>
              <w:t xml:space="preserve">Apoyar en el proceso de coordinación estratégica y apoyar en el proceso de toma de decisiones respecto a la generación, modificación y/o focalización de esfuerzos en pro de la viabilidad e impacto del programa. </w:t>
            </w:r>
            <w:r w:rsidDel="00000000" w:rsidR="00000000" w:rsidRPr="00000000">
              <w:rPr>
                <w:rtl w:val="0"/>
              </w:rPr>
            </w:r>
          </w:p>
          <w:p w:rsidR="00000000" w:rsidDel="00000000" w:rsidP="00000000" w:rsidRDefault="00000000" w:rsidRPr="00000000" w14:paraId="00000AA9">
            <w:pPr>
              <w:numPr>
                <w:ilvl w:val="0"/>
                <w:numId w:val="6"/>
              </w:numPr>
              <w:spacing w:after="0" w:lineRule="auto"/>
              <w:ind w:left="720" w:hanging="360"/>
              <w:rPr>
                <w:sz w:val="20"/>
                <w:szCs w:val="20"/>
              </w:rPr>
            </w:pPr>
            <w:r w:rsidDel="00000000" w:rsidR="00000000" w:rsidRPr="00000000">
              <w:rPr>
                <w:sz w:val="20"/>
                <w:szCs w:val="20"/>
                <w:rtl w:val="0"/>
              </w:rPr>
              <w:t xml:space="preserve">Realizar el seguimiento de los avances y resultados, velando por el cumplimiento de los objetivos estratégicos y la correcta ejecución del programa.</w:t>
            </w:r>
            <w:r w:rsidDel="00000000" w:rsidR="00000000" w:rsidRPr="00000000">
              <w:rPr>
                <w:rtl w:val="0"/>
              </w:rPr>
            </w:r>
          </w:p>
          <w:p w:rsidR="00000000" w:rsidDel="00000000" w:rsidP="00000000" w:rsidRDefault="00000000" w:rsidRPr="00000000" w14:paraId="00000AAA">
            <w:pPr>
              <w:numPr>
                <w:ilvl w:val="0"/>
                <w:numId w:val="6"/>
              </w:numPr>
              <w:spacing w:after="0" w:lineRule="auto"/>
              <w:ind w:left="720" w:hanging="360"/>
              <w:rPr>
                <w:sz w:val="20"/>
                <w:szCs w:val="20"/>
              </w:rPr>
            </w:pPr>
            <w:r w:rsidDel="00000000" w:rsidR="00000000" w:rsidRPr="00000000">
              <w:rPr>
                <w:sz w:val="20"/>
                <w:szCs w:val="20"/>
                <w:rtl w:val="0"/>
              </w:rPr>
              <w:t xml:space="preserve">Evaluar las directrices de vinculación externa con otros programas sectoriales y con el entorno público-privado. </w:t>
            </w:r>
            <w:r w:rsidDel="00000000" w:rsidR="00000000" w:rsidRPr="00000000">
              <w:rPr>
                <w:rtl w:val="0"/>
              </w:rPr>
            </w:r>
          </w:p>
          <w:p w:rsidR="00000000" w:rsidDel="00000000" w:rsidP="00000000" w:rsidRDefault="00000000" w:rsidRPr="00000000" w14:paraId="00000AAB">
            <w:pPr>
              <w:numPr>
                <w:ilvl w:val="0"/>
                <w:numId w:val="6"/>
              </w:numPr>
              <w:spacing w:after="0" w:lineRule="auto"/>
              <w:ind w:left="720" w:hanging="360"/>
              <w:rPr>
                <w:sz w:val="20"/>
                <w:szCs w:val="20"/>
              </w:rPr>
            </w:pPr>
            <w:r w:rsidDel="00000000" w:rsidR="00000000" w:rsidRPr="00000000">
              <w:rPr>
                <w:sz w:val="20"/>
                <w:szCs w:val="20"/>
                <w:rtl w:val="0"/>
              </w:rPr>
              <w:t xml:space="preserve">Evaluar los indicadores de medición de rendimiento e impacto del programa, así como los indicadores para la generación de ingresos para la sostenibilidad del programa. </w:t>
            </w:r>
            <w:r w:rsidDel="00000000" w:rsidR="00000000" w:rsidRPr="00000000">
              <w:rPr>
                <w:rtl w:val="0"/>
              </w:rPr>
            </w:r>
          </w:p>
          <w:p w:rsidR="00000000" w:rsidDel="00000000" w:rsidP="00000000" w:rsidRDefault="00000000" w:rsidRPr="00000000" w14:paraId="00000AAC">
            <w:pPr>
              <w:numPr>
                <w:ilvl w:val="0"/>
                <w:numId w:val="6"/>
              </w:numPr>
              <w:spacing w:after="0" w:lineRule="auto"/>
              <w:ind w:left="720" w:hanging="360"/>
              <w:rPr>
                <w:sz w:val="20"/>
                <w:szCs w:val="20"/>
              </w:rPr>
            </w:pPr>
            <w:r>
              <w:rPr>
                <w:sz w:val="20"/>
                <w:szCs w:val="20"/>
                <w:rtl w:val="0"/>
              </w:rPr>
              <w:t xml:space="preserve">Proponer mejoras y/o modificaciones al modelo de coejecución del programa</w:t>
            </w:r>
            <w:ins w:id="9163" w:author="Nicolás Rietta" w:date="2026-09-28T16:00:00Z">
              <w:r>
                <w:rPr>
                  <w:sz w:val="20"/>
                  <w:szCs w:val="20"/>
                  <w:rtl w:val="0"/>
                </w:rPr>
                <w:t xml:space="preserve">.</w:t>
              </w:r>
            </w:ins>
            <w:r w:rsidDel="00000000" w:rsidR="00000000" w:rsidRPr="00000000">
              <w:rPr>
                <w:rtl w:val="0"/>
              </w:rPr>
            </w:r>
          </w:p>
          <w:p w:rsidR="00000000" w:rsidDel="00000000" w:rsidP="00000000" w:rsidRDefault="00000000" w:rsidRPr="00000000" w14:paraId="00000AAD">
            <w:pPr>
              <w:numPr>
                <w:ilvl w:val="0"/>
                <w:numId w:val="6"/>
              </w:numPr>
              <w:spacing w:after="0" w:lineRule="auto"/>
              <w:ind w:left="720" w:hanging="360"/>
              <w:rPr>
                <w:sz w:val="20"/>
                <w:szCs w:val="20"/>
              </w:rPr>
            </w:pPr>
            <w:r w:rsidDel="00000000" w:rsidR="00000000" w:rsidRPr="00000000">
              <w:rPr>
                <w:sz w:val="20"/>
                <w:szCs w:val="20"/>
                <w:rtl w:val="0"/>
              </w:rPr>
              <w:t xml:space="preserve">Generar el desarrollo de un plan estratégico de crecimiento de la solución y comercialización. </w:t>
            </w:r>
            <w:r w:rsidDel="00000000" w:rsidR="00000000" w:rsidRPr="00000000">
              <w:rPr>
                <w:rtl w:val="0"/>
              </w:rPr>
            </w:r>
          </w:p>
          <w:p w:rsidR="00000000" w:rsidDel="00000000" w:rsidP="00000000" w:rsidRDefault="00000000" w:rsidRPr="00000000" w14:paraId="00000AAE">
            <w:pPr>
              <w:numPr>
                <w:ilvl w:val="0"/>
                <w:numId w:val="6"/>
              </w:numPr>
              <w:spacing w:after="0" w:lineRule="auto"/>
              <w:ind w:left="720" w:hanging="360"/>
              <w:rPr>
                <w:sz w:val="20"/>
                <w:szCs w:val="20"/>
              </w:rPr>
            </w:pPr>
            <w:r w:rsidDel="00000000" w:rsidR="00000000" w:rsidRPr="00000000">
              <w:rPr>
                <w:sz w:val="20"/>
                <w:szCs w:val="20"/>
                <w:rtl w:val="0"/>
              </w:rPr>
              <w:t xml:space="preserve">Dar seguimiento y control a los protocolos estratégicos establecidos en el ámbito de comunicaciones y protección de la propiedad intelectual. </w:t>
            </w:r>
            <w:r w:rsidDel="00000000" w:rsidR="00000000" w:rsidRPr="00000000">
              <w:rPr>
                <w:rtl w:val="0"/>
              </w:rPr>
            </w:r>
          </w:p>
          <w:p w:rsidR="00000000" w:rsidDel="00000000" w:rsidP="00000000" w:rsidRDefault="00000000" w:rsidRPr="00000000" w14:paraId="00000AAF">
            <w:pPr>
              <w:numPr>
                <w:ilvl w:val="0"/>
                <w:numId w:val="6"/>
              </w:numPr>
              <w:spacing w:after="0" w:lineRule="auto"/>
              <w:ind w:left="720" w:hanging="360"/>
              <w:rPr>
                <w:sz w:val="20"/>
                <w:szCs w:val="20"/>
              </w:rPr>
            </w:pPr>
            <w:r w:rsidDel="00000000" w:rsidR="00000000" w:rsidRPr="00000000">
              <w:rPr>
                <w:sz w:val="20"/>
                <w:szCs w:val="20"/>
                <w:rtl w:val="0"/>
              </w:rPr>
              <w:t xml:space="preserve">Desarrollar y ejecutar acciones asociadas a la vinculación con </w:t>
            </w:r>
            <w:r>
              <w:rPr>
                <w:sz w:val="20"/>
                <w:szCs w:val="20"/>
                <w:rtl w:val="0"/>
              </w:rPr>
              <w:t xml:space="preserve">entidades público</w:t>
            </w:r>
            <w:del w:id="9164" w:author="Nicolás Rietta" w:date="2026-09-28T16:00:00Z">
              <w:r>
                <w:rPr>
                  <w:sz w:val="20"/>
                  <w:szCs w:val="20"/>
                  <w:rtl w:val="0"/>
                </w:rPr>
                <w:delText xml:space="preserve"> </w:delText>
              </w:r>
            </w:del>
            <w:ins w:id="9165" w:author="Nicolás Rietta" w:date="2026-09-28T16:00:00Z">
              <w:r>
                <w:rPr>
                  <w:sz w:val="20"/>
                  <w:szCs w:val="20"/>
                  <w:rtl w:val="0"/>
                </w:rPr>
                <w:t xml:space="preserve">-</w:t>
              </w:r>
            </w:ins>
            <w:r>
              <w:rPr>
                <w:sz w:val="20"/>
                <w:szCs w:val="20"/>
                <w:rtl w:val="0"/>
              </w:rPr>
              <w:t xml:space="preserve">privadas</w:t>
            </w:r>
            <w:r w:rsidDel="00000000" w:rsidR="00000000" w:rsidRPr="00000000">
              <w:rPr>
                <w:sz w:val="20"/>
                <w:szCs w:val="20"/>
                <w:rtl w:val="0"/>
              </w:rPr>
              <w:t xml:space="preserve"> que puedan contribuir en la articulación y mejoramiento del desarrollo del programa. </w:t>
            </w:r>
            <w:r w:rsidDel="00000000" w:rsidR="00000000" w:rsidRPr="00000000">
              <w:rPr>
                <w:rtl w:val="0"/>
              </w:rPr>
            </w:r>
          </w:p>
          <w:p w:rsidR="00000000" w:rsidDel="00000000" w:rsidP="00000000" w:rsidRDefault="00000000" w:rsidRPr="00000000" w14:paraId="00000AB0">
            <w:pPr>
              <w:numPr>
                <w:ilvl w:val="0"/>
                <w:numId w:val="6"/>
              </w:numPr>
              <w:spacing w:after="0" w:lineRule="auto"/>
              <w:ind w:left="720" w:hanging="360"/>
              <w:rPr>
                <w:sz w:val="20"/>
                <w:szCs w:val="20"/>
              </w:rPr>
            </w:pPr>
            <w:r>
              <w:rPr>
                <w:sz w:val="20"/>
                <w:szCs w:val="20"/>
                <w:rtl w:val="0"/>
              </w:rPr>
              <w:t xml:space="preserve">Controlar la ejecución económico-financiera y técnica del programa</w:t>
            </w:r>
            <w:ins w:id="9166" w:author="Nicolás Rietta" w:date="2026-09-28T16:00:00Z">
              <w:r>
                <w:rPr>
                  <w:sz w:val="20"/>
                  <w:szCs w:val="20"/>
                  <w:rtl w:val="0"/>
                </w:rPr>
                <w:t xml:space="preserve">.</w:t>
              </w:r>
            </w:ins>
            <w:r w:rsidDel="00000000" w:rsidR="00000000" w:rsidRPr="00000000">
              <w:rPr>
                <w:rtl w:val="0"/>
              </w:rPr>
            </w:r>
          </w:p>
          <w:p w:rsidR="00000000" w:rsidDel="00000000" w:rsidP="00000000" w:rsidRDefault="00000000" w:rsidRPr="00000000" w14:paraId="00000AB1">
            <w:pPr>
              <w:numPr>
                <w:ilvl w:val="0"/>
                <w:numId w:val="6"/>
              </w:numPr>
              <w:spacing w:after="0" w:lineRule="auto"/>
              <w:ind w:left="720" w:hanging="360"/>
              <w:rPr>
                <w:sz w:val="20"/>
                <w:szCs w:val="20"/>
              </w:rPr>
            </w:pPr>
            <w:r w:rsidDel="00000000" w:rsidR="00000000" w:rsidRPr="00000000">
              <w:rPr>
                <w:sz w:val="20"/>
                <w:szCs w:val="20"/>
                <w:rtl w:val="0"/>
              </w:rPr>
              <w:t xml:space="preserve">Dar seguimiento al cumplimiento de la correcta ejecución del programa, conforme al convenio de subsidio y convenios de coejecución.</w:t>
            </w:r>
            <w:r w:rsidDel="00000000" w:rsidR="00000000" w:rsidRPr="00000000">
              <w:rPr>
                <w:rtl w:val="0"/>
              </w:rPr>
            </w:r>
          </w:p>
          <w:p w:rsidR="00000000" w:rsidDel="00000000" w:rsidP="00000000" w:rsidRDefault="00000000" w:rsidRPr="00000000" w14:paraId="00000AB2">
            <w:pPr>
              <w:numPr>
                <w:ilvl w:val="0"/>
                <w:numId w:val="6"/>
              </w:numPr>
              <w:spacing w:after="0" w:lineRule="auto"/>
              <w:ind w:left="720" w:hanging="360"/>
              <w:rPr>
                <w:sz w:val="20"/>
                <w:szCs w:val="20"/>
              </w:rPr>
            </w:pPr>
            <w:r w:rsidDel="00000000" w:rsidR="00000000" w:rsidRPr="00000000">
              <w:rPr>
                <w:sz w:val="20"/>
                <w:szCs w:val="20"/>
                <w:rtl w:val="0"/>
              </w:rPr>
              <w:t xml:space="preserve">Generar condiciones para el desarrollo de una estrategia comercial sustentable. </w:t>
            </w:r>
            <w:r w:rsidDel="00000000" w:rsidR="00000000" w:rsidRPr="00000000">
              <w:rPr>
                <w:rtl w:val="0"/>
              </w:rPr>
            </w:r>
          </w:p>
          <w:p w:rsidR="00000000" w:rsidDel="00000000" w:rsidP="00000000" w:rsidRDefault="00000000" w:rsidRPr="00000000" w14:paraId="00000AB3">
            <w:pPr>
              <w:numPr>
                <w:ilvl w:val="0"/>
                <w:numId w:val="6"/>
              </w:numPr>
              <w:spacing w:after="0" w:lineRule="auto"/>
              <w:ind w:left="720" w:hanging="360"/>
              <w:rPr>
                <w:sz w:val="20"/>
                <w:szCs w:val="20"/>
              </w:rPr>
            </w:pPr>
            <w:r w:rsidDel="00000000" w:rsidR="00000000" w:rsidRPr="00000000">
              <w:rPr>
                <w:sz w:val="20"/>
                <w:szCs w:val="20"/>
                <w:rtl w:val="0"/>
              </w:rPr>
              <w:t xml:space="preserve">Realizar acciones de seguimiento y control sobre las certificaciones de los productos, así como protocolos de seguridad implementados en el ámbito productivo. </w:t>
            </w:r>
            <w:r w:rsidDel="00000000" w:rsidR="00000000" w:rsidRPr="00000000">
              <w:rPr>
                <w:rtl w:val="0"/>
              </w:rPr>
            </w:r>
          </w:p>
          <w:p w:rsidR="00000000" w:rsidDel="00000000" w:rsidP="00000000" w:rsidRDefault="00000000" w:rsidRPr="00000000" w14:paraId="00000AB4">
            <w:pPr>
              <w:numPr>
                <w:ilvl w:val="0"/>
                <w:numId w:val="6"/>
              </w:numPr>
              <w:spacing w:after="0" w:lineRule="auto"/>
              <w:ind w:left="720" w:hanging="360"/>
              <w:rPr>
                <w:sz w:val="20"/>
                <w:szCs w:val="20"/>
              </w:rPr>
            </w:pPr>
            <w:r>
              <w:rPr>
                <w:sz w:val="20"/>
                <w:szCs w:val="20"/>
                <w:rtl w:val="0"/>
              </w:rPr>
              <w:t xml:space="preserve">Aprobar planes operativos y documentación de carácter estratégico</w:t>
            </w:r>
            <w:ins w:id="9167" w:author="Nicolás Rietta" w:date="2026-09-28T16:00:00Z">
              <w:r>
                <w:rPr>
                  <w:sz w:val="20"/>
                  <w:szCs w:val="20"/>
                  <w:rtl w:val="0"/>
                </w:rPr>
                <w:t xml:space="preserve">.</w:t>
              </w:r>
            </w:ins>
            <w:r w:rsidDel="00000000" w:rsidR="00000000" w:rsidRPr="00000000">
              <w:rPr>
                <w:rtl w:val="0"/>
              </w:rPr>
            </w:r>
          </w:p>
          <w:p w:rsidR="00000000" w:rsidDel="00000000" w:rsidP="00000000" w:rsidRDefault="00000000" w:rsidRPr="00000000" w14:paraId="00000AB5">
            <w:pPr>
              <w:numPr>
                <w:ilvl w:val="0"/>
                <w:numId w:val="6"/>
              </w:numPr>
              <w:spacing w:after="0" w:lineRule="auto"/>
              <w:ind w:left="720" w:hanging="360"/>
              <w:rPr>
                <w:sz w:val="20"/>
                <w:szCs w:val="20"/>
              </w:rPr>
            </w:pPr>
            <w:r w:rsidDel="00000000" w:rsidR="00000000" w:rsidRPr="00000000">
              <w:rPr>
                <w:sz w:val="20"/>
                <w:szCs w:val="20"/>
                <w:rtl w:val="0"/>
              </w:rPr>
              <w:t xml:space="preserve">Dar seguimiento a las obligaciones asumidas por las partes en la ejecución del programa. </w:t>
            </w:r>
            <w:r w:rsidDel="00000000" w:rsidR="00000000" w:rsidRPr="00000000">
              <w:rPr>
                <w:rtl w:val="0"/>
              </w:rPr>
            </w:r>
          </w:p>
          <w:p w:rsidR="00000000" w:rsidDel="00000000" w:rsidP="00000000" w:rsidRDefault="00000000" w:rsidRPr="00000000" w14:paraId="00000AB6">
            <w:pPr>
              <w:spacing w:after="0" w:lineRule="auto"/>
              <w:rPr>
                <w:sz w:val="20"/>
                <w:szCs w:val="20"/>
              </w:rPr>
            </w:pPr>
            <w:r w:rsidDel="00000000" w:rsidR="00000000" w:rsidRPr="00000000">
              <w:rPr>
                <w:rtl w:val="0"/>
              </w:rPr>
            </w:r>
          </w:p>
          <w:p w:rsidR="00000000" w:rsidDel="00000000" w:rsidP="00000000" w:rsidRDefault="00000000" w:rsidRPr="00000000" w14:paraId="00000AB7">
            <w:pPr>
              <w:spacing w:after="0" w:lineRule="auto"/>
              <w:rPr>
                <w:sz w:val="20"/>
                <w:szCs w:val="20"/>
              </w:rPr>
            </w:pPr>
            <w:r>
              <w:rPr>
                <w:sz w:val="20"/>
                <w:szCs w:val="20"/>
                <w:rtl w:val="0"/>
              </w:rPr>
              <w:t xml:space="preserve">El </w:t>
            </w:r>
            <w:del w:id="9168" w:author="Nicolás Rietta" w:date="2026-09-28T16:00:00Z">
              <w:r>
                <w:rPr>
                  <w:sz w:val="20"/>
                  <w:szCs w:val="20"/>
                  <w:rtl w:val="0"/>
                </w:rPr>
                <w:delText xml:space="preserve">consejo</w:delText>
              </w:r>
            </w:del>
            <w:ins w:id="9169" w:author="Nicolás Rietta" w:date="2026-09-28T16:00:00Z">
              <w:r>
                <w:rPr>
                  <w:sz w:val="20"/>
                  <w:szCs w:val="20"/>
                  <w:rtl w:val="0"/>
                </w:rPr>
                <w:t xml:space="preserve">Consejo</w:t>
              </w:r>
            </w:ins>
            <w:r>
              <w:rPr>
                <w:sz w:val="20"/>
                <w:szCs w:val="20"/>
                <w:rtl w:val="0"/>
              </w:rPr>
              <w:t xml:space="preserve"> </w:t>
            </w:r>
            <w:del w:id="9170" w:author="Nicolás Rietta" w:date="2026-09-28T16:00:00Z">
              <w:r>
                <w:rPr>
                  <w:sz w:val="20"/>
                  <w:szCs w:val="20"/>
                  <w:rtl w:val="0"/>
                </w:rPr>
                <w:delText xml:space="preserve">estratégico</w:delText>
              </w:r>
            </w:del>
            <w:ins w:id="9171" w:author="Nicolás Rietta" w:date="2026-09-28T16:00:00Z">
              <w:r>
                <w:rPr>
                  <w:sz w:val="20"/>
                  <w:szCs w:val="20"/>
                  <w:rtl w:val="0"/>
                </w:rPr>
                <w:t xml:space="preserve">Estratégico</w:t>
              </w:r>
            </w:ins>
            <w:r>
              <w:rPr>
                <w:sz w:val="20"/>
                <w:szCs w:val="20"/>
                <w:rtl w:val="0"/>
              </w:rPr>
              <w:t xml:space="preserve"> se vincula directamente</w:t>
            </w:r>
            <w:r w:rsidDel="00000000" w:rsidR="00000000" w:rsidRPr="00000000">
              <w:rPr>
                <w:sz w:val="20"/>
                <w:szCs w:val="20"/>
                <w:rtl w:val="0"/>
              </w:rPr>
              <w:t xml:space="preserve"> con el director del programa y los representantes de los coejecutores, para asegurar que los acuerdos alcanzados sean implementados de manera adecuada durante la ejecución del programa. </w:t>
            </w:r>
          </w:p>
          <w:p w:rsidR="00000000" w:rsidDel="00000000" w:rsidP="00000000" w:rsidRDefault="00000000" w:rsidRPr="00000000" w14:paraId="00000AB8">
            <w:pPr>
              <w:spacing w:after="0" w:lineRule="auto"/>
              <w:rPr>
                <w:sz w:val="20"/>
                <w:szCs w:val="20"/>
                <w:vertAlign w:val="baseline"/>
              </w:rPr>
            </w:pPr>
            <w:r w:rsidDel="00000000" w:rsidR="00000000" w:rsidRPr="00000000">
              <w:rPr>
                <w:rtl w:val="0"/>
              </w:rPr>
            </w:r>
          </w:p>
          <w:p w:rsidR="00000000" w:rsidDel="00000000" w:rsidP="00000000" w:rsidRDefault="00000000" w:rsidRPr="00000000" w14:paraId="00000AB9">
            <w:pPr>
              <w:spacing w:after="0" w:lineRule="auto"/>
              <w:rPr>
                <w:sz w:val="20"/>
                <w:szCs w:val="20"/>
                <w:vertAlign w:val="baseline"/>
              </w:rPr>
            </w:pPr>
            <w:r w:rsidDel="00000000" w:rsidR="00000000" w:rsidRPr="00000000">
              <w:rPr>
                <w:rtl w:val="0"/>
              </w:rPr>
            </w:r>
          </w:p>
        </w:tc>
      </w:tr>
      <w:tr>
        <w:trPr>
          <w:cantSplit w:val="0"/>
          <w:trHeight w:val="377"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BC">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INTEGRANTES</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BD">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BE">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CAPACIDADES TÉCNICAS Y DE GESTIÓN</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F">
            <w:pPr>
              <w:spacing w:after="0" w:lineRule="auto"/>
              <w:rPr>
                <w:sz w:val="20"/>
                <w:szCs w:val="20"/>
                <w:vertAlign w:val="baseline"/>
              </w:rPr>
            </w:pPr>
            <w:r w:rsidDel="00000000" w:rsidR="00000000" w:rsidRPr="00000000">
              <w:rPr>
                <w:sz w:val="20"/>
                <w:szCs w:val="20"/>
                <w:vertAlign w:val="baseline"/>
                <w:rtl w:val="0"/>
              </w:rPr>
              <w:t xml:space="preserve">DIRECTOR/A DEL PROGRAMA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0">
            <w:pPr>
              <w:spacing w:after="0" w:lineRule="auto"/>
              <w:rPr>
                <w:sz w:val="20"/>
                <w:szCs w:val="20"/>
                <w:vertAlign w:val="baseline"/>
              </w:rPr>
            </w:pPr>
            <w:r w:rsidDel="00000000" w:rsidR="00000000" w:rsidRPr="00000000">
              <w:rPr>
                <w:sz w:val="20"/>
                <w:szCs w:val="20"/>
                <w:rtl w:val="0"/>
              </w:rPr>
              <w:t xml:space="preserve">Jorge Prieto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C1">
            <w:pPr>
              <w:spacing w:after="0" w:lineRule="auto"/>
              <w:rPr>
                <w:sz w:val="20"/>
                <w:szCs w:val="20"/>
                <w:vertAlign w:val="baseline"/>
              </w:rPr>
            </w:pP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 COEJECUTORES (AL MENOS 1) </w:t>
            </w:r>
          </w:p>
          <w:p w:rsidR="00000000" w:rsidDel="00000000" w:rsidP="00000000" w:rsidRDefault="00000000" w:rsidRPr="00000000" w14:paraId="00000A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4">
            <w:pPr>
              <w:spacing w:after="0" w:lineRule="auto"/>
              <w:rPr>
                <w:sz w:val="20"/>
                <w:szCs w:val="20"/>
                <w:vertAlign w:val="baseline"/>
              </w:rPr>
            </w:pPr>
            <w:r w:rsidDel="00000000" w:rsidR="00000000" w:rsidRPr="00000000">
              <w:rPr>
                <w:sz w:val="20"/>
                <w:szCs w:val="20"/>
                <w:rtl w:val="0"/>
              </w:rPr>
              <w:t xml:space="preserve">Robinson Fuentes Valenzuela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C5">
            <w:pPr>
              <w:spacing w:after="0" w:lineRule="auto"/>
              <w:rPr>
                <w:sz w:val="20"/>
                <w:szCs w:val="20"/>
                <w:vertAlign w:val="baseline"/>
              </w:rPr>
            </w:pPr>
            <w:r w:rsidDel="00000000" w:rsidR="00000000" w:rsidRPr="00000000">
              <w:rPr>
                <w:sz w:val="20"/>
                <w:szCs w:val="20"/>
                <w:rtl w:val="0"/>
              </w:rPr>
              <w:t xml:space="preserve">Robinson es uno de los tres fundadores de Calidad Cloud. Es ingeniero civil, posee experiencia en ejecución de obra de construcción, pero también ha sido por más de 10 años el CEO de Calidad Cloud. Ha sido responsable de la expansión internacional de esta compañía y ha generado la relación de su representada con grandes empresas de software mundial como </w:t>
            </w:r>
            <w:r>
              <w:rPr>
                <w:sz w:val="20"/>
                <w:szCs w:val="20"/>
                <w:rtl w:val="0"/>
              </w:rPr>
              <w:t xml:space="preserve">Procore (</w:t>
            </w:r>
            <w:del w:id="9172" w:author="Nicolás Rietta" w:date="2026-09-28T16:00:00Z">
              <w:r>
                <w:rPr>
                  <w:sz w:val="20"/>
                  <w:szCs w:val="20"/>
                  <w:rtl w:val="0"/>
                </w:rPr>
                <w:delText xml:space="preserve">EEUU</w:delText>
              </w:r>
            </w:del>
            <w:ins w:id="9173" w:author="Nicolás Rietta" w:date="2026-09-28T16:00:00Z">
              <w:r>
                <w:rPr>
                  <w:sz w:val="20"/>
                  <w:szCs w:val="20"/>
                  <w:rtl w:val="0"/>
                </w:rPr>
                <w:t xml:space="preserve">EE. UU.</w:t>
              </w:r>
            </w:ins>
            <w:r>
              <w:rPr>
                <w:sz w:val="20"/>
                <w:szCs w:val="20"/>
                <w:rtl w:val="0"/>
              </w:rPr>
              <w:t xml:space="preserve">) y </w:t>
            </w:r>
            <w:del w:id="9174" w:author="Nicolás Rietta" w:date="2026-09-28T16:00:00Z">
              <w:r>
                <w:rPr>
                  <w:sz w:val="20"/>
                  <w:szCs w:val="20"/>
                  <w:rtl w:val="0"/>
                </w:rPr>
                <w:delText xml:space="preserve">Alto QI</w:delText>
              </w:r>
            </w:del>
            <w:ins w:id="9175" w:author="Nicolás Rietta" w:date="2026-09-28T16:00:00Z">
              <w:r>
                <w:rPr>
                  <w:sz w:val="20"/>
                  <w:szCs w:val="20"/>
                  <w:rtl w:val="0"/>
                </w:rPr>
                <w:t xml:space="preserve">AltoQi</w:t>
              </w:r>
            </w:ins>
            <w:r>
              <w:rPr>
                <w:sz w:val="20"/>
                <w:szCs w:val="20"/>
                <w:rtl w:val="0"/>
              </w:rPr>
              <w:t xml:space="preserve"> (Brasil)</w:t>
            </w:r>
            <w:r w:rsidDel="00000000" w:rsidR="00000000" w:rsidRPr="00000000">
              <w:rPr>
                <w:sz w:val="20"/>
                <w:szCs w:val="20"/>
                <w:rtl w:val="0"/>
              </w:rPr>
              <w:t xml:space="preserve">. Fue el gestor que logró que CEMEX (México) premiara a Calidad Cloud identificándola como una de las </w:t>
            </w:r>
            <w:r>
              <w:rPr>
                <w:sz w:val="20"/>
                <w:szCs w:val="20"/>
                <w:rtl w:val="0"/>
              </w:rPr>
              <w:t xml:space="preserve">empresas de</w:t>
            </w:r>
            <w:del w:id="9176" w:author="Nicolás Rietta" w:date="2026-09-28T16:00:00Z">
              <w:r>
                <w:rPr>
                  <w:sz w:val="20"/>
                  <w:szCs w:val="20"/>
                  <w:rtl w:val="0"/>
                </w:rPr>
                <w:delText xml:space="preserve">  </w:delText>
              </w:r>
            </w:del>
            <w:ins w:id="9177" w:author="Nicolás Rietta" w:date="2026-09-28T16:00:00Z">
              <w:r>
                <w:rPr>
                  <w:sz w:val="20"/>
                  <w:szCs w:val="20"/>
                  <w:rtl w:val="0"/>
                </w:rPr>
                <w:t xml:space="preserve"> </w:t>
              </w:r>
            </w:ins>
            <w:r>
              <w:rPr>
                <w:sz w:val="20"/>
                <w:szCs w:val="20"/>
                <w:rtl w:val="0"/>
              </w:rPr>
              <w:t xml:space="preserve">revelación mundial</w:t>
            </w:r>
            <w:r w:rsidDel="00000000" w:rsidR="00000000" w:rsidRPr="00000000">
              <w:rPr>
                <w:sz w:val="20"/>
                <w:szCs w:val="20"/>
                <w:rtl w:val="0"/>
              </w:rPr>
              <w:t xml:space="preserve">.</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 ASOCIADOS (AL MENOS 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7">
            <w:pPr>
              <w:spacing w:after="0" w:lineRule="auto"/>
              <w:rPr>
                <w:sz w:val="20"/>
                <w:szCs w:val="20"/>
                <w:vertAlign w:val="baseline"/>
              </w:rPr>
            </w:pPr>
            <w:r w:rsidDel="00000000" w:rsidR="00000000" w:rsidRPr="00000000">
              <w:rPr>
                <w:sz w:val="20"/>
                <w:szCs w:val="20"/>
                <w:rtl w:val="0"/>
              </w:rPr>
              <w:t xml:space="preserve">Esteban Serey Gaggero, GRUPO CREAR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C8">
            <w:pPr>
              <w:spacing w:after="0" w:lineRule="auto"/>
              <w:rPr>
                <w:sz w:val="20"/>
                <w:szCs w:val="20"/>
                <w:vertAlign w:val="baseline"/>
              </w:rPr>
            </w:pPr>
            <w:r w:rsidDel="00000000" w:rsidR="00000000" w:rsidRPr="00000000">
              <w:rPr>
                <w:sz w:val="20"/>
                <w:szCs w:val="20"/>
                <w:rtl w:val="0"/>
              </w:rPr>
              <w:t xml:space="preserve">Esteban Serey Gaggero aporta una trayectoria destacada en la estructuración, gestión y ejecución integral de proyectos inmobiliarios, con énfasis estratégico en programas habitacionales con subsidio público (MINVU / SERVIU) y desarrollo urbano inclusivo. Su experiencia a la cabeza de Grupo CREAR (Entidad Patrocinante acreditada) lo consolida como un referente técnico y operacional en la cadena de valor inmobiliaria.</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DESIGNADO POR CORFO (AL MENOS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A">
            <w:pPr>
              <w:spacing w:after="0" w:lineRule="auto"/>
              <w:rPr>
                <w:sz w:val="20"/>
                <w:szCs w:val="20"/>
                <w:vertAlign w:val="baseline"/>
              </w:rPr>
            </w:pPr>
            <w:r w:rsidDel="00000000" w:rsidR="00000000" w:rsidRPr="00000000">
              <w:rPr>
                <w:sz w:val="20"/>
                <w:szCs w:val="20"/>
                <w:vertAlign w:val="baseline"/>
                <w:rtl w:val="0"/>
              </w:rPr>
              <w:t xml:space="preserve">A definir por Corfo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B">
            <w:pPr>
              <w:spacing w:after="0" w:lineRule="auto"/>
              <w:rPr>
                <w:sz w:val="20"/>
                <w:szCs w:val="20"/>
                <w:vertAlign w:val="baseline"/>
              </w:rPr>
            </w:pPr>
            <w:r w:rsidDel="00000000" w:rsidR="00000000" w:rsidRPr="00000000">
              <w:rPr>
                <w:sz w:val="20"/>
                <w:szCs w:val="20"/>
                <w:vertAlign w:val="baseline"/>
                <w:rtl w:val="0"/>
              </w:rPr>
              <w:t xml:space="preserve">A definir por Corfo</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Representante de la Subsecretaría de Economía y Empresas de Menor Tamaño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D">
            <w:pPr>
              <w:spacing w:after="0" w:lineRule="auto"/>
              <w:rPr>
                <w:sz w:val="20"/>
                <w:szCs w:val="20"/>
                <w:vertAlign w:val="baseline"/>
              </w:rPr>
            </w:pPr>
            <w:r w:rsidDel="00000000" w:rsidR="00000000" w:rsidRPr="00000000">
              <w:rPr>
                <w:sz w:val="20"/>
                <w:szCs w:val="20"/>
                <w:rtl w:val="0"/>
              </w:rPr>
              <w:t xml:space="preserve">A definir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CE">
            <w:pPr>
              <w:spacing w:after="0" w:lineRule="auto"/>
              <w:rPr>
                <w:sz w:val="20"/>
                <w:szCs w:val="20"/>
                <w:vertAlign w:val="baseline"/>
              </w:rPr>
            </w:pPr>
            <w:r w:rsidDel="00000000" w:rsidR="00000000" w:rsidRPr="00000000">
              <w:rPr>
                <w:sz w:val="20"/>
                <w:szCs w:val="20"/>
                <w:rtl w:val="0"/>
              </w:rPr>
              <w:t xml:space="preserve">A definir</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Representante de un Fondo de Inversión o Especialista del Sector (Incorporación transitoria </w:t>
            </w:r>
            <w:r>
              <w:rPr>
                <w:sz w:val="20"/>
                <w:szCs w:val="20"/>
                <w:rtl w:val="0"/>
              </w:rPr>
              <w:t xml:space="preserve">al cumplir el 50% de ejecución / Mes 30</w:t>
            </w:r>
            <w:ins w:id="9178" w:author="Nicolás Rietta" w:date="2026-09-28T16:00:00Z">
              <w:r>
                <w:rPr>
                  <w:sz w:val="20"/>
                  <w:szCs w:val="20"/>
                  <w:rtl w:val="0"/>
                </w:rPr>
                <w:t xml:space="preserve">)</w:t>
              </w:r>
            </w:ins>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0">
            <w:pPr>
              <w:spacing w:after="0" w:lineRule="auto"/>
              <w:rPr>
                <w:sz w:val="20"/>
                <w:szCs w:val="20"/>
                <w:vertAlign w:val="baseline"/>
              </w:rPr>
            </w:pPr>
            <w:r w:rsidDel="00000000" w:rsidR="00000000" w:rsidRPr="00000000">
              <w:rPr>
                <w:sz w:val="20"/>
                <w:szCs w:val="20"/>
                <w:rtl w:val="0"/>
              </w:rPr>
              <w:t xml:space="preserve">A definir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D1">
            <w:pPr>
              <w:spacing w:after="0" w:lineRule="auto"/>
              <w:rPr>
                <w:sz w:val="20"/>
                <w:szCs w:val="20"/>
                <w:vertAlign w:val="baseline"/>
              </w:rPr>
            </w:pPr>
            <w:r w:rsidDel="00000000" w:rsidR="00000000" w:rsidRPr="00000000">
              <w:rPr>
                <w:sz w:val="20"/>
                <w:szCs w:val="20"/>
                <w:rtl w:val="0"/>
              </w:rPr>
              <w:t xml:space="preserve">A definir</w:t>
            </w:r>
            <w:r w:rsidDel="00000000" w:rsidR="00000000" w:rsidRPr="00000000">
              <w:rPr>
                <w:rtl w:val="0"/>
              </w:rPr>
            </w:r>
          </w:p>
        </w:tc>
      </w:tr>
    </w:tbl>
    <w:p w:rsidR="00000000" w:rsidDel="00000000" w:rsidP="00000000" w:rsidRDefault="00000000" w:rsidRPr="00000000" w14:paraId="00000AD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6vlm2ankh4oa" w:id="12"/>
      <w:bookmarkEnd w:id="12"/>
      <w:r w:rsidDel="00000000" w:rsidR="00000000" w:rsidRPr="00000000">
        <w:rPr>
          <w:rtl w:val="0"/>
        </w:rPr>
      </w:r>
    </w:p>
    <w:p w:rsidR="00000000" w:rsidDel="00000000" w:rsidP="00000000" w:rsidRDefault="00000000" w:rsidRPr="00000000" w14:paraId="00000AD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141" w:firstLine="0"/>
        <w:jc w:val="both"/>
        <w:rPr>
          <w:rFonts w:ascii="Calibri" w:cs="Calibri" w:eastAsia="Calibri" w:hAnsi="Calibri"/>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Consejo Técnico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la descripción establecida en el subnumeral 8.8 b) de las bases técnicas y documento Guía Técnica de la convocatoria).</w:t>
      </w:r>
      <w:r w:rsidDel="00000000" w:rsidR="00000000" w:rsidRPr="00000000">
        <w:rPr>
          <w:rtl w:val="0"/>
        </w:rPr>
      </w:r>
    </w:p>
    <w:tbl>
      <w:tblPr>
        <w:tblStyle w:val="Table50"/>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403"/>
        <w:gridCol w:w="2693"/>
        <w:gridCol w:w="3827"/>
      </w:tblGrid>
      <w:tr>
        <w:trPr>
          <w:cantSplit w:val="0"/>
          <w:trHeight w:val="354" w:hRule="atLeast"/>
          <w:tblHeader w:val="0"/>
        </w:trPr>
        <w:tc>
          <w:tcPr>
            <w:gridSpan w:val="3"/>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REFIERASE A FACULTADES Y VINCULACIONES</w:t>
            </w:r>
            <w:r w:rsidDel="00000000" w:rsidR="00000000" w:rsidRPr="00000000">
              <w:rPr>
                <w:rtl w:val="0"/>
              </w:rPr>
            </w:r>
          </w:p>
        </w:tc>
      </w:tr>
      <w:tr>
        <w:trPr>
          <w:cantSplit w:val="0"/>
          <w:trHeight w:val="377" w:hRule="atLeast"/>
          <w:tblHeader w:val="0"/>
        </w:trPr>
        <w:tc>
          <w:tcPr>
            <w:gridSpan w:val="3"/>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AD7">
            <w:pPr>
              <w:spacing w:after="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AD8">
            <w:pPr>
              <w:spacing w:after="0" w:lineRule="auto"/>
              <w:rPr>
                <w:sz w:val="20"/>
                <w:szCs w:val="20"/>
              </w:rPr>
            </w:pPr>
            <w:r w:rsidDel="00000000" w:rsidR="00000000" w:rsidRPr="00000000">
              <w:rPr>
                <w:sz w:val="20"/>
                <w:szCs w:val="20"/>
                <w:rtl w:val="0"/>
              </w:rPr>
              <w:t xml:space="preserve">El Consejo Técnico tiene como principal función apoyar al Director del Programa en la supervisión técnica y científica de la ejecución del portafolio de proyectos, asegurando que las actividades se desarrollen conforme a los estándares de calidad, objetivos y metas planteadas. </w:t>
            </w:r>
          </w:p>
          <w:p w:rsidR="00000000" w:rsidDel="00000000" w:rsidP="00000000" w:rsidRDefault="00000000" w:rsidRPr="00000000" w14:paraId="00000AD9">
            <w:pPr>
              <w:spacing w:after="0" w:lineRule="auto"/>
              <w:rPr>
                <w:sz w:val="20"/>
                <w:szCs w:val="20"/>
              </w:rPr>
            </w:pPr>
            <w:r w:rsidDel="00000000" w:rsidR="00000000" w:rsidRPr="00000000">
              <w:rPr>
                <w:rtl w:val="0"/>
              </w:rPr>
            </w:r>
          </w:p>
          <w:p w:rsidR="00000000" w:rsidDel="00000000" w:rsidP="00000000" w:rsidRDefault="00000000" w:rsidRPr="00000000" w14:paraId="00000ADA">
            <w:pPr>
              <w:spacing w:after="0" w:lineRule="auto"/>
              <w:rPr>
                <w:sz w:val="20"/>
                <w:szCs w:val="20"/>
              </w:rPr>
            </w:pPr>
            <w:r w:rsidDel="00000000" w:rsidR="00000000" w:rsidRPr="00000000">
              <w:rPr>
                <w:sz w:val="20"/>
                <w:szCs w:val="20"/>
                <w:rtl w:val="0"/>
              </w:rPr>
              <w:t xml:space="preserve">Dentro de las actividades que deben abordar en el consejo se pueden destacar: </w:t>
            </w:r>
          </w:p>
          <w:p w:rsidR="00000000" w:rsidDel="00000000" w:rsidP="00000000" w:rsidRDefault="00000000" w:rsidRPr="00000000" w14:paraId="00000ADB">
            <w:pPr>
              <w:numPr>
                <w:ilvl w:val="0"/>
                <w:numId w:val="14"/>
              </w:numPr>
              <w:spacing w:after="0" w:lineRule="auto"/>
              <w:ind w:left="720" w:hanging="360"/>
              <w:rPr>
                <w:sz w:val="20"/>
                <w:szCs w:val="20"/>
              </w:rPr>
            </w:pPr>
            <w:r w:rsidDel="00000000" w:rsidR="00000000" w:rsidRPr="00000000">
              <w:rPr>
                <w:sz w:val="20"/>
                <w:szCs w:val="20"/>
                <w:rtl w:val="0"/>
              </w:rPr>
              <w:t xml:space="preserve">Dar seguimiento y validar los avances, resultados y cumplimiento de hitos comprometidos de los proyectos que componen el portafolio del programa. </w:t>
            </w:r>
            <w:r w:rsidDel="00000000" w:rsidR="00000000" w:rsidRPr="00000000">
              <w:rPr>
                <w:rtl w:val="0"/>
              </w:rPr>
            </w:r>
          </w:p>
          <w:p w:rsidR="00000000" w:rsidDel="00000000" w:rsidP="00000000" w:rsidRDefault="00000000" w:rsidRPr="00000000" w14:paraId="00000ADC">
            <w:pPr>
              <w:numPr>
                <w:ilvl w:val="0"/>
                <w:numId w:val="14"/>
              </w:numPr>
              <w:spacing w:after="0" w:lineRule="auto"/>
              <w:ind w:left="720" w:hanging="360"/>
              <w:rPr>
                <w:sz w:val="20"/>
                <w:szCs w:val="20"/>
              </w:rPr>
            </w:pPr>
            <w:r w:rsidDel="00000000" w:rsidR="00000000" w:rsidRPr="00000000">
              <w:rPr>
                <w:sz w:val="20"/>
                <w:szCs w:val="20"/>
                <w:rtl w:val="0"/>
              </w:rPr>
              <w:t xml:space="preserve">Asesorar en la definición y </w:t>
            </w:r>
            <w:r w:rsidDel="00000000" w:rsidR="00000000" w:rsidRPr="00000000">
              <w:rPr>
                <w:sz w:val="20"/>
                <w:szCs w:val="20"/>
                <w:rtl w:val="0"/>
              </w:rPr>
              <w:t xml:space="preserve">ajuste de la hoja de ruta</w:t>
            </w:r>
            <w:r w:rsidDel="00000000" w:rsidR="00000000" w:rsidRPr="00000000">
              <w:rPr>
                <w:sz w:val="20"/>
                <w:szCs w:val="20"/>
                <w:rtl w:val="0"/>
              </w:rPr>
              <w:t xml:space="preserve"> tecnológica en caso de ser necesario. </w:t>
            </w:r>
            <w:r w:rsidDel="00000000" w:rsidR="00000000" w:rsidRPr="00000000">
              <w:rPr>
                <w:rtl w:val="0"/>
              </w:rPr>
            </w:r>
          </w:p>
          <w:p w:rsidR="00000000" w:rsidDel="00000000" w:rsidP="00000000" w:rsidRDefault="00000000" w:rsidRPr="00000000" w14:paraId="00000ADD">
            <w:pPr>
              <w:numPr>
                <w:ilvl w:val="0"/>
                <w:numId w:val="14"/>
              </w:numPr>
              <w:spacing w:after="0" w:lineRule="auto"/>
              <w:ind w:left="720" w:hanging="360"/>
              <w:rPr>
                <w:sz w:val="20"/>
                <w:szCs w:val="20"/>
              </w:rPr>
            </w:pPr>
            <w:r w:rsidDel="00000000" w:rsidR="00000000" w:rsidRPr="00000000">
              <w:rPr>
                <w:sz w:val="20"/>
                <w:szCs w:val="20"/>
                <w:rtl w:val="0"/>
              </w:rPr>
              <w:t xml:space="preserve">Proponer recomendaciones para mejorar la calidad técnica y científica del programa, con el ajuste de metodología en caso de ser necesario. </w:t>
            </w:r>
            <w:r w:rsidDel="00000000" w:rsidR="00000000" w:rsidRPr="00000000">
              <w:rPr>
                <w:rtl w:val="0"/>
              </w:rPr>
            </w:r>
          </w:p>
          <w:p w:rsidR="00000000" w:rsidDel="00000000" w:rsidP="00000000" w:rsidRDefault="00000000" w:rsidRPr="00000000" w14:paraId="00000ADE">
            <w:pPr>
              <w:numPr>
                <w:ilvl w:val="0"/>
                <w:numId w:val="14"/>
              </w:numPr>
              <w:spacing w:after="0" w:lineRule="auto"/>
              <w:ind w:left="720" w:hanging="360"/>
              <w:rPr>
                <w:sz w:val="20"/>
                <w:szCs w:val="20"/>
              </w:rPr>
            </w:pPr>
            <w:r w:rsidDel="00000000" w:rsidR="00000000" w:rsidRPr="00000000">
              <w:rPr>
                <w:sz w:val="20"/>
                <w:szCs w:val="20"/>
                <w:rtl w:val="0"/>
              </w:rPr>
              <w:t xml:space="preserve">Apoyar en la identificación de riesgos técnicos y la definición de medidas para su mitigación. </w:t>
            </w:r>
            <w:r w:rsidDel="00000000" w:rsidR="00000000" w:rsidRPr="00000000">
              <w:rPr>
                <w:rtl w:val="0"/>
              </w:rPr>
            </w:r>
          </w:p>
          <w:p w:rsidR="00000000" w:rsidDel="00000000" w:rsidP="00000000" w:rsidRDefault="00000000" w:rsidRPr="00000000" w14:paraId="00000ADF">
            <w:pPr>
              <w:numPr>
                <w:ilvl w:val="0"/>
                <w:numId w:val="14"/>
              </w:numPr>
              <w:spacing w:after="0" w:lineRule="auto"/>
              <w:ind w:left="720" w:hanging="360"/>
              <w:rPr>
                <w:sz w:val="20"/>
                <w:szCs w:val="20"/>
              </w:rPr>
            </w:pPr>
            <w:r w:rsidDel="00000000" w:rsidR="00000000" w:rsidRPr="00000000">
              <w:rPr>
                <w:sz w:val="20"/>
                <w:szCs w:val="20"/>
                <w:rtl w:val="0"/>
              </w:rPr>
              <w:t xml:space="preserve">Evaluar los resultados que pudiesen ser </w:t>
            </w:r>
            <w:r w:rsidDel="00000000" w:rsidR="00000000" w:rsidRPr="00000000">
              <w:rPr>
                <w:sz w:val="20"/>
                <w:szCs w:val="20"/>
                <w:rtl w:val="0"/>
              </w:rPr>
              <w:t xml:space="preserve">susceptibles de protección</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AE0">
            <w:pPr>
              <w:numPr>
                <w:ilvl w:val="0"/>
                <w:numId w:val="14"/>
              </w:numPr>
              <w:spacing w:after="0" w:lineRule="auto"/>
              <w:ind w:left="720" w:hanging="360"/>
              <w:rPr>
                <w:sz w:val="20"/>
                <w:szCs w:val="20"/>
              </w:rPr>
            </w:pPr>
            <w:r w:rsidDel="00000000" w:rsidR="00000000" w:rsidRPr="00000000">
              <w:rPr>
                <w:sz w:val="20"/>
                <w:szCs w:val="20"/>
                <w:rtl w:val="0"/>
              </w:rPr>
              <w:t xml:space="preserve">Contribuir en la vinculación con el ecosistema científico-tecnológico para generar sinergia con entidades </w:t>
            </w:r>
            <w:r w:rsidDel="00000000" w:rsidR="00000000" w:rsidRPr="00000000">
              <w:rPr>
                <w:sz w:val="20"/>
                <w:szCs w:val="20"/>
                <w:rtl w:val="0"/>
              </w:rPr>
              <w:t xml:space="preserve">público-privadas que</w:t>
            </w:r>
            <w:r w:rsidDel="00000000" w:rsidR="00000000" w:rsidRPr="00000000">
              <w:rPr>
                <w:sz w:val="20"/>
                <w:szCs w:val="20"/>
                <w:rtl w:val="0"/>
              </w:rPr>
              <w:t xml:space="preserve"> puedan contribuir en los resultados del programa. </w:t>
            </w:r>
            <w:r w:rsidDel="00000000" w:rsidR="00000000" w:rsidRPr="00000000">
              <w:rPr>
                <w:rtl w:val="0"/>
              </w:rPr>
            </w:r>
          </w:p>
          <w:p w:rsidR="00000000" w:rsidDel="00000000" w:rsidP="00000000" w:rsidRDefault="00000000" w:rsidRPr="00000000" w14:paraId="00000AE1">
            <w:pPr>
              <w:numPr>
                <w:ilvl w:val="0"/>
                <w:numId w:val="14"/>
              </w:numPr>
              <w:spacing w:after="0" w:lineRule="auto"/>
              <w:ind w:left="720" w:hanging="360"/>
              <w:rPr>
                <w:sz w:val="20"/>
                <w:szCs w:val="20"/>
              </w:rPr>
            </w:pPr>
            <w:r w:rsidDel="00000000" w:rsidR="00000000" w:rsidRPr="00000000">
              <w:rPr>
                <w:sz w:val="20"/>
                <w:szCs w:val="20"/>
                <w:rtl w:val="0"/>
              </w:rPr>
              <w:t xml:space="preserve">Análisis de nuevas líneas de investigación, junto a las formas de financiamiento. </w:t>
            </w:r>
            <w:r w:rsidDel="00000000" w:rsidR="00000000" w:rsidRPr="00000000">
              <w:rPr>
                <w:rtl w:val="0"/>
              </w:rPr>
            </w:r>
          </w:p>
          <w:p w:rsidR="00000000" w:rsidDel="00000000" w:rsidP="00000000" w:rsidRDefault="00000000" w:rsidRPr="00000000" w14:paraId="00000AE2">
            <w:pPr>
              <w:spacing w:after="0" w:lineRule="auto"/>
              <w:rPr>
                <w:sz w:val="20"/>
                <w:szCs w:val="20"/>
              </w:rPr>
            </w:pPr>
            <w:r w:rsidDel="00000000" w:rsidR="00000000" w:rsidRPr="00000000">
              <w:rPr>
                <w:rtl w:val="0"/>
              </w:rPr>
            </w:r>
          </w:p>
          <w:p w:rsidR="00000000" w:rsidDel="00000000" w:rsidP="00000000" w:rsidRDefault="00000000" w:rsidRPr="00000000" w14:paraId="00000AE3">
            <w:pPr>
              <w:spacing w:after="0" w:lineRule="auto"/>
              <w:rPr>
                <w:sz w:val="20"/>
                <w:szCs w:val="20"/>
              </w:rPr>
            </w:pPr>
            <w:r w:rsidDel="00000000" w:rsidR="00000000" w:rsidRPr="00000000">
              <w:rPr>
                <w:sz w:val="20"/>
                <w:szCs w:val="20"/>
                <w:rtl w:val="0"/>
              </w:rPr>
              <w:t xml:space="preserve">El Consejo Técnico es clave para garantizar la excelencia técnica y la coherencia científica en la gestión del programa, fortaleciendo la toma de decisiones basada en evidencia y conocimiento experto.</w:t>
            </w:r>
          </w:p>
          <w:p w:rsidR="00000000" w:rsidDel="00000000" w:rsidP="00000000" w:rsidRDefault="00000000" w:rsidRPr="00000000" w14:paraId="00000AE4">
            <w:pPr>
              <w:spacing w:after="0" w:lineRule="auto"/>
              <w:rPr>
                <w:sz w:val="20"/>
                <w:szCs w:val="20"/>
              </w:rPr>
            </w:pPr>
            <w:r w:rsidDel="00000000" w:rsidR="00000000" w:rsidRPr="00000000">
              <w:rPr>
                <w:rtl w:val="0"/>
              </w:rPr>
            </w:r>
          </w:p>
          <w:p w:rsidR="00000000" w:rsidDel="00000000" w:rsidP="00000000" w:rsidRDefault="00000000" w:rsidRPr="00000000" w14:paraId="00000AE5">
            <w:pPr>
              <w:spacing w:after="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AE6">
            <w:pPr>
              <w:spacing w:after="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AE7">
            <w:pPr>
              <w:spacing w:after="0" w:lineRule="auto"/>
              <w:rPr>
                <w:b w:val="0"/>
                <w:bCs w:val="0"/>
                <w:sz w:val="20"/>
                <w:szCs w:val="20"/>
                <w:vertAlign w:val="baseline"/>
              </w:rPr>
            </w:pPr>
            <w:r w:rsidDel="00000000" w:rsidR="00000000" w:rsidRPr="00000000">
              <w:rPr>
                <w:rtl w:val="0"/>
              </w:rPr>
            </w:r>
          </w:p>
        </w:tc>
      </w:tr>
      <w:tr>
        <w:trPr>
          <w:cantSplit w:val="0"/>
          <w:trHeight w:val="377"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EA">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INTEGRANTES</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EB">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EC">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CAPACIDADES TÉCNICAS Y DE GESTIÓN</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D">
            <w:pPr>
              <w:spacing w:after="0" w:lineRule="auto"/>
              <w:rPr>
                <w:sz w:val="20"/>
                <w:szCs w:val="20"/>
                <w:vertAlign w:val="baseline"/>
              </w:rPr>
            </w:pPr>
            <w:r w:rsidDel="00000000" w:rsidR="00000000" w:rsidRPr="00000000">
              <w:rPr>
                <w:sz w:val="20"/>
                <w:szCs w:val="20"/>
                <w:vertAlign w:val="baseline"/>
                <w:rtl w:val="0"/>
              </w:rPr>
              <w:t xml:space="preserve">DIRECTOR/A DE PROGRAMA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E">
            <w:pPr>
              <w:spacing w:after="0" w:lineRule="auto"/>
              <w:rPr>
                <w:sz w:val="20"/>
                <w:szCs w:val="20"/>
                <w:highlight w:val="yellow"/>
                <w:vertAlign w:val="baseline"/>
              </w:rPr>
            </w:pPr>
            <w:r w:rsidDel="00000000" w:rsidR="00000000" w:rsidRPr="00000000">
              <w:rPr>
                <w:sz w:val="20"/>
                <w:szCs w:val="20"/>
                <w:highlight w:val="yellow"/>
                <w:rtl w:val="0"/>
              </w:rPr>
              <w:t xml:space="preserve">Jorge Prieto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EF">
            <w:pPr>
              <w:spacing w:after="0" w:lineRule="auto"/>
              <w:rPr>
                <w:sz w:val="20"/>
                <w:szCs w:val="20"/>
                <w:highlight w:val="yellow"/>
                <w:vertAlign w:val="baseline"/>
              </w:rPr>
            </w:pPr>
            <w:r w:rsidDel="00000000" w:rsidR="00000000" w:rsidRPr="00000000">
              <w:rPr>
                <w:rtl w:val="0"/>
              </w:rPr>
            </w:r>
          </w:p>
        </w:tc>
      </w:tr>
      <w:tr>
        <w:trPr>
          <w:cantSplit w:val="0"/>
          <w:trHeight w:val="31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 COEJECUTO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 MENOS 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1">
            <w:pPr>
              <w:spacing w:after="0" w:lineRule="auto"/>
              <w:rPr>
                <w:sz w:val="20"/>
                <w:szCs w:val="20"/>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F2">
            <w:pPr>
              <w:spacing w:after="0" w:lineRule="auto"/>
              <w:rPr>
                <w:sz w:val="20"/>
                <w:szCs w:val="20"/>
                <w:highlight w:val="yellow"/>
                <w:vertAlign w:val="baseline"/>
              </w:rPr>
            </w:pPr>
            <w:r w:rsidDel="00000000" w:rsidR="00000000" w:rsidRPr="00000000">
              <w:rPr>
                <w:rtl w:val="0"/>
              </w:rPr>
            </w:r>
          </w:p>
        </w:tc>
      </w:tr>
      <w:tr>
        <w:trPr>
          <w:cantSplit w:val="0"/>
          <w:trHeight w:val="31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DESIGNADO POR CORFO (AL MENOS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4">
            <w:pPr>
              <w:spacing w:after="0" w:lineRule="auto"/>
              <w:rPr>
                <w:sz w:val="20"/>
                <w:szCs w:val="20"/>
                <w:vertAlign w:val="baseline"/>
              </w:rPr>
            </w:pPr>
            <w:r w:rsidDel="00000000" w:rsidR="00000000" w:rsidRPr="00000000">
              <w:rPr>
                <w:sz w:val="20"/>
                <w:szCs w:val="20"/>
                <w:vertAlign w:val="baseline"/>
                <w:rtl w:val="0"/>
              </w:rPr>
              <w:t xml:space="preserve">A definir por Corfo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5">
            <w:pPr>
              <w:spacing w:after="0" w:lineRule="auto"/>
              <w:rPr>
                <w:sz w:val="20"/>
                <w:szCs w:val="20"/>
                <w:vertAlign w:val="baseline"/>
              </w:rPr>
            </w:pPr>
            <w:r w:rsidDel="00000000" w:rsidR="00000000" w:rsidRPr="00000000">
              <w:rPr>
                <w:sz w:val="20"/>
                <w:szCs w:val="20"/>
                <w:vertAlign w:val="baseline"/>
                <w:rtl w:val="0"/>
              </w:rPr>
              <w:t xml:space="preserve">A definir por Corfo</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ESPECIALISTAS DEL SECTOR (DOS)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7">
            <w:pPr>
              <w:spacing w:after="0" w:lineRule="auto"/>
              <w:rPr>
                <w:sz w:val="20"/>
                <w:szCs w:val="20"/>
                <w:highlight w:val="yellow"/>
                <w:vertAlign w:val="baseline"/>
              </w:rPr>
            </w:pPr>
            <w:r w:rsidDel="00000000" w:rsidR="00000000" w:rsidRPr="00000000">
              <w:rPr>
                <w:sz w:val="20"/>
                <w:szCs w:val="20"/>
                <w:highlight w:val="yellow"/>
                <w:rtl w:val="0"/>
              </w:rPr>
              <w:t xml:space="preserve">Pedro Barros Arancibia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F8">
            <w:pPr>
              <w:spacing w:after="0" w:lineRule="auto"/>
              <w:rPr>
                <w:sz w:val="20"/>
                <w:szCs w:val="20"/>
                <w:highlight w:val="yellow"/>
                <w:vertAlign w:val="baseline"/>
              </w:rPr>
            </w:pPr>
            <w:r w:rsidDel="00000000" w:rsidR="00000000" w:rsidRPr="00000000">
              <w:rPr>
                <w:sz w:val="20"/>
                <w:szCs w:val="20"/>
                <w:highlight w:val="yellow"/>
                <w:rtl w:val="0"/>
              </w:rPr>
              <w:t xml:space="preserve">Ingeniero informático y Técnico en Construcción, dueño de IT-Realestate, empresa dedicada a desarrollar software para la construcción desde el 2012. Además, trabajó más de 22 años en la ex constructora DELTA, ocupando diferentes cargos entre obra y oficina, llegando a ser el Contralor General de la compañía. Tiene un amplio conocimiento técnico de la construcción y del desarrollo de software.</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9">
            <w:pPr>
              <w:spacing w:after="0" w:lineRule="auto"/>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ESPECIALISTAS DEL SECTOR (DOS)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A">
            <w:pPr>
              <w:spacing w:after="0" w:lineRule="auto"/>
              <w:rPr>
                <w:sz w:val="20"/>
                <w:szCs w:val="20"/>
                <w:highlight w:val="yellow"/>
                <w:vertAlign w:val="baseline"/>
              </w:rPr>
            </w:pPr>
            <w:r w:rsidDel="00000000" w:rsidR="00000000" w:rsidRPr="00000000">
              <w:rPr>
                <w:sz w:val="20"/>
                <w:szCs w:val="20"/>
                <w:highlight w:val="yellow"/>
                <w:rtl w:val="0"/>
              </w:rPr>
              <w:t xml:space="preserve">Roberto Puga Young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FB">
            <w:pPr>
              <w:spacing w:after="0" w:lineRule="auto"/>
              <w:rPr>
                <w:sz w:val="20"/>
                <w:szCs w:val="20"/>
                <w:highlight w:val="yellow"/>
                <w:vertAlign w:val="baseline"/>
              </w:rPr>
            </w:pPr>
            <w:r>
              <w:rPr>
                <w:sz w:val="20"/>
                <w:szCs w:val="20"/>
                <w:highlight w:val="yellow"/>
                <w:rtl w:val="0"/>
              </w:rPr>
              <w:t xml:space="preserve">Ingeniero comercial</w:t>
            </w:r>
            <w:ins w:id="9179" w:author="Nicolás Rietta" w:date="2026-09-28T16:00:00Z">
              <w:r>
                <w:rPr>
                  <w:sz w:val="20"/>
                  <w:szCs w:val="20"/>
                  <w:highlight w:val="yellow"/>
                  <w:rtl w:val="0"/>
                </w:rPr>
                <w:t xml:space="preserve">,</w:t>
              </w:r>
            </w:ins>
            <w:r>
              <w:rPr>
                <w:sz w:val="20"/>
                <w:szCs w:val="20"/>
                <w:highlight w:val="yellow"/>
                <w:rtl w:val="0"/>
              </w:rPr>
              <w:t xml:space="preserve"> </w:t>
            </w:r>
            <w:del w:id="9180" w:author="Nicolás Rietta" w:date="2026-09-28T16:00:00Z">
              <w:r>
                <w:rPr>
                  <w:sz w:val="20"/>
                  <w:szCs w:val="20"/>
                  <w:highlight w:val="yellow"/>
                  <w:rtl w:val="0"/>
                </w:rPr>
                <w:delText xml:space="preserve">CoFundador</w:delText>
              </w:r>
            </w:del>
            <w:ins w:id="9181" w:author="Nicolás Rietta" w:date="2026-09-28T16:00:00Z">
              <w:r>
                <w:rPr>
                  <w:sz w:val="20"/>
                  <w:szCs w:val="20"/>
                  <w:highlight w:val="yellow"/>
                  <w:rtl w:val="0"/>
                </w:rPr>
                <w:t xml:space="preserve">cofundador</w:t>
              </w:r>
            </w:ins>
            <w:r>
              <w:rPr>
                <w:sz w:val="20"/>
                <w:szCs w:val="20"/>
                <w:highlight w:val="yellow"/>
                <w:rtl w:val="0"/>
              </w:rPr>
              <w:t xml:space="preserve"> de NUBIX</w:t>
            </w:r>
            <w:r w:rsidDel="00000000" w:rsidR="00000000" w:rsidRPr="00000000">
              <w:rPr>
                <w:sz w:val="20"/>
                <w:szCs w:val="20"/>
                <w:highlight w:val="yellow"/>
                <w:rtl w:val="0"/>
              </w:rPr>
              <w:t xml:space="preserve"> y NUBIX Pro, empresa dedicada a desarrollar un software de control de calidad en obra. Esta empresa fue absorbida por Calidad Cloud hace unos años. Roberto, además, ha tenido importantes </w:t>
            </w:r>
            <w:r>
              <w:rPr>
                <w:sz w:val="20"/>
                <w:szCs w:val="20"/>
                <w:highlight w:val="yellow"/>
                <w:rtl w:val="0"/>
              </w:rPr>
              <w:t xml:space="preserve">cargos gremiales en la </w:t>
            </w:r>
            <w:del w:id="9182" w:author="Nicolás Rietta" w:date="2026-09-28T16:00:00Z">
              <w:r>
                <w:rPr>
                  <w:sz w:val="20"/>
                  <w:szCs w:val="20"/>
                  <w:highlight w:val="yellow"/>
                  <w:rtl w:val="0"/>
                </w:rPr>
                <w:delText xml:space="preserve">CCHC</w:delText>
              </w:r>
            </w:del>
            <w:ins w:id="9183" w:author="Nicolás Rietta" w:date="2026-09-28T16:00:00Z">
              <w:r>
                <w:rPr>
                  <w:sz w:val="20"/>
                  <w:szCs w:val="20"/>
                  <w:highlight w:val="yellow"/>
                  <w:rtl w:val="0"/>
                </w:rPr>
                <w:t xml:space="preserve">CChC</w:t>
              </w:r>
            </w:ins>
            <w:r w:rsidDel="00000000" w:rsidR="00000000" w:rsidRPr="00000000">
              <w:rPr>
                <w:sz w:val="20"/>
                <w:szCs w:val="20"/>
                <w:highlight w:val="yellow"/>
                <w:rtl w:val="0"/>
              </w:rPr>
              <w:t xml:space="preserve">, entre los cuales destaca el ser miembro del Nodo de Innovación enfocado a la Transformación Digital de la construcción.</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Representante de la Subsecretaría de Economía y Empresas de Menor Tamaño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D">
            <w:pPr>
              <w:spacing w:after="0" w:lineRule="auto"/>
              <w:rPr>
                <w:sz w:val="20"/>
                <w:szCs w:val="20"/>
                <w:highlight w:val="yellow"/>
                <w:vertAlign w:val="baseline"/>
              </w:rPr>
            </w:pPr>
            <w:r w:rsidDel="00000000" w:rsidR="00000000" w:rsidRPr="00000000">
              <w:rPr>
                <w:sz w:val="20"/>
                <w:szCs w:val="20"/>
                <w:highlight w:val="yellow"/>
                <w:rtl w:val="0"/>
              </w:rPr>
              <w:t xml:space="preserve">A definir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FE">
            <w:pPr>
              <w:spacing w:after="0" w:lineRule="auto"/>
              <w:rPr>
                <w:sz w:val="20"/>
                <w:szCs w:val="20"/>
                <w:highlight w:val="yellow"/>
                <w:vertAlign w:val="baseline"/>
              </w:rPr>
            </w:pPr>
            <w:r>
              <w:rPr>
                <w:sz w:val="20"/>
                <w:szCs w:val="20"/>
                <w:highlight w:val="yellow"/>
                <w:rtl w:val="0"/>
              </w:rPr>
              <w:t xml:space="preserve">A </w:t>
            </w:r>
            <w:del w:id="9184" w:author="Nicolás Rietta" w:date="2026-09-28T16:00:00Z">
              <w:r>
                <w:rPr>
                  <w:sz w:val="20"/>
                  <w:szCs w:val="20"/>
                  <w:highlight w:val="yellow"/>
                  <w:rtl w:val="0"/>
                </w:rPr>
                <w:delText xml:space="preserve">Definir</w:delText>
              </w:r>
            </w:del>
            <w:ins w:id="9185" w:author="Nicolás Rietta" w:date="2026-09-28T16:00:00Z">
              <w:r>
                <w:rPr>
                  <w:sz w:val="20"/>
                  <w:szCs w:val="20"/>
                  <w:highlight w:val="yellow"/>
                  <w:rtl w:val="0"/>
                </w:rPr>
                <w:t xml:space="preserve">definir</w:t>
              </w:r>
            </w:ins>
            <w:r w:rsidDel="00000000" w:rsidR="00000000" w:rsidRPr="00000000">
              <w:rPr>
                <w:rtl w:val="0"/>
              </w:rPr>
            </w:r>
          </w:p>
        </w:tc>
      </w:tr>
    </w:tbl>
    <w:p w:rsidR="00000000" w:rsidDel="00000000" w:rsidP="00000000" w:rsidRDefault="00000000" w:rsidRPr="00000000" w14:paraId="00000AFF">
      <w:pPr>
        <w:rPr>
          <w:vertAlign w:val="baseline"/>
        </w:rPr>
      </w:pPr>
      <w:bookmarkStart w:colFirst="0" w:colLast="0" w:name="_heading=h.itfdlj5sqvw1" w:id="13"/>
      <w:bookmarkEnd w:id="13"/>
      <w:r w:rsidDel="00000000" w:rsidR="00000000" w:rsidRPr="00000000">
        <w:rPr>
          <w:rtl w:val="0"/>
        </w:rPr>
      </w:r>
    </w:p>
    <w:p w:rsidR="00000000" w:rsidDel="00000000" w:rsidP="00000000" w:rsidRDefault="00000000" w:rsidRPr="00000000" w14:paraId="00000B00">
      <w:pPr>
        <w:spacing w:after="0" w:lineRule="auto"/>
        <w:ind w:left="-284" w:right="-142" w:firstLine="0"/>
        <w:jc w:val="both"/>
        <w:rPr>
          <w:i w:val="0"/>
          <w:iCs w:val="0"/>
          <w:sz w:val="20"/>
          <w:szCs w:val="20"/>
          <w:vertAlign w:val="baseline"/>
        </w:rPr>
      </w:pPr>
      <w:r w:rsidDel="00000000" w:rsidR="00000000" w:rsidRPr="00000000">
        <w:rPr>
          <w:b w:val="1"/>
          <w:bCs w:val="1"/>
          <w:vertAlign w:val="baseline"/>
          <w:rtl w:val="0"/>
        </w:rPr>
        <w:t xml:space="preserve">13.- PROPIEDAD INTELECTUAL E INDUSTRIAL DE LOS RESULTADOS</w:t>
      </w:r>
      <w:r w:rsidDel="00000000" w:rsidR="00000000" w:rsidRPr="00000000">
        <w:rPr>
          <w:i w:val="1"/>
          <w:iCs w:val="1"/>
          <w:vertAlign w:val="baseline"/>
          <w:rtl w:val="0"/>
        </w:rPr>
        <w:t xml:space="preserve"> </w:t>
      </w:r>
      <w:r w:rsidDel="00000000" w:rsidR="00000000" w:rsidRPr="00000000">
        <w:rPr>
          <w:i w:val="1"/>
          <w:iCs w:val="1"/>
          <w:sz w:val="20"/>
          <w:szCs w:val="20"/>
          <w:vertAlign w:val="baseline"/>
          <w:rtl w:val="0"/>
        </w:rPr>
        <w:t xml:space="preserve">(Refiérase a la descripción establecida en el subnumeral 8.9 de las bases técnicas y documento Guía Técnica de la convocatoria, entre otros aspectos que considere necesarios para la propuesta).</w:t>
      </w:r>
      <w:r w:rsidDel="00000000" w:rsidR="00000000" w:rsidRPr="00000000">
        <w:rPr>
          <w:rtl w:val="0"/>
        </w:rPr>
      </w:r>
    </w:p>
    <w:tbl>
      <w:tblPr>
        <w:tblStyle w:val="Table51"/>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rHeight w:val="20" w:hRule="atLeast"/>
          <w:tblHeader w:val="0"/>
        </w:trPr>
        <w:tc>
          <w:tcPr>
            <w:vAlign w:val="top"/>
          </w:tcPr>
          <w:p w:rsidR="00000000" w:rsidDel="00000000" w:rsidP="00000000" w:rsidRDefault="00000000" w:rsidRPr="00000000" w14:paraId="00000B03">
            <w:pPr>
              <w:spacing w:after="80" w:before="0" w:lineRule="auto"/>
              <w:ind w:left="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04">
            <w:pPr>
              <w:spacing w:after="80" w:lineRule="auto"/>
              <w:jc w:val="both"/>
              <w:rPr>
                <w:sz w:val="20"/>
                <w:szCs w:val="20"/>
              </w:rPr>
            </w:pPr>
            <w:r w:rsidDel="00000000" w:rsidR="00000000" w:rsidRPr="00000000">
              <w:rPr>
                <w:sz w:val="20"/>
                <w:szCs w:val="20"/>
                <w:rtl w:val="0"/>
              </w:rPr>
              <w:t xml:space="preserve">La política de propiedad intelectual e industrial (PI) rige para todos los participantes y para todo resultado de valor producido con recursos directos o indirectos del Programa. Se formalizará en un Acuerdo de PI, Confidencialidad y Transferencia suscrito e incorporado a los convenios de coejecución y cartas de asociados. Sus objetivos son: (i) una cadena de titularidad clara que permita comercializar, licenciar y atraer inversión sin trabas; (ii) proteger y valorizar los activos intangibles; (iii) reconocer los aportes previos de cada participante; y (iv) maximizar la adopción en el sector mediante bienes club.</w:t>
            </w:r>
          </w:p>
          <w:p w:rsidR="00000000" w:rsidDel="00000000" w:rsidP="00000000" w:rsidRDefault="00000000" w:rsidRPr="00000000" w14:paraId="00000B05">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Marco de referencia: estado actual de las tecnologías</w:t>
            </w:r>
          </w:p>
          <w:tbl>
            <w:tblPr>
              <w:tblStyle w:val="Table52"/>
              <w:tblW w:w="9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880"/>
              <w:gridCol w:w="2130"/>
              <w:gridCol w:w="2850"/>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06">
                  <w:pPr>
                    <w:spacing w:after="20" w:lineRule="auto"/>
                    <w:jc w:val="center"/>
                    <w:rPr>
                      <w:b w:val="1"/>
                      <w:bCs w:val="1"/>
                      <w:sz w:val="16"/>
                      <w:szCs w:val="16"/>
                    </w:rPr>
                  </w:pPr>
                  <w:r w:rsidDel="00000000" w:rsidR="00000000" w:rsidRPr="00000000">
                    <w:rPr>
                      <w:b w:val="1"/>
                      <w:bCs w:val="1"/>
                      <w:sz w:val="16"/>
                      <w:szCs w:val="16"/>
                      <w:rtl w:val="0"/>
                    </w:rPr>
                    <w:t xml:space="preserve">Ámbito (proyecto)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07">
                  <w:pPr>
                    <w:spacing w:after="20" w:lineRule="auto"/>
                    <w:jc w:val="center"/>
                    <w:rPr>
                      <w:b w:val="1"/>
                      <w:bCs w:val="1"/>
                      <w:sz w:val="16"/>
                      <w:szCs w:val="16"/>
                    </w:rPr>
                  </w:pPr>
                  <w:r w:rsidDel="00000000" w:rsidR="00000000" w:rsidRPr="00000000">
                    <w:rPr>
                      <w:b w:val="1"/>
                      <w:bCs w:val="1"/>
                      <w:sz w:val="16"/>
                      <w:szCs w:val="16"/>
                      <w:rtl w:val="0"/>
                    </w:rPr>
                    <w:t xml:space="preserve">Referentes internacionales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08">
                  <w:pPr>
                    <w:spacing w:after="20" w:lineRule="auto"/>
                    <w:jc w:val="center"/>
                    <w:rPr>
                      <w:b w:val="1"/>
                      <w:bCs w:val="1"/>
                      <w:sz w:val="16"/>
                      <w:szCs w:val="16"/>
                    </w:rPr>
                  </w:pPr>
                  <w:r w:rsidDel="00000000" w:rsidR="00000000" w:rsidRPr="00000000">
                    <w:rPr>
                      <w:b w:val="1"/>
                      <w:bCs w:val="1"/>
                      <w:sz w:val="16"/>
                      <w:szCs w:val="16"/>
                      <w:rtl w:val="0"/>
                    </w:rPr>
                    <w:t xml:space="preserve">Referentes nacionales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09">
                  <w:pPr>
                    <w:spacing w:after="20" w:lineRule="auto"/>
                    <w:jc w:val="center"/>
                    <w:rPr>
                      <w:b w:val="1"/>
                      <w:bCs w:val="1"/>
                      <w:sz w:val="16"/>
                      <w:szCs w:val="16"/>
                    </w:rPr>
                  </w:pPr>
                  <w:r w:rsidDel="00000000" w:rsidR="00000000" w:rsidRPr="00000000">
                    <w:rPr>
                      <w:b w:val="1"/>
                      <w:bCs w:val="1"/>
                      <w:sz w:val="16"/>
                      <w:szCs w:val="16"/>
                      <w:rtl w:val="0"/>
                    </w:rPr>
                    <w:t xml:space="preserve">Brecha que aborda el Programa</w:t>
                  </w:r>
                </w:p>
              </w:tc>
            </w:tr>
            <w:tr>
              <w:trPr>
                <w:cantSplit w:val="0"/>
                <w:trHeight w:val="102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0A">
                  <w:pPr>
                    <w:spacing w:after="20" w:lineRule="auto"/>
                    <w:rPr>
                      <w:b w:val="1"/>
                      <w:bCs w:val="1"/>
                      <w:sz w:val="16"/>
                      <w:szCs w:val="16"/>
                    </w:rPr>
                  </w:pPr>
                  <w:r w:rsidDel="00000000" w:rsidR="00000000" w:rsidRPr="00000000">
                    <w:rPr>
                      <w:b w:val="1"/>
                      <w:bCs w:val="1"/>
                      <w:sz w:val="16"/>
                      <w:szCs w:val="16"/>
                      <w:rtl w:val="0"/>
                    </w:rPr>
                    <w:t xml:space="preserve">Factibilidad y evaluación de terrenos con IA (P1)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0B">
                  <w:pPr>
                    <w:spacing w:after="20" w:lineRule="auto"/>
                    <w:rPr>
                      <w:sz w:val="16"/>
                      <w:szCs w:val="16"/>
                    </w:rPr>
                  </w:pPr>
                  <w:r w:rsidDel="00000000" w:rsidR="00000000" w:rsidRPr="00000000">
                    <w:rPr>
                      <w:sz w:val="16"/>
                      <w:szCs w:val="16"/>
                      <w:rtl w:val="0"/>
                    </w:rPr>
                    <w:t xml:space="preserve">TestFit, Autodesk Forma, Archistar (Australia), Deepblocks (EE. UU.) y Architechtures (diseño generativo para factibilidad inmobiliaria).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0C">
                  <w:pPr>
                    <w:spacing w:after="20" w:lineRule="auto"/>
                    <w:rPr>
                      <w:sz w:val="16"/>
                      <w:szCs w:val="16"/>
                    </w:rPr>
                  </w:pPr>
                  <w:r w:rsidDel="00000000" w:rsidR="00000000" w:rsidRPr="00000000">
                    <w:rPr>
                      <w:sz w:val="16"/>
                      <w:szCs w:val="16"/>
                      <w:rtl w:val="0"/>
                    </w:rPr>
                    <w:t xml:space="preserve">FRANK (Urbanamente); inteligencia retrospectiva de permisos (Baudata/In-Data); portales de terrenos (Toc-Toc, Portal Inmobiliario).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0D">
                  <w:pPr>
                    <w:spacing w:after="20" w:lineRule="auto"/>
                    <w:rPr>
                      <w:sz w:val="16"/>
                      <w:szCs w:val="16"/>
                    </w:rPr>
                  </w:pPr>
                  <w:r w:rsidDel="00000000" w:rsidR="00000000" w:rsidRPr="00000000">
                    <w:rPr>
                      <w:sz w:val="16"/>
                      <w:szCs w:val="16"/>
                      <w:rtl w:val="0"/>
                    </w:rPr>
                    <w:t xml:space="preserve">Ninguna herramienta incorpora la normativa chilena (OGUC, PRC, PRI) ni predice plazos y costos de estudios y permisos antes de la decisión de compra.</w:t>
                  </w:r>
                </w:p>
              </w:tc>
            </w:tr>
            <w:tr>
              <w:trPr>
                <w:cantSplit w:val="0"/>
                <w:trHeight w:val="102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0E">
                  <w:pPr>
                    <w:spacing w:after="20" w:lineRule="auto"/>
                    <w:rPr>
                      <w:b w:val="1"/>
                      <w:bCs w:val="1"/>
                      <w:sz w:val="16"/>
                      <w:szCs w:val="16"/>
                    </w:rPr>
                  </w:pPr>
                  <w:r w:rsidDel="00000000" w:rsidR="00000000" w:rsidRPr="00000000">
                    <w:rPr>
                      <w:b w:val="1"/>
                      <w:bCs w:val="1"/>
                      <w:sz w:val="16"/>
                      <w:szCs w:val="16"/>
                      <w:rtl w:val="0"/>
                    </w:rPr>
                    <w:t xml:space="preserve">Verificación normativa y optimización del diseño (P2)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0F">
                  <w:pPr>
                    <w:spacing w:after="20" w:lineRule="auto"/>
                    <w:rPr>
                      <w:sz w:val="16"/>
                      <w:szCs w:val="16"/>
                    </w:rPr>
                  </w:pPr>
                  <w:r w:rsidDel="00000000" w:rsidR="00000000" w:rsidRPr="00000000">
                    <w:rPr>
                      <w:sz w:val="16"/>
                      <w:szCs w:val="16"/>
                      <w:rtl w:val="0"/>
                    </w:rPr>
                    <w:t xml:space="preserve">UpCodes, Archistar eCheck, CORENET X (Singapur), Solibri (revisión de modelos) y optimizadores paramétricos.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0">
                  <w:pPr>
                    <w:spacing w:after="20" w:lineRule="auto"/>
                    <w:rPr>
                      <w:sz w:val="16"/>
                      <w:szCs w:val="16"/>
                    </w:rPr>
                  </w:pPr>
                  <w:r w:rsidDel="00000000" w:rsidR="00000000" w:rsidRPr="00000000">
                    <w:rPr>
                      <w:sz w:val="16"/>
                      <w:szCs w:val="16"/>
                      <w:rtl w:val="0"/>
                    </w:rPr>
                    <w:t xml:space="preserve">REVI (revisión automatizada de permisos) y DOM en Línea (MINVU).</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1">
                  <w:pPr>
                    <w:spacing w:after="20" w:lineRule="auto"/>
                    <w:rPr>
                      <w:sz w:val="16"/>
                      <w:szCs w:val="16"/>
                    </w:rPr>
                  </w:pPr>
                  <w:r w:rsidDel="00000000" w:rsidR="00000000" w:rsidRPr="00000000">
                    <w:rPr>
                      <w:sz w:val="16"/>
                      <w:szCs w:val="16"/>
                      <w:rtl w:val="0"/>
                    </w:rPr>
                    <w:t xml:space="preserve">La revisión normativa opera sobre proyectos terminados; falta optimización temprana de CAPEX, OPEX y consumos con normativa local (p. ej., art. 4.1.10 OGUC).</w:t>
                  </w:r>
                </w:p>
              </w:tc>
            </w:tr>
            <w:tr>
              <w:trPr>
                <w:cantSplit w:val="0"/>
                <w:trHeight w:val="12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2">
                  <w:pPr>
                    <w:spacing w:after="20" w:lineRule="auto"/>
                    <w:rPr>
                      <w:b w:val="1"/>
                      <w:bCs w:val="1"/>
                      <w:sz w:val="16"/>
                      <w:szCs w:val="16"/>
                    </w:rPr>
                  </w:pPr>
                  <w:r w:rsidDel="00000000" w:rsidR="00000000" w:rsidRPr="00000000">
                    <w:rPr>
                      <w:b w:val="1"/>
                      <w:bCs w:val="1"/>
                      <w:sz w:val="16"/>
                      <w:szCs w:val="16"/>
                      <w:rtl w:val="0"/>
                    </w:rPr>
                    <w:t xml:space="preserve">Interoperabilidad de datos de obra (P3)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3">
                  <w:pPr>
                    <w:spacing w:after="20" w:lineRule="auto"/>
                    <w:rPr>
                      <w:sz w:val="16"/>
                      <w:szCs w:val="16"/>
                    </w:rPr>
                  </w:pPr>
                  <w:r w:rsidDel="00000000" w:rsidR="00000000" w:rsidRPr="00000000">
                    <w:rPr>
                      <w:sz w:val="16"/>
                      <w:szCs w:val="16"/>
                      <w:rtl w:val="0"/>
                    </w:rPr>
                    <w:t xml:space="preserve">buildingSMART openBIM (IFC 4.3 – ISO 16739-1:2024, BCF, IDS), ISO 19650, Speckle, Autodesk Platform Services; experiencia de estandarización entre software de construcción en Alemania (KIT).</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4">
                  <w:pPr>
                    <w:spacing w:after="20" w:lineRule="auto"/>
                    <w:rPr>
                      <w:sz w:val="16"/>
                      <w:szCs w:val="16"/>
                    </w:rPr>
                  </w:pPr>
                  <w:r w:rsidDel="00000000" w:rsidR="00000000" w:rsidRPr="00000000">
                    <w:rPr>
                      <w:sz w:val="16"/>
                      <w:szCs w:val="16"/>
                      <w:rtl w:val="0"/>
                    </w:rPr>
                    <w:t xml:space="preserve">Planbim y Estándar BIM para Proyectos Públicos; software de obra (p. ej., Nalanda, Mansis Megasistemas) y sistemas propios de constructoras.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5">
                  <w:pPr>
                    <w:spacing w:after="20" w:lineRule="auto"/>
                    <w:rPr>
                      <w:sz w:val="16"/>
                      <w:szCs w:val="16"/>
                    </w:rPr>
                  </w:pPr>
                  <w:r w:rsidDel="00000000" w:rsidR="00000000" w:rsidRPr="00000000">
                    <w:rPr>
                      <w:sz w:val="16"/>
                      <w:szCs w:val="16"/>
                      <w:rtl w:val="0"/>
                    </w:rPr>
                    <w:t xml:space="preserve">Los software de obra operan como silos y los estándares no resuelven la homologación semántica automática de datos no BIM (planillas, libros de obra y reportes de ITO/IFO).</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6">
                  <w:pPr>
                    <w:spacing w:after="20" w:lineRule="auto"/>
                    <w:rPr>
                      <w:b w:val="1"/>
                      <w:bCs w:val="1"/>
                      <w:sz w:val="16"/>
                      <w:szCs w:val="16"/>
                    </w:rPr>
                  </w:pPr>
                  <w:r w:rsidDel="00000000" w:rsidR="00000000" w:rsidRPr="00000000">
                    <w:rPr>
                      <w:b w:val="1"/>
                      <w:bCs w:val="1"/>
                      <w:sz w:val="16"/>
                      <w:szCs w:val="16"/>
                      <w:rtl w:val="0"/>
                    </w:rPr>
                    <w:t xml:space="preserve">Mantenimiento predictivo y gemelos de información (P4)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7">
                  <w:pPr>
                    <w:spacing w:after="20" w:lineRule="auto"/>
                    <w:rPr>
                      <w:sz w:val="16"/>
                      <w:szCs w:val="16"/>
                    </w:rPr>
                  </w:pPr>
                  <w:r w:rsidDel="00000000" w:rsidR="00000000" w:rsidRPr="00000000">
                    <w:rPr>
                      <w:sz w:val="16"/>
                      <w:szCs w:val="16"/>
                      <w:rtl w:val="0"/>
                    </w:rPr>
                    <w:t xml:space="preserve">IBM Maximo, Autodesk Tandem, Dalux FM, Planon y Willow; ISO 55000; COBie.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8">
                  <w:pPr>
                    <w:spacing w:after="20" w:lineRule="auto"/>
                    <w:rPr>
                      <w:sz w:val="16"/>
                      <w:szCs w:val="16"/>
                    </w:rPr>
                  </w:pPr>
                  <w:r w:rsidDel="00000000" w:rsidR="00000000" w:rsidRPr="00000000">
                    <w:rPr>
                      <w:sz w:val="16"/>
                      <w:szCs w:val="16"/>
                      <w:rtl w:val="0"/>
                    </w:rPr>
                    <w:t xml:space="preserve">Sistemas de mantenimiento locales y administración de condominios (Ley 21.442).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9">
                  <w:pPr>
                    <w:spacing w:after="20" w:lineRule="auto"/>
                    <w:rPr>
                      <w:sz w:val="16"/>
                      <w:szCs w:val="16"/>
                    </w:rPr>
                  </w:pPr>
                  <w:r w:rsidDel="00000000" w:rsidR="00000000" w:rsidRPr="00000000">
                    <w:rPr>
                      <w:sz w:val="16"/>
                      <w:szCs w:val="16"/>
                      <w:rtl w:val="0"/>
                    </w:rPr>
                    <w:t xml:space="preserve">Los sistemas actuales operan sin la información de diseño y construcción; la predicción de fallas en edificación residencial y pública es incipiente.</w:t>
                  </w:r>
                </w:p>
              </w:tc>
            </w:tr>
          </w:tbl>
          <w:p w:rsidR="00000000" w:rsidDel="00000000" w:rsidP="00000000" w:rsidRDefault="00000000" w:rsidRPr="00000000" w14:paraId="00000B1A">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B1B">
            <w:pPr>
              <w:spacing w:after="80" w:before="40" w:lineRule="auto"/>
              <w:jc w:val="both"/>
              <w:rPr>
                <w:sz w:val="20"/>
                <w:szCs w:val="20"/>
              </w:rPr>
            </w:pPr>
            <w:r w:rsidDel="00000000" w:rsidR="00000000" w:rsidRPr="00000000">
              <w:rPr>
                <w:sz w:val="20"/>
                <w:szCs w:val="20"/>
                <w:rtl w:val="0"/>
              </w:rPr>
              <w:t xml:space="preserve">Este marco se profundizará en un </w:t>
            </w:r>
            <w:r w:rsidDel="00000000" w:rsidR="00000000" w:rsidRPr="00000000">
              <w:rPr>
                <w:b w:val="1"/>
                <w:bCs w:val="1"/>
                <w:sz w:val="20"/>
                <w:szCs w:val="20"/>
                <w:rtl w:val="0"/>
              </w:rPr>
              <w:t xml:space="preserve">Informe de Estado de la Técnica y Libertad de Operación</w:t>
            </w:r>
            <w:r w:rsidDel="00000000" w:rsidR="00000000" w:rsidRPr="00000000">
              <w:rPr>
                <w:sz w:val="20"/>
                <w:szCs w:val="20"/>
                <w:rtl w:val="0"/>
              </w:rPr>
              <w:t xml:space="preserve"> que analizará patentes (PATENTSCOPE, Espacenet e INAPI), literatura científica, tecnologías competidoras y su competitividad y el potencial de mercado, como base de la estrategia de protección.</w:t>
            </w:r>
          </w:p>
          <w:p w:rsidR="00000000" w:rsidDel="00000000" w:rsidP="00000000" w:rsidRDefault="00000000" w:rsidRPr="00000000" w14:paraId="00000B1C">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Titularidad de los resultados</w:t>
            </w:r>
          </w:p>
          <w:tbl>
            <w:tblPr>
              <w:tblStyle w:val="Table53"/>
              <w:tblW w:w="88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475"/>
              <w:gridCol w:w="4215"/>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1D">
                  <w:pPr>
                    <w:spacing w:after="20" w:lineRule="auto"/>
                    <w:jc w:val="center"/>
                    <w:rPr>
                      <w:b w:val="1"/>
                      <w:bCs w:val="1"/>
                      <w:sz w:val="16"/>
                      <w:szCs w:val="16"/>
                    </w:rPr>
                  </w:pPr>
                  <w:r w:rsidDel="00000000" w:rsidR="00000000" w:rsidRPr="00000000">
                    <w:rPr>
                      <w:b w:val="1"/>
                      <w:bCs w:val="1"/>
                      <w:sz w:val="16"/>
                      <w:szCs w:val="16"/>
                      <w:rtl w:val="0"/>
                    </w:rPr>
                    <w:t xml:space="preserve">Activo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1E">
                  <w:pPr>
                    <w:spacing w:after="20" w:lineRule="auto"/>
                    <w:jc w:val="center"/>
                    <w:rPr>
                      <w:b w:val="1"/>
                      <w:bCs w:val="1"/>
                      <w:sz w:val="16"/>
                      <w:szCs w:val="16"/>
                    </w:rPr>
                  </w:pPr>
                  <w:r w:rsidDel="00000000" w:rsidR="00000000" w:rsidRPr="00000000">
                    <w:rPr>
                      <w:b w:val="1"/>
                      <w:bCs w:val="1"/>
                      <w:sz w:val="16"/>
                      <w:szCs w:val="16"/>
                      <w:rtl w:val="0"/>
                    </w:rPr>
                    <w:t xml:space="preserve">Titularidad</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1F">
                  <w:pPr>
                    <w:spacing w:after="20" w:lineRule="auto"/>
                    <w:jc w:val="center"/>
                    <w:rPr>
                      <w:b w:val="1"/>
                      <w:bCs w:val="1"/>
                      <w:sz w:val="16"/>
                      <w:szCs w:val="16"/>
                    </w:rPr>
                  </w:pPr>
                  <w:r w:rsidDel="00000000" w:rsidR="00000000" w:rsidRPr="00000000">
                    <w:rPr>
                      <w:b w:val="1"/>
                      <w:bCs w:val="1"/>
                      <w:sz w:val="16"/>
                      <w:szCs w:val="16"/>
                      <w:rtl w:val="0"/>
                    </w:rPr>
                    <w:t xml:space="preserve">Reglas de uso, gestión y transferencia</w:t>
                  </w:r>
                </w:p>
              </w:tc>
            </w:tr>
            <w:tr>
              <w:trPr>
                <w:cantSplit w:val="0"/>
                <w:trHeight w:val="12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0">
                  <w:pPr>
                    <w:spacing w:after="20" w:lineRule="auto"/>
                    <w:rPr>
                      <w:b w:val="1"/>
                      <w:bCs w:val="1"/>
                      <w:sz w:val="16"/>
                      <w:szCs w:val="16"/>
                    </w:rPr>
                  </w:pPr>
                  <w:r w:rsidDel="00000000" w:rsidR="00000000" w:rsidRPr="00000000">
                    <w:rPr>
                      <w:b w:val="1"/>
                      <w:bCs w:val="1"/>
                      <w:sz w:val="16"/>
                      <w:szCs w:val="16"/>
                      <w:rtl w:val="0"/>
                    </w:rPr>
                    <w:t xml:space="preserve">Conocimiento y activos previos (background)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1">
                  <w:pPr>
                    <w:spacing w:after="20" w:lineRule="auto"/>
                    <w:rPr>
                      <w:sz w:val="16"/>
                      <w:szCs w:val="16"/>
                    </w:rPr>
                  </w:pPr>
                  <w:r w:rsidDel="00000000" w:rsidR="00000000" w:rsidRPr="00000000">
                    <w:rPr>
                      <w:sz w:val="16"/>
                      <w:szCs w:val="16"/>
                      <w:rtl w:val="0"/>
                    </w:rPr>
                    <w:t xml:space="preserve">Cada participante conserva lo que aporta: DTE (plataforma “Terrenos DS49” y su base normativa); Urbanamente (plataforma FRANK); In-Data y portales (sus bases de datos); asociados (su know-how).</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2">
                  <w:pPr>
                    <w:spacing w:after="20" w:lineRule="auto"/>
                    <w:rPr>
                      <w:sz w:val="16"/>
                      <w:szCs w:val="16"/>
                    </w:rPr>
                  </w:pPr>
                  <w:r w:rsidDel="00000000" w:rsidR="00000000" w:rsidRPr="00000000">
                    <w:rPr>
                      <w:sz w:val="16"/>
                      <w:szCs w:val="16"/>
                      <w:rtl w:val="0"/>
                    </w:rPr>
                    <w:t xml:space="preserve">Licencias no exclusivas, gratuitas y limitadas al Programa durante su ejecución. El Programa no contempla la adquisición ni la cesión de FRANK. Su uso comercial posterior se regula en acuerdos específicos.</w:t>
                  </w:r>
                </w:p>
              </w:tc>
            </w:tr>
            <w:tr>
              <w:trPr>
                <w:cantSplit w:val="0"/>
                <w:trHeight w:val="159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3">
                  <w:pPr>
                    <w:spacing w:after="20" w:lineRule="auto"/>
                    <w:rPr>
                      <w:b w:val="1"/>
                      <w:bCs w:val="1"/>
                      <w:sz w:val="16"/>
                      <w:szCs w:val="16"/>
                    </w:rPr>
                  </w:pPr>
                  <w:r w:rsidDel="00000000" w:rsidR="00000000" w:rsidRPr="00000000">
                    <w:rPr>
                      <w:b w:val="1"/>
                      <w:bCs w:val="1"/>
                      <w:sz w:val="16"/>
                      <w:szCs w:val="16"/>
                      <w:rtl w:val="0"/>
                    </w:rPr>
                    <w:t xml:space="preserve">Nuevo producto co-desarrollado en P1 con Urbanamente (ZAHA)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4">
                  <w:pPr>
                    <w:spacing w:after="20" w:lineRule="auto"/>
                    <w:rPr>
                      <w:sz w:val="16"/>
                      <w:szCs w:val="16"/>
                    </w:rPr>
                  </w:pPr>
                  <w:r w:rsidDel="00000000" w:rsidR="00000000" w:rsidRPr="00000000">
                    <w:rPr>
                      <w:sz w:val="16"/>
                      <w:szCs w:val="16"/>
                      <w:rtl w:val="0"/>
                    </w:rPr>
                    <w:t xml:space="preserve">Cotitularidad: DTE 2/3 y Urbanamente 1/3, en función del aporte valorizado inicial de Urbanamente y del financiamiento y la dirección técnica aportados por DTE.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5">
                  <w:pPr>
                    <w:spacing w:after="20" w:lineRule="auto"/>
                    <w:rPr>
                      <w:sz w:val="16"/>
                      <w:szCs w:val="16"/>
                    </w:rPr>
                  </w:pPr>
                  <w:r w:rsidDel="00000000" w:rsidR="00000000" w:rsidRPr="00000000">
                    <w:rPr>
                      <w:sz w:val="16"/>
                      <w:szCs w:val="16"/>
                      <w:rtl w:val="0"/>
                    </w:rPr>
                    <w:t xml:space="preserve">DTE es responsable de la protección, gestión, licenciamiento y comercialización, con mandato exclusivo y distribución de beneficios proporcional a la cotitularidad. Ningún cotitular puede vetar licencias en condiciones de mercado ni impedir el aporte de la PI a un vehículo de escalamiento; derecho preferente de compra entre cotitulares. Las condiciones comerciales se detallarán en un acuerdo posterior aprobado por Corfo.</w:t>
                  </w:r>
                </w:p>
              </w:tc>
            </w:tr>
            <w:tr>
              <w:trPr>
                <w:cantSplit w:val="0"/>
                <w:trHeight w:val="159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6">
                  <w:pPr>
                    <w:spacing w:after="20" w:lineRule="auto"/>
                    <w:rPr>
                      <w:b w:val="1"/>
                      <w:bCs w:val="1"/>
                      <w:sz w:val="16"/>
                      <w:szCs w:val="16"/>
                    </w:rPr>
                  </w:pPr>
                  <w:r w:rsidDel="00000000" w:rsidR="00000000" w:rsidRPr="00000000">
                    <w:rPr>
                      <w:b w:val="1"/>
                      <w:bCs w:val="1"/>
                      <w:sz w:val="16"/>
                      <w:szCs w:val="16"/>
                      <w:rtl w:val="0"/>
                    </w:rPr>
                    <w:t xml:space="preserve">Resultados de P2, P3, P4, de la capa común de datos y demás componentes de P1 (software, modelos entrenados y sus pesos, reglas normativas computables, bases de datos derivadas, documentación y marcas)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7">
                  <w:pPr>
                    <w:spacing w:after="20" w:lineRule="auto"/>
                    <w:rPr>
                      <w:sz w:val="16"/>
                      <w:szCs w:val="16"/>
                    </w:rPr>
                  </w:pPr>
                  <w:r w:rsidDel="00000000" w:rsidR="00000000" w:rsidRPr="00000000">
                    <w:rPr>
                      <w:sz w:val="16"/>
                      <w:szCs w:val="16"/>
                      <w:rtl w:val="0"/>
                    </w:rPr>
                    <w:t xml:space="preserve">DTE, como gestor tecnológico.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8">
                  <w:pPr>
                    <w:spacing w:after="20" w:lineRule="auto"/>
                    <w:rPr>
                      <w:sz w:val="16"/>
                      <w:szCs w:val="16"/>
                    </w:rPr>
                  </w:pPr>
                  <w:r w:rsidDel="00000000" w:rsidR="00000000" w:rsidRPr="00000000">
                    <w:rPr>
                      <w:sz w:val="16"/>
                      <w:szCs w:val="16"/>
                      <w:rtl w:val="0"/>
                    </w:rPr>
                    <w:t xml:space="preserve">Los asociados reciben acceso a la plataforma según perfil de usuario y/o capacitación, conforme a sus cartas compromiso. Los coejecutores que se incorporen podrán acordar cotitularidad con aprobación de Corfo.</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9">
                  <w:pPr>
                    <w:spacing w:after="20" w:lineRule="auto"/>
                    <w:rPr>
                      <w:b w:val="1"/>
                      <w:bCs w:val="1"/>
                      <w:sz w:val="16"/>
                      <w:szCs w:val="16"/>
                    </w:rPr>
                  </w:pPr>
                  <w:r w:rsidDel="00000000" w:rsidR="00000000" w:rsidRPr="00000000">
                    <w:rPr>
                      <w:b w:val="1"/>
                      <w:bCs w:val="1"/>
                      <w:sz w:val="16"/>
                      <w:szCs w:val="16"/>
                      <w:rtl w:val="0"/>
                    </w:rPr>
                    <w:t xml:space="preserve">Datos de pilotos y de clientes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A">
                  <w:pPr>
                    <w:spacing w:after="20" w:lineRule="auto"/>
                    <w:rPr>
                      <w:sz w:val="16"/>
                      <w:szCs w:val="16"/>
                    </w:rPr>
                  </w:pPr>
                  <w:r w:rsidDel="00000000" w:rsidR="00000000" w:rsidRPr="00000000">
                    <w:rPr>
                      <w:sz w:val="16"/>
                      <w:szCs w:val="16"/>
                      <w:rtl w:val="0"/>
                    </w:rPr>
                    <w:t xml:space="preserve">La entidad que genera los datos (cliente o propietario del activo).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B">
                  <w:pPr>
                    <w:spacing w:after="20" w:lineRule="auto"/>
                    <w:rPr>
                      <w:sz w:val="16"/>
                      <w:szCs w:val="16"/>
                    </w:rPr>
                  </w:pPr>
                  <w:r w:rsidDel="00000000" w:rsidR="00000000" w:rsidRPr="00000000">
                    <w:rPr>
                      <w:sz w:val="16"/>
                      <w:szCs w:val="16"/>
                      <w:rtl w:val="0"/>
                    </w:rPr>
                    <w:t xml:space="preserve">DTE actúa como encargado del tratamiento; el entrenamiento de modelos usa solo datos anonimizados o agregados con autorización contractual y respeta los derechos de los titulares (Ley 21.719).</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C">
                  <w:pPr>
                    <w:spacing w:after="20" w:lineRule="auto"/>
                    <w:rPr>
                      <w:b w:val="1"/>
                      <w:bCs w:val="1"/>
                      <w:sz w:val="16"/>
                      <w:szCs w:val="16"/>
                    </w:rPr>
                  </w:pPr>
                  <w:r w:rsidDel="00000000" w:rsidR="00000000" w:rsidRPr="00000000">
                    <w:rPr>
                      <w:b w:val="1"/>
                      <w:bCs w:val="1"/>
                      <w:sz w:val="16"/>
                      <w:szCs w:val="16"/>
                      <w:rtl w:val="0"/>
                    </w:rPr>
                    <w:t xml:space="preserve">Especificación abierta de datos del activo (P3)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D">
                  <w:pPr>
                    <w:spacing w:after="20" w:lineRule="auto"/>
                    <w:rPr>
                      <w:sz w:val="16"/>
                      <w:szCs w:val="16"/>
                    </w:rPr>
                  </w:pPr>
                  <w:r w:rsidDel="00000000" w:rsidR="00000000" w:rsidRPr="00000000">
                    <w:rPr>
                      <w:sz w:val="16"/>
                      <w:szCs w:val="16"/>
                      <w:rtl w:val="0"/>
                    </w:rPr>
                    <w:t xml:space="preserve">DTE (autoría), publicada con licencia abierta (CC BY 4.0).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E">
                  <w:pPr>
                    <w:spacing w:after="20" w:lineRule="auto"/>
                    <w:rPr>
                      <w:sz w:val="16"/>
                      <w:szCs w:val="16"/>
                    </w:rPr>
                  </w:pPr>
                  <w:r w:rsidDel="00000000" w:rsidR="00000000" w:rsidRPr="00000000">
                    <w:rPr>
                      <w:sz w:val="16"/>
                      <w:szCs w:val="16"/>
                      <w:rtl w:val="0"/>
                    </w:rPr>
                    <w:t xml:space="preserve">Bien club de libre uso para el sector y propuesto al INN; las implementaciones de software (motor de homologación con IA y conectores) son propietarias.</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F">
                  <w:pPr>
                    <w:spacing w:after="20" w:lineRule="auto"/>
                    <w:rPr>
                      <w:b w:val="1"/>
                      <w:bCs w:val="1"/>
                      <w:sz w:val="16"/>
                      <w:szCs w:val="16"/>
                    </w:rPr>
                  </w:pPr>
                  <w:r w:rsidDel="00000000" w:rsidR="00000000" w:rsidRPr="00000000">
                    <w:rPr>
                      <w:b w:val="1"/>
                      <w:bCs w:val="1"/>
                      <w:sz w:val="16"/>
                      <w:szCs w:val="16"/>
                      <w:rtl w:val="0"/>
                    </w:rPr>
                    <w:t xml:space="preserve">Creaciones de trabajadores, prestadores y proveedores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30">
                  <w:pPr>
                    <w:spacing w:after="20" w:lineRule="auto"/>
                    <w:rPr>
                      <w:sz w:val="16"/>
                      <w:szCs w:val="16"/>
                    </w:rPr>
                  </w:pPr>
                  <w:r w:rsidDel="00000000" w:rsidR="00000000" w:rsidRPr="00000000">
                    <w:rPr>
                      <w:sz w:val="16"/>
                      <w:szCs w:val="16"/>
                      <w:rtl w:val="0"/>
                    </w:rPr>
                    <w:t xml:space="preserve">Se ceden al titular del resultado.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31">
                  <w:pPr>
                    <w:spacing w:after="20" w:lineRule="auto"/>
                    <w:rPr>
                      <w:sz w:val="16"/>
                      <w:szCs w:val="16"/>
                    </w:rPr>
                  </w:pPr>
                  <w:r w:rsidDel="00000000" w:rsidR="00000000" w:rsidRPr="00000000">
                    <w:rPr>
                      <w:sz w:val="16"/>
                      <w:szCs w:val="16"/>
                      <w:rtl w:val="0"/>
                    </w:rPr>
                    <w:t xml:space="preserve">Artículo 8° de la Ley 17.336 para programas computacionales de dependientes, y cláusulas de cesión y confidencialidad en contratos a honorarios y de servicios.</w:t>
                  </w:r>
                </w:p>
              </w:tc>
            </w:tr>
          </w:tbl>
          <w:p w:rsidR="00000000" w:rsidDel="00000000" w:rsidP="00000000" w:rsidRDefault="00000000" w:rsidRPr="00000000" w14:paraId="00000B32">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B33">
            <w:pPr>
              <w:spacing w:after="80" w:before="40" w:lineRule="auto"/>
              <w:jc w:val="both"/>
              <w:rPr>
                <w:sz w:val="20"/>
                <w:szCs w:val="20"/>
              </w:rPr>
            </w:pPr>
            <w:r w:rsidDel="00000000" w:rsidR="00000000" w:rsidRPr="00000000">
              <w:rPr>
                <w:b w:val="1"/>
                <w:bCs w:val="1"/>
                <w:sz w:val="20"/>
                <w:szCs w:val="20"/>
                <w:rtl w:val="0"/>
              </w:rPr>
              <w:t xml:space="preserve">Condición de comercialización:</w:t>
            </w:r>
            <w:r w:rsidDel="00000000" w:rsidR="00000000" w:rsidRPr="00000000">
              <w:rPr>
                <w:sz w:val="20"/>
                <w:szCs w:val="20"/>
                <w:rtl w:val="0"/>
              </w:rPr>
              <w:t xml:space="preserve"> la estructura asegura que quien tenga el derecho de comercialización (DTE o el vehículo que se constituya para escalar) no enfrente restricciones que entorpezcan la distribución, la venta o el acceso a fondos de inversión: mandato exclusivo de comercialización, ausencia de derechos de veto, transferibilidad de la PI a una filial o spin-off y opción de compra de las cuotas de cotitularidad a valor de mercado.</w:t>
            </w:r>
          </w:p>
          <w:p w:rsidR="00000000" w:rsidDel="00000000" w:rsidP="00000000" w:rsidRDefault="00000000" w:rsidRPr="00000000" w14:paraId="00000B34">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Estrategia de protección</w:t>
            </w:r>
          </w:p>
          <w:p w:rsidR="00000000" w:rsidDel="00000000" w:rsidP="00000000" w:rsidRDefault="00000000" w:rsidRPr="00000000" w14:paraId="00000B35">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Software y código fuente:</w:t>
            </w:r>
            <w:r w:rsidDel="00000000" w:rsidR="00000000" w:rsidRPr="00000000">
              <w:rPr>
                <w:sz w:val="19"/>
                <w:szCs w:val="19"/>
                <w:rtl w:val="0"/>
              </w:rPr>
              <w:t xml:space="preserve"> inscripción en el Registro de Propiedad Intelectual (Ley 17.336) de las versiones mayores de cada módulo y trazabilidad de autoría en el control de versiones.</w:t>
            </w:r>
          </w:p>
          <w:p w:rsidR="00000000" w:rsidDel="00000000" w:rsidP="00000000" w:rsidRDefault="00000000" w:rsidRPr="00000000" w14:paraId="00000B36">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Secreto empresarial</w:t>
            </w:r>
            <w:r w:rsidDel="00000000" w:rsidR="00000000" w:rsidRPr="00000000">
              <w:rPr>
                <w:sz w:val="19"/>
                <w:szCs w:val="19"/>
                <w:rtl w:val="0"/>
              </w:rPr>
              <w:t xml:space="preserve"> (Ley 19.039, Título VIII) para modelos, pesos, conjuntos de entrenamiento, reglas computables y código no publicado, con medidas razonables de reserva.</w:t>
            </w:r>
          </w:p>
          <w:p w:rsidR="00000000" w:rsidDel="00000000" w:rsidP="00000000" w:rsidRDefault="00000000" w:rsidRPr="00000000" w14:paraId="00000B37">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Marcas:</w:t>
            </w:r>
            <w:r w:rsidDel="00000000" w:rsidR="00000000" w:rsidRPr="00000000">
              <w:rPr>
                <w:sz w:val="19"/>
                <w:szCs w:val="19"/>
                <w:rtl w:val="0"/>
              </w:rPr>
              <w:t xml:space="preserve"> búsqueda de anterioridad y solicitud ante INAPI de las marcas de producto (p. ej., “Bitácora”, “ZAHA” y “Zapatilla”) en las clases 9 y 42.</w:t>
            </w:r>
          </w:p>
          <w:p w:rsidR="00000000" w:rsidDel="00000000" w:rsidP="00000000" w:rsidRDefault="00000000" w:rsidRPr="00000000" w14:paraId="00000B38">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Patentes:</w:t>
            </w:r>
            <w:r w:rsidDel="00000000" w:rsidR="00000000" w:rsidRPr="00000000">
              <w:rPr>
                <w:sz w:val="19"/>
                <w:szCs w:val="19"/>
                <w:rtl w:val="0"/>
              </w:rPr>
              <w:t xml:space="preserve"> el software como tal no es, en general, patentable en Chile (art. 37 de la Ley 19.039); se evaluará mediante informes de patentabilidad la protección de invenciones con efecto técnico (p. ej., sistemas sensorizados de predicción de fallas en P4) y, de proceder, su solicitud nacional y vía PCT.</w:t>
            </w:r>
          </w:p>
          <w:p w:rsidR="00000000" w:rsidDel="00000000" w:rsidP="00000000" w:rsidRDefault="00000000" w:rsidRPr="00000000" w14:paraId="00000B39">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Bases de datos:</w:t>
            </w:r>
            <w:r w:rsidDel="00000000" w:rsidR="00000000" w:rsidRPr="00000000">
              <w:rPr>
                <w:sz w:val="19"/>
                <w:szCs w:val="19"/>
                <w:rtl w:val="0"/>
              </w:rPr>
              <w:t xml:space="preserve"> protección como compilación (art. 3° N° 17 de la Ley 17.336) y mediante términos de uso y licencias de datos.</w:t>
            </w:r>
          </w:p>
          <w:p w:rsidR="00000000" w:rsidDel="00000000" w:rsidP="00000000" w:rsidRDefault="00000000" w:rsidRPr="00000000" w14:paraId="00000B3A">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Componentes de código abierto:</w:t>
            </w:r>
            <w:r w:rsidDel="00000000" w:rsidR="00000000" w:rsidRPr="00000000">
              <w:rPr>
                <w:sz w:val="19"/>
                <w:szCs w:val="19"/>
                <w:rtl w:val="0"/>
              </w:rPr>
              <w:t xml:space="preserve"> inventario de componentes (SBOM) y control de licencias para evitar restricciones copyleft en el producto comercial.</w:t>
            </w:r>
          </w:p>
          <w:p w:rsidR="00000000" w:rsidDel="00000000" w:rsidP="00000000" w:rsidRDefault="00000000" w:rsidRPr="00000000" w14:paraId="00000B3B">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Libertad de operación:</w:t>
            </w:r>
            <w:r w:rsidDel="00000000" w:rsidR="00000000" w:rsidRPr="00000000">
              <w:rPr>
                <w:sz w:val="19"/>
                <w:szCs w:val="19"/>
                <w:rtl w:val="0"/>
              </w:rPr>
              <w:t xml:space="preserve"> verificación del uso legítimo de software, modelos y datos de terceros; formalización de </w:t>
            </w:r>
            <w:r>
              <w:rPr>
                <w:sz w:val="19"/>
                <w:szCs w:val="19"/>
                <w:rtl w:val="0"/>
              </w:rPr>
              <w:t xml:space="preserve">convenios de datos </w:t>
            </w:r>
            <w:ins w:id="9186" w:author="Nicolás Rietta" w:date="2026-09-28T16:00:00Z">
              <w:r>
                <w:rPr>
                  <w:sz w:val="19"/>
                  <w:szCs w:val="19"/>
                  <w:rtl w:val="0"/>
                </w:rPr>
                <w:t xml:space="preserve">con portales </w:t>
              </w:r>
            </w:ins>
            <w:r>
              <w:rPr>
                <w:sz w:val="19"/>
                <w:szCs w:val="19"/>
                <w:rtl w:val="0"/>
              </w:rPr>
              <w:t xml:space="preserve">e In-Data</w:t>
            </w:r>
            <w:r w:rsidDel="00000000" w:rsidR="00000000" w:rsidRPr="00000000">
              <w:rPr>
                <w:sz w:val="19"/>
                <w:szCs w:val="19"/>
                <w:rtl w:val="0"/>
              </w:rPr>
              <w:t xml:space="preserve"> antes de escalar la ingesta automatizada del piloto; y revisión de términos de uso y protección de datos.</w:t>
            </w:r>
          </w:p>
          <w:p w:rsidR="00000000" w:rsidDel="00000000" w:rsidP="00000000" w:rsidRDefault="00000000" w:rsidRPr="00000000" w14:paraId="00000B3C">
            <w:pPr>
              <w:spacing w:after="60" w:before="160" w:lineRule="auto"/>
              <w:rPr>
                <w:b w:val="1"/>
                <w:bCs w:val="1"/>
                <w:color w:val="1f3864"/>
                <w:sz w:val="21"/>
                <w:szCs w:val="21"/>
              </w:rPr>
            </w:pPr>
            <w:del w:id="9187" w:author="Nicolás Rietta" w:date="2026-09-28T16:00:00Z">
              <w:r>
                <w:rPr>
                  <w:b w:val="1"/>
                  <w:bCs w:val="1"/>
                  <w:color w:val="1f3864"/>
                  <w:sz w:val="21"/>
                  <w:szCs w:val="21"/>
                  <w:rtl w:val="0"/>
                </w:rPr>
                <w:delText xml:space="preserve">13.5 </w:delText>
              </w:r>
            </w:del>
            <w:r>
              <w:rPr>
                <w:b w:val="1"/>
                <w:bCs w:val="1"/>
                <w:color w:val="1f3864"/>
                <w:sz w:val="21"/>
                <w:szCs w:val="21"/>
                <w:rtl w:val="0"/>
              </w:rPr>
              <w:t xml:space="preserve">Gestión de la información y del conocimiento</w:t>
            </w:r>
          </w:p>
          <w:p w:rsidR="00000000" w:rsidDel="00000000" w:rsidP="00000000" w:rsidRDefault="00000000" w:rsidRPr="00000000" w14:paraId="00000B3D">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Rotulación por criticidad:</w:t>
            </w:r>
            <w:r w:rsidDel="00000000" w:rsidR="00000000" w:rsidRPr="00000000">
              <w:rPr>
                <w:sz w:val="19"/>
                <w:szCs w:val="19"/>
                <w:rtl w:val="0"/>
              </w:rPr>
              <w:t xml:space="preserve"> pública, uso interno, confidencial y crítica (código, modelos y datos personales).</w:t>
            </w:r>
          </w:p>
          <w:p w:rsidR="00000000" w:rsidDel="00000000" w:rsidP="00000000" w:rsidRDefault="00000000" w:rsidRPr="00000000" w14:paraId="00000B3E">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Custodia física, digital y legal:</w:t>
            </w:r>
            <w:r w:rsidDel="00000000" w:rsidR="00000000" w:rsidRPr="00000000">
              <w:rPr>
                <w:sz w:val="19"/>
                <w:szCs w:val="19"/>
                <w:rtl w:val="0"/>
              </w:rPr>
              <w:t xml:space="preserve"> repositorio único con control de acceso por roles, doble factor de autenticación, cifrado, registro de accesos y respaldos; acuerdos de confidencialidad con todo el personal y los participantes.</w:t>
            </w:r>
          </w:p>
          <w:p w:rsidR="00000000" w:rsidDel="00000000" w:rsidP="00000000" w:rsidRDefault="00000000" w:rsidRPr="00000000" w14:paraId="00000B3F">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Publicaciones:</w:t>
            </w:r>
            <w:r w:rsidDel="00000000" w:rsidR="00000000" w:rsidRPr="00000000">
              <w:rPr>
                <w:sz w:val="19"/>
                <w:szCs w:val="19"/>
                <w:rtl w:val="0"/>
              </w:rPr>
              <w:t xml:space="preserve"> toda publicación o presentación requiere autorización escrita previa del Comité de PI (respuesta en un máximo de 30 días) para no afectar la protección futura; una vez resguardados, los resultados se divulgan obligatoriamente.</w:t>
            </w:r>
          </w:p>
          <w:p w:rsidR="00000000" w:rsidDel="00000000" w:rsidP="00000000" w:rsidRDefault="00000000" w:rsidRPr="00000000" w14:paraId="00000B40">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Registro de activos intangibles:</w:t>
            </w:r>
            <w:r w:rsidDel="00000000" w:rsidR="00000000" w:rsidRPr="00000000">
              <w:rPr>
                <w:sz w:val="19"/>
                <w:szCs w:val="19"/>
                <w:rtl w:val="0"/>
              </w:rPr>
              <w:t xml:space="preserve"> inventario trimestral (descripción, autores, titularidad, fecha, estado de protección y valorización), insumo para la valorización tecnológica requerida en los informes de avance.</w:t>
            </w:r>
          </w:p>
          <w:p w:rsidR="00000000" w:rsidDel="00000000" w:rsidP="00000000" w:rsidRDefault="00000000" w:rsidRPr="00000000" w14:paraId="00000B41">
            <w:pPr>
              <w:spacing w:after="60" w:before="160" w:lineRule="auto"/>
              <w:rPr>
                <w:b w:val="1"/>
                <w:bCs w:val="1"/>
                <w:color w:val="1f3864"/>
                <w:sz w:val="21"/>
                <w:szCs w:val="21"/>
              </w:rPr>
            </w:pPr>
            <w:del w:id="9188" w:author="Nicolás Rietta" w:date="2026-09-28T16:00:00Z">
              <w:r>
                <w:rPr>
                  <w:b w:val="1"/>
                  <w:bCs w:val="1"/>
                  <w:color w:val="1f3864"/>
                  <w:sz w:val="21"/>
                  <w:szCs w:val="21"/>
                  <w:rtl w:val="0"/>
                </w:rPr>
                <w:delText xml:space="preserve">13.6 </w:delText>
              </w:r>
            </w:del>
            <w:r>
              <w:rPr>
                <w:b w:val="1"/>
                <w:bCs w:val="1"/>
                <w:color w:val="1f3864"/>
                <w:sz w:val="21"/>
                <w:szCs w:val="21"/>
                <w:rtl w:val="0"/>
              </w:rPr>
              <w:t xml:space="preserve">Responsables y reglas de conflicto de interés</w:t>
            </w:r>
          </w:p>
          <w:p w:rsidR="00000000" w:rsidDel="00000000" w:rsidP="00000000" w:rsidRDefault="00000000" w:rsidRPr="00000000" w14:paraId="00000B42">
            <w:pPr>
              <w:spacing w:after="80" w:lineRule="auto"/>
              <w:jc w:val="both"/>
              <w:rPr>
                <w:sz w:val="20"/>
                <w:szCs w:val="20"/>
              </w:rPr>
            </w:pPr>
            <w:r w:rsidDel="00000000" w:rsidR="00000000" w:rsidRPr="00000000">
              <w:rPr>
                <w:sz w:val="20"/>
                <w:szCs w:val="20"/>
                <w:rtl w:val="0"/>
              </w:rPr>
              <w:t xml:space="preserve">El profesional a cargo de Transferencia Tecnológica y PI es responsable de la gestión, protección y transferencia del conocimiento y de las tecnologías del Programa, con apoyo del Comité de PI y Transferencia y asesoría legal especializada. Todos los participantes se comprometen a privilegiar los objetivos del Programa por sobre intereses particulares: declaración de intereses, abstención en decisiones con conflicto, prohibición de usar información confidencial con fines ajenos al Programa y comunicación previa de desarrollos propios que puedan competir con sus resultados.</w:t>
            </w:r>
          </w:p>
          <w:p w:rsidR="00000000" w:rsidDel="00000000" w:rsidP="00000000" w:rsidRDefault="00000000" w:rsidRPr="00000000" w14:paraId="00000B43">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Modelo de vigilancia tecnológica</w:t>
            </w:r>
          </w:p>
          <w:p w:rsidR="00000000" w:rsidDel="00000000" w:rsidP="00000000" w:rsidRDefault="00000000" w:rsidRPr="00000000" w14:paraId="00000B44">
            <w:pPr>
              <w:spacing w:after="80" w:lineRule="auto"/>
              <w:jc w:val="both"/>
              <w:rPr>
                <w:sz w:val="20"/>
                <w:szCs w:val="20"/>
              </w:rPr>
            </w:pPr>
            <w:r w:rsidDel="00000000" w:rsidR="00000000" w:rsidRPr="00000000">
              <w:rPr>
                <w:sz w:val="20"/>
                <w:szCs w:val="20"/>
                <w:rtl w:val="0"/>
              </w:rPr>
              <w:t xml:space="preserve">Se implementará un sistema de vigilancia e inteligencia competitiva, con referencia a la norma UNE 166006, que opera en ciclos de planificación, búsqueda, análisis, difusión y decisión, a nivel del Programa y de cada proyecto, en el sector construcción (edificación e infraestructura):</w:t>
            </w:r>
          </w:p>
          <w:tbl>
            <w:tblPr>
              <w:tblStyle w:val="Table54"/>
              <w:tblW w:w="8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325"/>
              <w:gridCol w:w="2130"/>
              <w:gridCol w:w="1455"/>
              <w:gridCol w:w="1995"/>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45">
                  <w:pPr>
                    <w:spacing w:after="20" w:lineRule="auto"/>
                    <w:jc w:val="center"/>
                    <w:rPr>
                      <w:b w:val="1"/>
                      <w:bCs w:val="1"/>
                      <w:sz w:val="16"/>
                      <w:szCs w:val="16"/>
                    </w:rPr>
                  </w:pPr>
                  <w:r w:rsidDel="00000000" w:rsidR="00000000" w:rsidRPr="00000000">
                    <w:rPr>
                      <w:b w:val="1"/>
                      <w:bCs w:val="1"/>
                      <w:sz w:val="16"/>
                      <w:szCs w:val="16"/>
                      <w:rtl w:val="0"/>
                    </w:rPr>
                    <w:t xml:space="preserve">Nivel</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46">
                  <w:pPr>
                    <w:spacing w:after="20" w:lineRule="auto"/>
                    <w:jc w:val="center"/>
                    <w:rPr>
                      <w:b w:val="1"/>
                      <w:bCs w:val="1"/>
                      <w:sz w:val="16"/>
                      <w:szCs w:val="16"/>
                    </w:rPr>
                  </w:pPr>
                  <w:r w:rsidDel="00000000" w:rsidR="00000000" w:rsidRPr="00000000">
                    <w:rPr>
                      <w:b w:val="1"/>
                      <w:bCs w:val="1"/>
                      <w:sz w:val="16"/>
                      <w:szCs w:val="16"/>
                      <w:rtl w:val="0"/>
                    </w:rPr>
                    <w:t xml:space="preserve">Temas vigilados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47">
                  <w:pPr>
                    <w:spacing w:after="20" w:lineRule="auto"/>
                    <w:jc w:val="center"/>
                    <w:rPr>
                      <w:b w:val="1"/>
                      <w:bCs w:val="1"/>
                      <w:sz w:val="16"/>
                      <w:szCs w:val="16"/>
                    </w:rPr>
                  </w:pPr>
                  <w:r w:rsidDel="00000000" w:rsidR="00000000" w:rsidRPr="00000000">
                    <w:rPr>
                      <w:b w:val="1"/>
                      <w:bCs w:val="1"/>
                      <w:sz w:val="16"/>
                      <w:szCs w:val="16"/>
                      <w:rtl w:val="0"/>
                    </w:rPr>
                    <w:t xml:space="preserve">Fuentes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48">
                  <w:pPr>
                    <w:spacing w:after="20" w:lineRule="auto"/>
                    <w:jc w:val="center"/>
                    <w:rPr>
                      <w:b w:val="1"/>
                      <w:bCs w:val="1"/>
                      <w:sz w:val="16"/>
                      <w:szCs w:val="16"/>
                    </w:rPr>
                  </w:pPr>
                  <w:r w:rsidDel="00000000" w:rsidR="00000000" w:rsidRPr="00000000">
                    <w:rPr>
                      <w:b w:val="1"/>
                      <w:bCs w:val="1"/>
                      <w:sz w:val="16"/>
                      <w:szCs w:val="16"/>
                      <w:rtl w:val="0"/>
                    </w:rPr>
                    <w:t xml:space="preserve">Productos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49">
                  <w:pPr>
                    <w:spacing w:after="20" w:lineRule="auto"/>
                    <w:jc w:val="center"/>
                    <w:rPr>
                      <w:b w:val="1"/>
                      <w:bCs w:val="1"/>
                      <w:sz w:val="16"/>
                      <w:szCs w:val="16"/>
                    </w:rPr>
                  </w:pPr>
                  <w:r w:rsidDel="00000000" w:rsidR="00000000" w:rsidRPr="00000000">
                    <w:rPr>
                      <w:b w:val="1"/>
                      <w:bCs w:val="1"/>
                      <w:sz w:val="16"/>
                      <w:szCs w:val="16"/>
                      <w:rtl w:val="0"/>
                    </w:rPr>
                    <w:t xml:space="preserve">Indicadores y metas</w:t>
                  </w:r>
                </w:p>
              </w:tc>
            </w:tr>
            <w:tr>
              <w:trPr>
                <w:cantSplit w:val="0"/>
                <w:trHeight w:val="102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4A">
                  <w:pPr>
                    <w:spacing w:after="20" w:lineRule="auto"/>
                    <w:rPr>
                      <w:b w:val="1"/>
                      <w:bCs w:val="1"/>
                      <w:sz w:val="16"/>
                      <w:szCs w:val="16"/>
                    </w:rPr>
                  </w:pPr>
                  <w:r w:rsidDel="00000000" w:rsidR="00000000" w:rsidRPr="00000000">
                    <w:rPr>
                      <w:b w:val="1"/>
                      <w:bCs w:val="1"/>
                      <w:sz w:val="16"/>
                      <w:szCs w:val="16"/>
                      <w:rtl w:val="0"/>
                    </w:rPr>
                    <w:t xml:space="preserve">Programa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4B">
                  <w:pPr>
                    <w:spacing w:after="20" w:lineRule="auto"/>
                    <w:rPr>
                      <w:sz w:val="16"/>
                      <w:szCs w:val="16"/>
                    </w:rPr>
                  </w:pPr>
                  <w:r w:rsidDel="00000000" w:rsidR="00000000" w:rsidRPr="00000000">
                    <w:rPr>
                      <w:sz w:val="16"/>
                      <w:szCs w:val="16"/>
                      <w:rtl w:val="0"/>
                    </w:rPr>
                    <w:t xml:space="preserve">IA aplicada a la construcción; estándares de datos; regulación de IA y datos (Chile y UE); competidores, alianzas y financiamiento.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4C">
                  <w:pPr>
                    <w:spacing w:after="20" w:lineRule="auto"/>
                    <w:rPr>
                      <w:sz w:val="16"/>
                      <w:szCs w:val="16"/>
                    </w:rPr>
                  </w:pPr>
                  <w:r w:rsidDel="00000000" w:rsidR="00000000" w:rsidRPr="00000000">
                    <w:rPr>
                      <w:sz w:val="16"/>
                      <w:szCs w:val="16"/>
                      <w:rtl w:val="0"/>
                    </w:rPr>
                    <w:t xml:space="preserve">PATENTSCOPE, Espacenet, INAPI, Scopus/arXiv, buildingSMART, ISO/INN, Diario Oficial, BCN y bases de inversión.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4D">
                  <w:pPr>
                    <w:spacing w:after="20" w:lineRule="auto"/>
                    <w:rPr>
                      <w:sz w:val="16"/>
                      <w:szCs w:val="16"/>
                    </w:rPr>
                  </w:pPr>
                  <w:r w:rsidDel="00000000" w:rsidR="00000000" w:rsidRPr="00000000">
                    <w:rPr>
                      <w:sz w:val="16"/>
                      <w:szCs w:val="16"/>
                      <w:rtl w:val="0"/>
                    </w:rPr>
                    <w:t xml:space="preserve">Boletín trimestral y alertas.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4E">
                  <w:pPr>
                    <w:spacing w:after="20" w:lineRule="auto"/>
                    <w:rPr>
                      <w:sz w:val="16"/>
                      <w:szCs w:val="16"/>
                    </w:rPr>
                  </w:pPr>
                  <w:r w:rsidDel="00000000" w:rsidR="00000000" w:rsidRPr="00000000">
                    <w:rPr>
                      <w:sz w:val="16"/>
                      <w:szCs w:val="16"/>
                      <w:rtl w:val="0"/>
                    </w:rPr>
                    <w:t xml:space="preserve">4 boletines al año; al menos 2 decisiones anuales del CT o CE basadas en vigilancia.</w:t>
                  </w:r>
                </w:p>
              </w:tc>
            </w:tr>
            <w:tr>
              <w:trPr>
                <w:cantSplit w:val="0"/>
                <w:trHeight w:val="12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4F">
                  <w:pPr>
                    <w:spacing w:after="20" w:lineRule="auto"/>
                    <w:rPr>
                      <w:b w:val="1"/>
                      <w:bCs w:val="1"/>
                      <w:sz w:val="16"/>
                      <w:szCs w:val="16"/>
                    </w:rPr>
                  </w:pPr>
                  <w:r w:rsidDel="00000000" w:rsidR="00000000" w:rsidRPr="00000000">
                    <w:rPr>
                      <w:b w:val="1"/>
                      <w:bCs w:val="1"/>
                      <w:sz w:val="16"/>
                      <w:szCs w:val="16"/>
                      <w:rtl w:val="0"/>
                    </w:rPr>
                    <w:t xml:space="preserve">P1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0">
                  <w:pPr>
                    <w:spacing w:after="20" w:lineRule="auto"/>
                    <w:rPr>
                      <w:sz w:val="16"/>
                      <w:szCs w:val="16"/>
                    </w:rPr>
                  </w:pPr>
                  <w:r w:rsidDel="00000000" w:rsidR="00000000" w:rsidRPr="00000000">
                    <w:rPr>
                      <w:sz w:val="16"/>
                      <w:szCs w:val="16"/>
                      <w:rtl w:val="0"/>
                    </w:rPr>
                    <w:t xml:space="preserve">Cambios normativos (OGUC, PRC/PRI, circulares DDU, DS49/DS19, resoluciones SEREMI y criterios del SEA); herramientas de factibilidad.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1">
                  <w:pPr>
                    <w:spacing w:after="20" w:lineRule="auto"/>
                    <w:rPr>
                      <w:sz w:val="16"/>
                      <w:szCs w:val="16"/>
                    </w:rPr>
                  </w:pPr>
                  <w:r w:rsidDel="00000000" w:rsidR="00000000" w:rsidRPr="00000000">
                    <w:rPr>
                      <w:sz w:val="16"/>
                      <w:szCs w:val="16"/>
                      <w:rtl w:val="0"/>
                    </w:rPr>
                    <w:t xml:space="preserve">Diario Oficial, MINVU, municipios y dictámenes de Contraloría; agente de investigación con revisión humana, ya operativo en el piloto.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2">
                  <w:pPr>
                    <w:spacing w:after="20" w:lineRule="auto"/>
                    <w:rPr>
                      <w:sz w:val="16"/>
                      <w:szCs w:val="16"/>
                    </w:rPr>
                  </w:pPr>
                  <w:r w:rsidDel="00000000" w:rsidR="00000000" w:rsidRPr="00000000">
                    <w:rPr>
                      <w:sz w:val="16"/>
                      <w:szCs w:val="16"/>
                      <w:rtl w:val="0"/>
                    </w:rPr>
                    <w:t xml:space="preserve">Alertas normativas y actualización de reglas.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3">
                  <w:pPr>
                    <w:spacing w:after="20" w:lineRule="auto"/>
                    <w:rPr>
                      <w:sz w:val="16"/>
                      <w:szCs w:val="16"/>
                    </w:rPr>
                  </w:pPr>
                  <w:r w:rsidDel="00000000" w:rsidR="00000000" w:rsidRPr="00000000">
                    <w:rPr>
                      <w:sz w:val="16"/>
                      <w:szCs w:val="16"/>
                      <w:rtl w:val="0"/>
                    </w:rPr>
                    <w:t xml:space="preserve">Cambios incorporados en ≤30 días; 100% con fuente citada.</w:t>
                  </w:r>
                </w:p>
              </w:tc>
            </w:tr>
            <w:tr>
              <w:trPr>
                <w:cantSplit w:val="0"/>
                <w:trHeight w:val="102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4">
                  <w:pPr>
                    <w:spacing w:after="20" w:lineRule="auto"/>
                    <w:rPr>
                      <w:b w:val="1"/>
                      <w:bCs w:val="1"/>
                      <w:sz w:val="16"/>
                      <w:szCs w:val="16"/>
                    </w:rPr>
                  </w:pPr>
                  <w:r w:rsidDel="00000000" w:rsidR="00000000" w:rsidRPr="00000000">
                    <w:rPr>
                      <w:b w:val="1"/>
                      <w:bCs w:val="1"/>
                      <w:sz w:val="16"/>
                      <w:szCs w:val="16"/>
                      <w:rtl w:val="0"/>
                    </w:rPr>
                    <w:t xml:space="preserve">P2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5">
                  <w:pPr>
                    <w:spacing w:after="20" w:lineRule="auto"/>
                    <w:rPr>
                      <w:sz w:val="16"/>
                      <w:szCs w:val="16"/>
                    </w:rPr>
                  </w:pPr>
                  <w:r w:rsidDel="00000000" w:rsidR="00000000" w:rsidRPr="00000000">
                    <w:rPr>
                      <w:sz w:val="16"/>
                      <w:szCs w:val="16"/>
                      <w:rtl w:val="0"/>
                    </w:rPr>
                    <w:t xml:space="preserve">Diseño generativo y optimización; verificación normativa automática; reglamentación térmica y acústica; análisis de ciclo de vida.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6">
                  <w:pPr>
                    <w:spacing w:after="20" w:lineRule="auto"/>
                    <w:rPr>
                      <w:sz w:val="16"/>
                      <w:szCs w:val="16"/>
                    </w:rPr>
                  </w:pPr>
                  <w:r w:rsidDel="00000000" w:rsidR="00000000" w:rsidRPr="00000000">
                    <w:rPr>
                      <w:sz w:val="16"/>
                      <w:szCs w:val="16"/>
                      <w:rtl w:val="0"/>
                    </w:rPr>
                    <w:t xml:space="preserve">Publicaciones científicas, proveedores, MINVU y Agencia de Sostenibilidad Energética.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7">
                  <w:pPr>
                    <w:spacing w:after="20" w:lineRule="auto"/>
                    <w:rPr>
                      <w:sz w:val="16"/>
                      <w:szCs w:val="16"/>
                    </w:rPr>
                  </w:pPr>
                  <w:r w:rsidDel="00000000" w:rsidR="00000000" w:rsidRPr="00000000">
                    <w:rPr>
                      <w:sz w:val="16"/>
                      <w:szCs w:val="16"/>
                      <w:rtl w:val="0"/>
                    </w:rPr>
                    <w:t xml:space="preserve">Fichas tecnológicas.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8">
                  <w:pPr>
                    <w:spacing w:after="20" w:lineRule="auto"/>
                    <w:rPr>
                      <w:sz w:val="16"/>
                      <w:szCs w:val="16"/>
                    </w:rPr>
                  </w:pPr>
                  <w:r w:rsidDel="00000000" w:rsidR="00000000" w:rsidRPr="00000000">
                    <w:rPr>
                      <w:sz w:val="16"/>
                      <w:szCs w:val="16"/>
                      <w:rtl w:val="0"/>
                    </w:rPr>
                    <w:t xml:space="preserve">Al menos 4 fichas al año.</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9">
                  <w:pPr>
                    <w:spacing w:after="20" w:lineRule="auto"/>
                    <w:rPr>
                      <w:b w:val="1"/>
                      <w:bCs w:val="1"/>
                      <w:sz w:val="16"/>
                      <w:szCs w:val="16"/>
                    </w:rPr>
                  </w:pPr>
                  <w:r w:rsidDel="00000000" w:rsidR="00000000" w:rsidRPr="00000000">
                    <w:rPr>
                      <w:b w:val="1"/>
                      <w:bCs w:val="1"/>
                      <w:sz w:val="16"/>
                      <w:szCs w:val="16"/>
                      <w:rtl w:val="0"/>
                    </w:rPr>
                    <w:t xml:space="preserve">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A">
                  <w:pPr>
                    <w:spacing w:after="20" w:lineRule="auto"/>
                    <w:rPr>
                      <w:sz w:val="16"/>
                      <w:szCs w:val="16"/>
                    </w:rPr>
                  </w:pPr>
                  <w:r w:rsidDel="00000000" w:rsidR="00000000" w:rsidRPr="00000000">
                    <w:rPr>
                      <w:sz w:val="16"/>
                      <w:szCs w:val="16"/>
                      <w:rtl w:val="0"/>
                    </w:rPr>
                    <w:t xml:space="preserve">Estándares de interoperabilidad (IFC, IDS y BCF); API de software de obra; modelos de lenguaje para homologación semántica.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B">
                  <w:pPr>
                    <w:spacing w:after="20" w:lineRule="auto"/>
                    <w:rPr>
                      <w:sz w:val="16"/>
                      <w:szCs w:val="16"/>
                    </w:rPr>
                  </w:pPr>
                  <w:r w:rsidDel="00000000" w:rsidR="00000000" w:rsidRPr="00000000">
                    <w:rPr>
                      <w:sz w:val="16"/>
                      <w:szCs w:val="16"/>
                      <w:rtl w:val="0"/>
                    </w:rPr>
                    <w:t xml:space="preserve">buildingSMART, ISO/TC 59/SC 13, INN y proveedores.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C">
                  <w:pPr>
                    <w:spacing w:after="20" w:lineRule="auto"/>
                    <w:rPr>
                      <w:sz w:val="16"/>
                      <w:szCs w:val="16"/>
                    </w:rPr>
                  </w:pPr>
                  <w:r w:rsidDel="00000000" w:rsidR="00000000" w:rsidRPr="00000000">
                    <w:rPr>
                      <w:sz w:val="16"/>
                      <w:szCs w:val="16"/>
                      <w:rtl w:val="0"/>
                    </w:rPr>
                    <w:t xml:space="preserve">Mapa de integraciones.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D">
                  <w:pPr>
                    <w:spacing w:after="20" w:lineRule="auto"/>
                    <w:rPr>
                      <w:sz w:val="16"/>
                      <w:szCs w:val="16"/>
                    </w:rPr>
                  </w:pPr>
                  <w:r w:rsidDel="00000000" w:rsidR="00000000" w:rsidRPr="00000000">
                    <w:rPr>
                      <w:sz w:val="16"/>
                      <w:szCs w:val="16"/>
                      <w:rtl w:val="0"/>
                    </w:rPr>
                    <w:t xml:space="preserve">Mapa actualizado semestralmente.</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E">
                  <w:pPr>
                    <w:spacing w:after="20" w:lineRule="auto"/>
                    <w:rPr>
                      <w:b w:val="1"/>
                      <w:bCs w:val="1"/>
                      <w:sz w:val="16"/>
                      <w:szCs w:val="16"/>
                    </w:rPr>
                  </w:pPr>
                  <w:r w:rsidDel="00000000" w:rsidR="00000000" w:rsidRPr="00000000">
                    <w:rPr>
                      <w:b w:val="1"/>
                      <w:bCs w:val="1"/>
                      <w:sz w:val="16"/>
                      <w:szCs w:val="16"/>
                      <w:rtl w:val="0"/>
                    </w:rPr>
                    <w:t xml:space="preserve">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F">
                  <w:pPr>
                    <w:spacing w:after="20" w:lineRule="auto"/>
                    <w:rPr>
                      <w:sz w:val="16"/>
                      <w:szCs w:val="16"/>
                    </w:rPr>
                  </w:pPr>
                  <w:r w:rsidDel="00000000" w:rsidR="00000000" w:rsidRPr="00000000">
                    <w:rPr>
                      <w:sz w:val="16"/>
                      <w:szCs w:val="16"/>
                      <w:rtl w:val="0"/>
                    </w:rPr>
                    <w:t xml:space="preserve">Mantenimiento predictivo, IoT y gemelos digitales; ISO 55000; regulación de copropiedad.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60">
                  <w:pPr>
                    <w:spacing w:after="20" w:lineRule="auto"/>
                    <w:rPr>
                      <w:sz w:val="16"/>
                      <w:szCs w:val="16"/>
                    </w:rPr>
                  </w:pPr>
                  <w:r w:rsidDel="00000000" w:rsidR="00000000" w:rsidRPr="00000000">
                    <w:rPr>
                      <w:sz w:val="16"/>
                      <w:szCs w:val="16"/>
                      <w:rtl w:val="0"/>
                    </w:rPr>
                    <w:t xml:space="preserve">Literatura técnica, proveedores de sistemas de mantenimiento y Ley 21.442.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61">
                  <w:pPr>
                    <w:spacing w:after="20" w:lineRule="auto"/>
                    <w:rPr>
                      <w:sz w:val="16"/>
                      <w:szCs w:val="16"/>
                    </w:rPr>
                  </w:pPr>
                  <w:r w:rsidDel="00000000" w:rsidR="00000000" w:rsidRPr="00000000">
                    <w:rPr>
                      <w:sz w:val="16"/>
                      <w:szCs w:val="16"/>
                      <w:rtl w:val="0"/>
                    </w:rPr>
                    <w:t xml:space="preserve">Fichas y comparativos (benchmarks).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62">
                  <w:pPr>
                    <w:spacing w:after="20" w:lineRule="auto"/>
                    <w:rPr>
                      <w:sz w:val="16"/>
                      <w:szCs w:val="16"/>
                    </w:rPr>
                  </w:pPr>
                  <w:r w:rsidDel="00000000" w:rsidR="00000000" w:rsidRPr="00000000">
                    <w:rPr>
                      <w:sz w:val="16"/>
                      <w:szCs w:val="16"/>
                      <w:rtl w:val="0"/>
                    </w:rPr>
                    <w:t xml:space="preserve">Al menos 2 comparativos al año.</w:t>
                  </w:r>
                </w:p>
              </w:tc>
            </w:tr>
          </w:tbl>
          <w:p w:rsidR="00000000" w:rsidDel="00000000" w:rsidP="00000000" w:rsidRDefault="00000000" w:rsidRPr="00000000" w14:paraId="00000B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B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68">
      <w:pPr>
        <w:spacing w:after="0" w:lineRule="auto"/>
        <w:ind w:left="-567" w:right="-425" w:firstLine="0"/>
        <w:jc w:val="both"/>
        <w:rPr>
          <w:vertAlign w:val="baseline"/>
        </w:rPr>
      </w:pPr>
      <w:r w:rsidDel="00000000" w:rsidR="00000000" w:rsidRPr="00000000">
        <w:rPr>
          <w:rtl w:val="0"/>
        </w:rPr>
      </w:r>
    </w:p>
    <w:p w:rsidR="00000000" w:rsidDel="00000000" w:rsidP="00000000" w:rsidRDefault="00000000" w:rsidRPr="00000000" w14:paraId="00000B69">
      <w:pPr>
        <w:spacing w:after="0" w:lineRule="auto"/>
        <w:ind w:left="-284" w:right="-141" w:firstLine="0"/>
        <w:jc w:val="both"/>
        <w:rPr>
          <w:sz w:val="20"/>
          <w:szCs w:val="20"/>
          <w:vertAlign w:val="baseline"/>
        </w:rPr>
      </w:pPr>
      <w:r w:rsidDel="00000000" w:rsidR="00000000" w:rsidRPr="00000000">
        <w:rPr>
          <w:b w:val="1"/>
          <w:bCs w:val="1"/>
          <w:vertAlign w:val="baseline"/>
          <w:rtl w:val="0"/>
        </w:rPr>
        <w:t xml:space="preserve">14.- DESARROLLO DE CAPACIDADES QUE PERMITAN EL ESCALAMIENTO DE LOS RESULTADOS DEL PROGRAMA </w:t>
      </w:r>
      <w:r w:rsidDel="00000000" w:rsidR="00000000" w:rsidRPr="00000000">
        <w:rPr>
          <w:i w:val="1"/>
          <w:iCs w:val="1"/>
          <w:sz w:val="20"/>
          <w:szCs w:val="20"/>
          <w:vertAlign w:val="baseline"/>
          <w:rtl w:val="0"/>
        </w:rPr>
        <w:t xml:space="preserve">(Considere el documento Guía Técnica de la convocatoria, entre otros antecedentes).</w:t>
      </w:r>
      <w:r w:rsidDel="00000000" w:rsidR="00000000" w:rsidRPr="00000000">
        <w:rPr>
          <w:rtl w:val="0"/>
        </w:rPr>
      </w:r>
    </w:p>
    <w:tbl>
      <w:tblPr>
        <w:tblStyle w:val="Table55"/>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rHeight w:val="20" w:hRule="atLeast"/>
          <w:tblHeader w:val="0"/>
        </w:trPr>
        <w:tc>
          <w:tcPr>
            <w:vAlign w:val="top"/>
          </w:tcPr>
          <w:p w:rsidR="00000000" w:rsidDel="00000000" w:rsidP="00000000" w:rsidRDefault="00000000" w:rsidRPr="00000000" w14:paraId="00000B6A">
            <w:pPr>
              <w:spacing w:after="80" w:before="0" w:lineRule="auto"/>
              <w:ind w:left="0" w:firstLine="0"/>
              <w:jc w:val="both"/>
              <w:rPr>
                <w:sz w:val="20"/>
                <w:szCs w:val="20"/>
              </w:rPr>
            </w:pPr>
            <w:r w:rsidDel="00000000" w:rsidR="00000000" w:rsidRPr="00000000">
              <w:rPr>
                <w:rtl w:val="0"/>
              </w:rPr>
            </w:r>
          </w:p>
          <w:p w:rsidR="00000000" w:rsidDel="00000000" w:rsidP="00000000" w:rsidRDefault="00000000" w:rsidRPr="00000000" w14:paraId="00000B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6D">
            <w:pPr>
              <w:spacing w:after="80" w:before="40" w:lineRule="auto"/>
              <w:jc w:val="both"/>
              <w:rPr>
                <w:sz w:val="20"/>
                <w:szCs w:val="20"/>
              </w:rPr>
            </w:pPr>
            <w:r w:rsidDel="00000000" w:rsidR="00000000" w:rsidRPr="00000000">
              <w:rPr>
                <w:sz w:val="20"/>
                <w:szCs w:val="20"/>
                <w:rtl w:val="0"/>
              </w:rPr>
              <w:t xml:space="preserve">El Programa desarrollará las condiciones y capacidades para que sus resultados se escalen y comercialicen a lo largo de toda la cadena de valor de la construcción, mediante cinco líneas complementarias.</w:t>
            </w:r>
          </w:p>
          <w:p w:rsidR="00000000" w:rsidDel="00000000" w:rsidP="00000000" w:rsidRDefault="00000000" w:rsidRPr="00000000" w14:paraId="00000B6E">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Metodología de vinculación con empresas de la cadena de valor</w:t>
            </w:r>
          </w:p>
          <w:p w:rsidR="00000000" w:rsidDel="00000000" w:rsidP="00000000" w:rsidRDefault="00000000" w:rsidRPr="00000000" w14:paraId="00000B6F">
            <w:pPr>
              <w:spacing w:after="80" w:lineRule="auto"/>
              <w:jc w:val="both"/>
              <w:rPr>
                <w:sz w:val="20"/>
                <w:szCs w:val="20"/>
              </w:rPr>
            </w:pPr>
            <w:r w:rsidDel="00000000" w:rsidR="00000000" w:rsidRPr="00000000">
              <w:rPr>
                <w:sz w:val="20"/>
                <w:szCs w:val="20"/>
                <w:rtl w:val="0"/>
              </w:rPr>
              <w:t xml:space="preserve">Se aplicará una metodología de seis pasos, orientada a segmentos definidos: mandantes públicos (SERVIU, MOP y municipios) y privados (desarrolladores, multifamily, industria y minería), entidades patrocinantes, oficinas de arquitectura e ingeniería, revisores independientes, constructoras (mayoritariamente pymes), ITO/IFO, administradores de activos y proveedores de software y datos.</w:t>
            </w:r>
          </w:p>
          <w:tbl>
            <w:tblPr>
              <w:tblStyle w:val="Table56"/>
              <w:tblW w:w="88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135"/>
              <w:gridCol w:w="2400"/>
              <w:gridCol w:w="1965"/>
            </w:tblGrid>
            <w:tr>
              <w:trPr>
                <w:cantSplit w:val="0"/>
                <w:trHeight w:val="49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70">
                  <w:pPr>
                    <w:spacing w:after="20" w:lineRule="auto"/>
                    <w:jc w:val="center"/>
                    <w:rPr>
                      <w:b w:val="1"/>
                      <w:bCs w:val="1"/>
                      <w:sz w:val="17"/>
                      <w:szCs w:val="17"/>
                    </w:rPr>
                  </w:pPr>
                  <w:r w:rsidDel="00000000" w:rsidR="00000000" w:rsidRPr="00000000">
                    <w:rPr>
                      <w:b w:val="1"/>
                      <w:bCs w:val="1"/>
                      <w:sz w:val="17"/>
                      <w:szCs w:val="17"/>
                      <w:rtl w:val="0"/>
                    </w:rPr>
                    <w:t xml:space="preserve">Paso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71">
                  <w:pPr>
                    <w:spacing w:after="20" w:lineRule="auto"/>
                    <w:jc w:val="center"/>
                    <w:rPr>
                      <w:b w:val="1"/>
                      <w:bCs w:val="1"/>
                      <w:sz w:val="17"/>
                      <w:szCs w:val="17"/>
                    </w:rPr>
                  </w:pPr>
                  <w:r w:rsidDel="00000000" w:rsidR="00000000" w:rsidRPr="00000000">
                    <w:rPr>
                      <w:b w:val="1"/>
                      <w:bCs w:val="1"/>
                      <w:sz w:val="17"/>
                      <w:szCs w:val="17"/>
                      <w:rtl w:val="0"/>
                    </w:rPr>
                    <w:t xml:space="preserve">Actividades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72">
                  <w:pPr>
                    <w:spacing w:after="20" w:lineRule="auto"/>
                    <w:jc w:val="center"/>
                    <w:rPr>
                      <w:b w:val="1"/>
                      <w:bCs w:val="1"/>
                      <w:sz w:val="17"/>
                      <w:szCs w:val="17"/>
                    </w:rPr>
                  </w:pPr>
                  <w:r w:rsidDel="00000000" w:rsidR="00000000" w:rsidRPr="00000000">
                    <w:rPr>
                      <w:b w:val="1"/>
                      <w:bCs w:val="1"/>
                      <w:sz w:val="17"/>
                      <w:szCs w:val="17"/>
                      <w:rtl w:val="0"/>
                    </w:rPr>
                    <w:t xml:space="preserve">Instrumentos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73">
                  <w:pPr>
                    <w:spacing w:after="20" w:lineRule="auto"/>
                    <w:jc w:val="center"/>
                    <w:rPr>
                      <w:b w:val="1"/>
                      <w:bCs w:val="1"/>
                      <w:sz w:val="17"/>
                      <w:szCs w:val="17"/>
                    </w:rPr>
                  </w:pPr>
                  <w:r w:rsidDel="00000000" w:rsidR="00000000" w:rsidRPr="00000000">
                    <w:rPr>
                      <w:b w:val="1"/>
                      <w:bCs w:val="1"/>
                      <w:sz w:val="17"/>
                      <w:szCs w:val="17"/>
                      <w:rtl w:val="0"/>
                    </w:rPr>
                    <w:t xml:space="preserve">Indicador</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4">
                  <w:pPr>
                    <w:spacing w:after="20" w:lineRule="auto"/>
                    <w:rPr>
                      <w:b w:val="1"/>
                      <w:bCs w:val="1"/>
                      <w:sz w:val="17"/>
                      <w:szCs w:val="17"/>
                    </w:rPr>
                  </w:pPr>
                  <w:r w:rsidDel="00000000" w:rsidR="00000000" w:rsidRPr="00000000">
                    <w:rPr>
                      <w:b w:val="1"/>
                      <w:bCs w:val="1"/>
                      <w:sz w:val="17"/>
                      <w:szCs w:val="17"/>
                      <w:rtl w:val="0"/>
                    </w:rPr>
                    <w:t xml:space="preserve">1. Sensibilizar</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5">
                  <w:pPr>
                    <w:spacing w:after="20" w:lineRule="auto"/>
                    <w:rPr>
                      <w:sz w:val="17"/>
                      <w:szCs w:val="17"/>
                    </w:rPr>
                  </w:pPr>
                  <w:r w:rsidDel="00000000" w:rsidR="00000000" w:rsidRPr="00000000">
                    <w:rPr>
                      <w:sz w:val="17"/>
                      <w:szCs w:val="17"/>
                      <w:rtl w:val="0"/>
                    </w:rPr>
                    <w:t xml:space="preserve">Difundir casos de uso y beneficios de la IA en cada etapa de la línea de vida del activo.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6">
                  <w:pPr>
                    <w:spacing w:after="20" w:lineRule="auto"/>
                    <w:rPr>
                      <w:sz w:val="17"/>
                      <w:szCs w:val="17"/>
                    </w:rPr>
                  </w:pPr>
                  <w:r w:rsidDel="00000000" w:rsidR="00000000" w:rsidRPr="00000000">
                    <w:rPr>
                      <w:sz w:val="17"/>
                      <w:szCs w:val="17"/>
                      <w:rtl w:val="0"/>
                    </w:rPr>
                    <w:t xml:space="preserve">Seminarios, webinars, contenidos, gremios y asociados.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7">
                  <w:pPr>
                    <w:spacing w:after="20" w:lineRule="auto"/>
                    <w:rPr>
                      <w:sz w:val="17"/>
                      <w:szCs w:val="17"/>
                    </w:rPr>
                  </w:pPr>
                  <w:r w:rsidDel="00000000" w:rsidR="00000000" w:rsidRPr="00000000">
                    <w:rPr>
                      <w:sz w:val="17"/>
                      <w:szCs w:val="17"/>
                      <w:rtl w:val="0"/>
                    </w:rPr>
                    <w:t xml:space="preserve">Empresas alcanzadas: 500 / 2.000</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8">
                  <w:pPr>
                    <w:spacing w:after="20" w:lineRule="auto"/>
                    <w:rPr>
                      <w:b w:val="1"/>
                      <w:bCs w:val="1"/>
                      <w:sz w:val="17"/>
                      <w:szCs w:val="17"/>
                    </w:rPr>
                  </w:pPr>
                  <w:r w:rsidDel="00000000" w:rsidR="00000000" w:rsidRPr="00000000">
                    <w:rPr>
                      <w:b w:val="1"/>
                      <w:bCs w:val="1"/>
                      <w:sz w:val="17"/>
                      <w:szCs w:val="17"/>
                      <w:rtl w:val="0"/>
                    </w:rPr>
                    <w:t xml:space="preserve">2. Diagnosticar</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9">
                  <w:pPr>
                    <w:spacing w:after="20" w:lineRule="auto"/>
                    <w:rPr>
                      <w:sz w:val="17"/>
                      <w:szCs w:val="17"/>
                    </w:rPr>
                  </w:pPr>
                  <w:r w:rsidDel="00000000" w:rsidR="00000000" w:rsidRPr="00000000">
                    <w:rPr>
                      <w:sz w:val="17"/>
                      <w:szCs w:val="17"/>
                      <w:rtl w:val="0"/>
                    </w:rPr>
                    <w:t xml:space="preserve">Medir la madurez digital y el uso de datos e IA, y levantar la línea base de procesos.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A">
                  <w:pPr>
                    <w:spacing w:after="20" w:lineRule="auto"/>
                    <w:rPr>
                      <w:sz w:val="17"/>
                      <w:szCs w:val="17"/>
                    </w:rPr>
                  </w:pPr>
                  <w:r w:rsidDel="00000000" w:rsidR="00000000" w:rsidRPr="00000000">
                    <w:rPr>
                      <w:sz w:val="17"/>
                      <w:szCs w:val="17"/>
                      <w:rtl w:val="0"/>
                    </w:rPr>
                    <w:t xml:space="preserve">Instrumento de diagnóstico de madurez; entrevistas.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B">
                  <w:pPr>
                    <w:spacing w:after="20" w:lineRule="auto"/>
                    <w:rPr>
                      <w:sz w:val="17"/>
                      <w:szCs w:val="17"/>
                    </w:rPr>
                  </w:pPr>
                  <w:r w:rsidDel="00000000" w:rsidR="00000000" w:rsidRPr="00000000">
                    <w:rPr>
                      <w:sz w:val="17"/>
                      <w:szCs w:val="17"/>
                      <w:rtl w:val="0"/>
                    </w:rPr>
                    <w:t xml:space="preserve">Empresas diagnosticadas: 100 / 300</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C">
                  <w:pPr>
                    <w:spacing w:after="20" w:lineRule="auto"/>
                    <w:rPr>
                      <w:b w:val="1"/>
                      <w:bCs w:val="1"/>
                      <w:sz w:val="17"/>
                      <w:szCs w:val="17"/>
                    </w:rPr>
                  </w:pPr>
                  <w:r w:rsidDel="00000000" w:rsidR="00000000" w:rsidRPr="00000000">
                    <w:rPr>
                      <w:b w:val="1"/>
                      <w:bCs w:val="1"/>
                      <w:sz w:val="17"/>
                      <w:szCs w:val="17"/>
                      <w:rtl w:val="0"/>
                    </w:rPr>
                    <w:t xml:space="preserve">3. Co-diseñar</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D">
                  <w:pPr>
                    <w:spacing w:after="20" w:lineRule="auto"/>
                    <w:rPr>
                      <w:sz w:val="17"/>
                      <w:szCs w:val="17"/>
                    </w:rPr>
                  </w:pPr>
                  <w:r w:rsidDel="00000000" w:rsidR="00000000" w:rsidRPr="00000000">
                    <w:rPr>
                      <w:sz w:val="17"/>
                      <w:szCs w:val="17"/>
                      <w:rtl w:val="0"/>
                    </w:rPr>
                    <w:t xml:space="preserve">Priorizar funcionalidades y requisitos con los usuarios.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E">
                  <w:pPr>
                    <w:spacing w:after="20" w:lineRule="auto"/>
                    <w:rPr>
                      <w:sz w:val="17"/>
                      <w:szCs w:val="17"/>
                    </w:rPr>
                  </w:pPr>
                  <w:r w:rsidDel="00000000" w:rsidR="00000000" w:rsidRPr="00000000">
                    <w:rPr>
                      <w:sz w:val="17"/>
                      <w:szCs w:val="17"/>
                      <w:rtl w:val="0"/>
                    </w:rPr>
                    <w:t xml:space="preserve">Mesa de Usuarios, talleres y prototipos.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F">
                  <w:pPr>
                    <w:spacing w:after="20" w:lineRule="auto"/>
                    <w:rPr>
                      <w:sz w:val="17"/>
                      <w:szCs w:val="17"/>
                    </w:rPr>
                  </w:pPr>
                  <w:r w:rsidDel="00000000" w:rsidR="00000000" w:rsidRPr="00000000">
                    <w:rPr>
                      <w:sz w:val="17"/>
                      <w:szCs w:val="17"/>
                      <w:rtl w:val="0"/>
                    </w:rPr>
                    <w:t xml:space="preserve">Talleres de co-diseño: 12 / 20</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0">
                  <w:pPr>
                    <w:spacing w:after="20" w:lineRule="auto"/>
                    <w:rPr>
                      <w:b w:val="1"/>
                      <w:bCs w:val="1"/>
                      <w:sz w:val="17"/>
                      <w:szCs w:val="17"/>
                    </w:rPr>
                  </w:pPr>
                  <w:r w:rsidDel="00000000" w:rsidR="00000000" w:rsidRPr="00000000">
                    <w:rPr>
                      <w:b w:val="1"/>
                      <w:bCs w:val="1"/>
                      <w:sz w:val="17"/>
                      <w:szCs w:val="17"/>
                      <w:rtl w:val="0"/>
                    </w:rPr>
                    <w:t xml:space="preserve">4. Pilotear</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1">
                  <w:pPr>
                    <w:spacing w:after="20" w:lineRule="auto"/>
                    <w:rPr>
                      <w:sz w:val="17"/>
                      <w:szCs w:val="17"/>
                    </w:rPr>
                  </w:pPr>
                  <w:r w:rsidDel="00000000" w:rsidR="00000000" w:rsidRPr="00000000">
                    <w:rPr>
                      <w:sz w:val="17"/>
                      <w:szCs w:val="17"/>
                      <w:rtl w:val="0"/>
                    </w:rPr>
                    <w:t xml:space="preserve">Validar en operación real con protocolo, línea base y métricas.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2">
                  <w:pPr>
                    <w:spacing w:after="20" w:lineRule="auto"/>
                    <w:rPr>
                      <w:sz w:val="17"/>
                      <w:szCs w:val="17"/>
                    </w:rPr>
                  </w:pPr>
                  <w:r w:rsidDel="00000000" w:rsidR="00000000" w:rsidRPr="00000000">
                    <w:rPr>
                      <w:sz w:val="17"/>
                      <w:szCs w:val="17"/>
                      <w:rtl w:val="0"/>
                    </w:rPr>
                    <w:t xml:space="preserve">Acuerdos de piloto y actas de validación.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3">
                  <w:pPr>
                    <w:spacing w:after="20" w:lineRule="auto"/>
                    <w:rPr>
                      <w:sz w:val="17"/>
                      <w:szCs w:val="17"/>
                    </w:rPr>
                  </w:pPr>
                  <w:r w:rsidDel="00000000" w:rsidR="00000000" w:rsidRPr="00000000">
                    <w:rPr>
                      <w:sz w:val="17"/>
                      <w:szCs w:val="17"/>
                      <w:rtl w:val="0"/>
                    </w:rPr>
                    <w:t xml:space="preserve">Pilotos validados: 15 / 30</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4">
                  <w:pPr>
                    <w:spacing w:after="20" w:lineRule="auto"/>
                    <w:rPr>
                      <w:b w:val="1"/>
                      <w:bCs w:val="1"/>
                      <w:sz w:val="17"/>
                      <w:szCs w:val="17"/>
                    </w:rPr>
                  </w:pPr>
                  <w:r w:rsidDel="00000000" w:rsidR="00000000" w:rsidRPr="00000000">
                    <w:rPr>
                      <w:b w:val="1"/>
                      <w:bCs w:val="1"/>
                      <w:sz w:val="17"/>
                      <w:szCs w:val="17"/>
                      <w:rtl w:val="0"/>
                    </w:rPr>
                    <w:t xml:space="preserve">5. Adoptar</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5">
                  <w:pPr>
                    <w:spacing w:after="20" w:lineRule="auto"/>
                    <w:rPr>
                      <w:sz w:val="17"/>
                      <w:szCs w:val="17"/>
                    </w:rPr>
                  </w:pPr>
                  <w:r w:rsidDel="00000000" w:rsidR="00000000" w:rsidRPr="00000000">
                    <w:rPr>
                      <w:sz w:val="17"/>
                      <w:szCs w:val="17"/>
                      <w:rtl w:val="0"/>
                    </w:rPr>
                    <w:t xml:space="preserve">Incorporar las soluciones a la operación habitual de las empresas.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6">
                  <w:pPr>
                    <w:spacing w:after="20" w:lineRule="auto"/>
                    <w:rPr>
                      <w:sz w:val="17"/>
                      <w:szCs w:val="17"/>
                    </w:rPr>
                  </w:pPr>
                  <w:r w:rsidDel="00000000" w:rsidR="00000000" w:rsidRPr="00000000">
                    <w:rPr>
                      <w:sz w:val="17"/>
                      <w:szCs w:val="17"/>
                      <w:rtl w:val="0"/>
                    </w:rPr>
                    <w:t xml:space="preserve">Incorporación guiada, capacitación certificada y soporte.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7">
                  <w:pPr>
                    <w:spacing w:after="20" w:lineRule="auto"/>
                    <w:rPr>
                      <w:sz w:val="17"/>
                      <w:szCs w:val="17"/>
                    </w:rPr>
                  </w:pPr>
                  <w:r w:rsidDel="00000000" w:rsidR="00000000" w:rsidRPr="00000000">
                    <w:rPr>
                      <w:sz w:val="17"/>
                      <w:szCs w:val="17"/>
                      <w:rtl w:val="0"/>
                    </w:rPr>
                    <w:t xml:space="preserve">Empresas usuarias activas: 45 / 200</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8">
                  <w:pPr>
                    <w:spacing w:after="20" w:lineRule="auto"/>
                    <w:rPr>
                      <w:b w:val="1"/>
                      <w:bCs w:val="1"/>
                      <w:sz w:val="17"/>
                      <w:szCs w:val="17"/>
                    </w:rPr>
                  </w:pPr>
                  <w:r w:rsidDel="00000000" w:rsidR="00000000" w:rsidRPr="00000000">
                    <w:rPr>
                      <w:b w:val="1"/>
                      <w:bCs w:val="1"/>
                      <w:sz w:val="17"/>
                      <w:szCs w:val="17"/>
                      <w:rtl w:val="0"/>
                    </w:rPr>
                    <w:t xml:space="preserve">6. Escalar</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9">
                  <w:pPr>
                    <w:spacing w:after="20" w:lineRule="auto"/>
                    <w:rPr>
                      <w:sz w:val="17"/>
                      <w:szCs w:val="17"/>
                    </w:rPr>
                  </w:pPr>
                  <w:r w:rsidDel="00000000" w:rsidR="00000000" w:rsidRPr="00000000">
                    <w:rPr>
                      <w:sz w:val="17"/>
                      <w:szCs w:val="17"/>
                      <w:rtl w:val="0"/>
                    </w:rPr>
                    <w:t xml:space="preserve">Extender las soluciones a nuevas tipologías, regiones y empresas.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A">
                  <w:pPr>
                    <w:spacing w:after="20" w:lineRule="auto"/>
                    <w:rPr>
                      <w:sz w:val="17"/>
                      <w:szCs w:val="17"/>
                    </w:rPr>
                  </w:pPr>
                  <w:r w:rsidDel="00000000" w:rsidR="00000000" w:rsidRPr="00000000">
                    <w:rPr>
                      <w:sz w:val="17"/>
                      <w:szCs w:val="17"/>
                      <w:rtl w:val="0"/>
                    </w:rPr>
                    <w:t xml:space="preserve">Partners, canal de asociados y ChileCompra.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B">
                  <w:pPr>
                    <w:spacing w:after="20" w:lineRule="auto"/>
                    <w:rPr>
                      <w:sz w:val="17"/>
                      <w:szCs w:val="17"/>
                    </w:rPr>
                  </w:pPr>
                  <w:r w:rsidDel="00000000" w:rsidR="00000000" w:rsidRPr="00000000">
                    <w:rPr>
                      <w:sz w:val="17"/>
                      <w:szCs w:val="17"/>
                      <w:rtl w:val="0"/>
                    </w:rPr>
                    <w:t xml:space="preserve">Regiones con usuarios: 5 / 16</w:t>
                  </w:r>
                </w:p>
              </w:tc>
            </w:tr>
          </w:tbl>
          <w:p w:rsidR="00000000" w:rsidDel="00000000" w:rsidP="00000000" w:rsidRDefault="00000000" w:rsidRPr="00000000" w14:paraId="00000B8C">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B8D">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Plan estratégico de escalamiento y comercialización</w:t>
            </w:r>
          </w:p>
          <w:p w:rsidR="00000000" w:rsidDel="00000000" w:rsidP="00000000" w:rsidRDefault="00000000" w:rsidRPr="00000000" w14:paraId="00000B8E">
            <w:pPr>
              <w:spacing w:after="80" w:lineRule="auto"/>
              <w:jc w:val="both"/>
              <w:rPr>
                <w:sz w:val="20"/>
                <w:szCs w:val="20"/>
              </w:rPr>
            </w:pPr>
            <w:r w:rsidDel="00000000" w:rsidR="00000000" w:rsidRPr="00000000">
              <w:rPr>
                <w:sz w:val="20"/>
                <w:szCs w:val="20"/>
                <w:rtl w:val="0"/>
              </w:rPr>
              <w:t xml:space="preserve">El plan se gestionará como un proceso de preparación para el mercado y la inversión: (i) validación de la disposición a pagar y de los precios en los pilotos de la Etapa 1; (ii) métricas comerciales auditables (clientes, ingresos recurrentes, retención y CAC/LTV) en el tablero del Programa; (iii) sala de datos para inversionistas, valorización de las tecnologías y plan de negocios actualizado al M30; (iv) incorporación transitoria al Consejo Estratégico, desde el mes 31, de un representante de fondo de inversión o especialista para desarrollar capacidades de negociación; y (v) levantamiento de capital privado en la Etapa 2 para financiar la expansión nacional y la posterior internacionalización.</w:t>
            </w:r>
          </w:p>
          <w:p w:rsidR="00000000" w:rsidDel="00000000" w:rsidP="00000000" w:rsidRDefault="00000000" w:rsidRPr="00000000" w14:paraId="00000B8F">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Plan de redes y alianzas nacionales e internacionales</w:t>
            </w:r>
          </w:p>
          <w:tbl>
            <w:tblPr>
              <w:tblStyle w:val="Table57"/>
              <w:tblW w:w="8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110"/>
              <w:gridCol w:w="3405"/>
              <w:gridCol w:w="975"/>
              <w:gridCol w:w="1170"/>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90">
                  <w:pPr>
                    <w:spacing w:after="20" w:lineRule="auto"/>
                    <w:jc w:val="center"/>
                    <w:rPr>
                      <w:b w:val="1"/>
                      <w:bCs w:val="1"/>
                      <w:sz w:val="16"/>
                      <w:szCs w:val="16"/>
                    </w:rPr>
                  </w:pPr>
                  <w:r w:rsidDel="00000000" w:rsidR="00000000" w:rsidRPr="00000000">
                    <w:rPr>
                      <w:b w:val="1"/>
                      <w:bCs w:val="1"/>
                      <w:sz w:val="16"/>
                      <w:szCs w:val="16"/>
                      <w:rtl w:val="0"/>
                    </w:rPr>
                    <w:t xml:space="preserve">Actor</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91">
                  <w:pPr>
                    <w:spacing w:after="20" w:lineRule="auto"/>
                    <w:jc w:val="center"/>
                    <w:rPr>
                      <w:b w:val="1"/>
                      <w:bCs w:val="1"/>
                      <w:sz w:val="16"/>
                      <w:szCs w:val="16"/>
                    </w:rPr>
                  </w:pPr>
                  <w:r w:rsidDel="00000000" w:rsidR="00000000" w:rsidRPr="00000000">
                    <w:rPr>
                      <w:b w:val="1"/>
                      <w:bCs w:val="1"/>
                      <w:sz w:val="16"/>
                      <w:szCs w:val="16"/>
                      <w:rtl w:val="0"/>
                    </w:rPr>
                    <w:t xml:space="preserve">Ámbito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92">
                  <w:pPr>
                    <w:spacing w:after="20" w:lineRule="auto"/>
                    <w:jc w:val="center"/>
                    <w:rPr>
                      <w:b w:val="1"/>
                      <w:bCs w:val="1"/>
                      <w:sz w:val="16"/>
                      <w:szCs w:val="16"/>
                    </w:rPr>
                  </w:pPr>
                  <w:r w:rsidDel="00000000" w:rsidR="00000000" w:rsidRPr="00000000">
                    <w:rPr>
                      <w:b w:val="1"/>
                      <w:bCs w:val="1"/>
                      <w:sz w:val="16"/>
                      <w:szCs w:val="16"/>
                      <w:rtl w:val="0"/>
                    </w:rPr>
                    <w:t xml:space="preserve">Objetivo de la alianza</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93">
                  <w:pPr>
                    <w:spacing w:after="20" w:lineRule="auto"/>
                    <w:jc w:val="center"/>
                    <w:rPr>
                      <w:b w:val="1"/>
                      <w:bCs w:val="1"/>
                      <w:sz w:val="16"/>
                      <w:szCs w:val="16"/>
                    </w:rPr>
                  </w:pPr>
                  <w:r w:rsidDel="00000000" w:rsidR="00000000" w:rsidRPr="00000000">
                    <w:rPr>
                      <w:b w:val="1"/>
                      <w:bCs w:val="1"/>
                      <w:sz w:val="16"/>
                      <w:szCs w:val="16"/>
                      <w:rtl w:val="0"/>
                    </w:rPr>
                    <w:t xml:space="preserve">Proyectos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94">
                  <w:pPr>
                    <w:spacing w:after="20" w:lineRule="auto"/>
                    <w:jc w:val="center"/>
                    <w:rPr>
                      <w:b w:val="1"/>
                      <w:bCs w:val="1"/>
                      <w:sz w:val="16"/>
                      <w:szCs w:val="16"/>
                    </w:rPr>
                  </w:pPr>
                  <w:r w:rsidDel="00000000" w:rsidR="00000000" w:rsidRPr="00000000">
                    <w:rPr>
                      <w:b w:val="1"/>
                      <w:bCs w:val="1"/>
                      <w:sz w:val="16"/>
                      <w:szCs w:val="16"/>
                      <w:rtl w:val="0"/>
                    </w:rPr>
                    <w:t xml:space="preserve">Plazo</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5">
                  <w:pPr>
                    <w:spacing w:after="20" w:lineRule="auto"/>
                    <w:rPr>
                      <w:b w:val="1"/>
                      <w:bCs w:val="1"/>
                      <w:sz w:val="16"/>
                      <w:szCs w:val="16"/>
                    </w:rPr>
                  </w:pPr>
                  <w:r w:rsidDel="00000000" w:rsidR="00000000" w:rsidRPr="00000000">
                    <w:rPr>
                      <w:b w:val="1"/>
                      <w:bCs w:val="1"/>
                      <w:sz w:val="16"/>
                      <w:szCs w:val="16"/>
                      <w:rtl w:val="0"/>
                    </w:rPr>
                    <w:t xml:space="preserve">Cámara Chilena de la Construcción (Comisión de Innovación y CDT)</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6">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7">
                  <w:pPr>
                    <w:spacing w:after="20" w:lineRule="auto"/>
                    <w:rPr>
                      <w:sz w:val="16"/>
                      <w:szCs w:val="16"/>
                    </w:rPr>
                  </w:pPr>
                  <w:r w:rsidDel="00000000" w:rsidR="00000000" w:rsidRPr="00000000">
                    <w:rPr>
                      <w:sz w:val="16"/>
                      <w:szCs w:val="16"/>
                      <w:rtl w:val="0"/>
                    </w:rPr>
                    <w:t xml:space="preserve">Difusión en empresas socias, pilotos y articulación con grupos de trabajo sectoriales.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8">
                  <w:pPr>
                    <w:spacing w:after="20" w:lineRule="auto"/>
                    <w:jc w:val="center"/>
                    <w:rPr>
                      <w:sz w:val="16"/>
                      <w:szCs w:val="16"/>
                    </w:rPr>
                  </w:pPr>
                  <w:r w:rsidDel="00000000" w:rsidR="00000000" w:rsidRPr="00000000">
                    <w:rPr>
                      <w:sz w:val="16"/>
                      <w:szCs w:val="16"/>
                      <w:rtl w:val="0"/>
                    </w:rPr>
                    <w:t xml:space="preserve">P2–P4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9">
                  <w:pPr>
                    <w:spacing w:after="20" w:lineRule="auto"/>
                    <w:jc w:val="center"/>
                    <w:rPr>
                      <w:sz w:val="16"/>
                      <w:szCs w:val="16"/>
                    </w:rPr>
                  </w:pPr>
                  <w:r w:rsidDel="00000000" w:rsidR="00000000" w:rsidRPr="00000000">
                    <w:rPr>
                      <w:sz w:val="16"/>
                      <w:szCs w:val="16"/>
                      <w:rtl w:val="0"/>
                    </w:rPr>
                    <w:t xml:space="preserve">M6–M24</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A">
                  <w:pPr>
                    <w:spacing w:after="20" w:lineRule="auto"/>
                    <w:rPr>
                      <w:b w:val="1"/>
                      <w:bCs w:val="1"/>
                      <w:sz w:val="16"/>
                      <w:szCs w:val="16"/>
                    </w:rPr>
                  </w:pPr>
                  <w:r w:rsidDel="00000000" w:rsidR="00000000" w:rsidRPr="00000000">
                    <w:rPr>
                      <w:b w:val="1"/>
                      <w:bCs w:val="1"/>
                      <w:sz w:val="16"/>
                      <w:szCs w:val="16"/>
                      <w:rtl w:val="0"/>
                    </w:rPr>
                    <w:t xml:space="preserve">Colegio de Arquitectos de Chile y Asociación de Directores de Obras Municipales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B">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C">
                  <w:pPr>
                    <w:spacing w:after="20" w:lineRule="auto"/>
                    <w:rPr>
                      <w:sz w:val="16"/>
                      <w:szCs w:val="16"/>
                    </w:rPr>
                  </w:pPr>
                  <w:r w:rsidDel="00000000" w:rsidR="00000000" w:rsidRPr="00000000">
                    <w:rPr>
                      <w:sz w:val="16"/>
                      <w:szCs w:val="16"/>
                      <w:rtl w:val="0"/>
                    </w:rPr>
                    <w:t xml:space="preserve">Capacitación de profesionales y Direcciones de Obras; validación de criterios normativos y de datos de plazos de tramitación.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D">
                  <w:pPr>
                    <w:spacing w:after="20" w:lineRule="auto"/>
                    <w:jc w:val="center"/>
                    <w:rPr>
                      <w:sz w:val="16"/>
                      <w:szCs w:val="16"/>
                    </w:rPr>
                  </w:pPr>
                  <w:r w:rsidDel="00000000" w:rsidR="00000000" w:rsidRPr="00000000">
                    <w:rPr>
                      <w:sz w:val="16"/>
                      <w:szCs w:val="16"/>
                      <w:rtl w:val="0"/>
                    </w:rPr>
                    <w:t xml:space="preserve">P1–P2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E">
                  <w:pPr>
                    <w:spacing w:after="20" w:lineRule="auto"/>
                    <w:jc w:val="center"/>
                    <w:rPr>
                      <w:sz w:val="16"/>
                      <w:szCs w:val="16"/>
                    </w:rPr>
                  </w:pPr>
                  <w:r w:rsidDel="00000000" w:rsidR="00000000" w:rsidRPr="00000000">
                    <w:rPr>
                      <w:sz w:val="16"/>
                      <w:szCs w:val="16"/>
                      <w:rtl w:val="0"/>
                    </w:rPr>
                    <w:t xml:space="preserve">M6–M18</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F">
                  <w:pPr>
                    <w:spacing w:after="20" w:lineRule="auto"/>
                    <w:rPr>
                      <w:b w:val="1"/>
                      <w:bCs w:val="1"/>
                      <w:sz w:val="16"/>
                      <w:szCs w:val="16"/>
                    </w:rPr>
                  </w:pPr>
                  <w:r w:rsidDel="00000000" w:rsidR="00000000" w:rsidRPr="00000000">
                    <w:rPr>
                      <w:b w:val="1"/>
                      <w:bCs w:val="1"/>
                      <w:sz w:val="16"/>
                      <w:szCs w:val="16"/>
                      <w:rtl w:val="0"/>
                    </w:rPr>
                    <w:t xml:space="preserve">MINVU (DDU, DOM en Línea), SEREMI y SERVIU</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0">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1">
                  <w:pPr>
                    <w:spacing w:after="20" w:lineRule="auto"/>
                    <w:rPr>
                      <w:sz w:val="16"/>
                      <w:szCs w:val="16"/>
                    </w:rPr>
                  </w:pPr>
                  <w:r w:rsidDel="00000000" w:rsidR="00000000" w:rsidRPr="00000000">
                    <w:rPr>
                      <w:sz w:val="16"/>
                      <w:szCs w:val="16"/>
                      <w:rtl w:val="0"/>
                    </w:rPr>
                    <w:t xml:space="preserve">Acceso a capas normativas y datos de tramitación; interoperabilidad con sistemas públicos.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2">
                  <w:pPr>
                    <w:spacing w:after="20" w:lineRule="auto"/>
                    <w:jc w:val="center"/>
                    <w:rPr>
                      <w:sz w:val="16"/>
                      <w:szCs w:val="16"/>
                    </w:rPr>
                  </w:pPr>
                  <w:r w:rsidDel="00000000" w:rsidR="00000000" w:rsidRPr="00000000">
                    <w:rPr>
                      <w:sz w:val="16"/>
                      <w:szCs w:val="16"/>
                      <w:rtl w:val="0"/>
                    </w:rPr>
                    <w:t xml:space="preserve">P1–P3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3">
                  <w:pPr>
                    <w:spacing w:after="20" w:lineRule="auto"/>
                    <w:jc w:val="center"/>
                    <w:rPr>
                      <w:sz w:val="16"/>
                      <w:szCs w:val="16"/>
                    </w:rPr>
                  </w:pPr>
                  <w:r w:rsidDel="00000000" w:rsidR="00000000" w:rsidRPr="00000000">
                    <w:rPr>
                      <w:sz w:val="16"/>
                      <w:szCs w:val="16"/>
                      <w:rtl w:val="0"/>
                    </w:rPr>
                    <w:t xml:space="preserve">M3–M24</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4">
                  <w:pPr>
                    <w:spacing w:after="20" w:lineRule="auto"/>
                    <w:rPr>
                      <w:b w:val="1"/>
                      <w:bCs w:val="1"/>
                      <w:sz w:val="16"/>
                      <w:szCs w:val="16"/>
                    </w:rPr>
                  </w:pPr>
                  <w:r w:rsidDel="00000000" w:rsidR="00000000" w:rsidRPr="00000000">
                    <w:rPr>
                      <w:b w:val="1"/>
                      <w:bCs w:val="1"/>
                      <w:sz w:val="16"/>
                      <w:szCs w:val="16"/>
                      <w:rtl w:val="0"/>
                    </w:rPr>
                    <w:t xml:space="preserve">Planbim, Corfo y MOP</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5">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6">
                  <w:pPr>
                    <w:spacing w:after="20" w:lineRule="auto"/>
                    <w:rPr>
                      <w:sz w:val="16"/>
                      <w:szCs w:val="16"/>
                    </w:rPr>
                  </w:pPr>
                  <w:r w:rsidDel="00000000" w:rsidR="00000000" w:rsidRPr="00000000">
                    <w:rPr>
                      <w:sz w:val="16"/>
                      <w:szCs w:val="16"/>
                      <w:rtl w:val="0"/>
                    </w:rPr>
                    <w:t xml:space="preserve">Alineamiento con estándares BIM públicos e interoperabilidad.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7">
                  <w:pPr>
                    <w:spacing w:after="20" w:lineRule="auto"/>
                    <w:jc w:val="center"/>
                    <w:rPr>
                      <w:sz w:val="16"/>
                      <w:szCs w:val="16"/>
                    </w:rPr>
                  </w:pPr>
                  <w:r w:rsidDel="00000000" w:rsidR="00000000" w:rsidRPr="00000000">
                    <w:rPr>
                      <w:sz w:val="16"/>
                      <w:szCs w:val="16"/>
                      <w:rtl w:val="0"/>
                    </w:rPr>
                    <w:t xml:space="preserve">P2–P4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8">
                  <w:pPr>
                    <w:spacing w:after="20" w:lineRule="auto"/>
                    <w:jc w:val="center"/>
                    <w:rPr>
                      <w:sz w:val="16"/>
                      <w:szCs w:val="16"/>
                    </w:rPr>
                  </w:pPr>
                  <w:r w:rsidDel="00000000" w:rsidR="00000000" w:rsidRPr="00000000">
                    <w:rPr>
                      <w:sz w:val="16"/>
                      <w:szCs w:val="16"/>
                      <w:rtl w:val="0"/>
                    </w:rPr>
                    <w:t xml:space="preserve">M6–M30</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9">
                  <w:pPr>
                    <w:spacing w:after="20" w:lineRule="auto"/>
                    <w:rPr>
                      <w:b w:val="1"/>
                      <w:bCs w:val="1"/>
                      <w:sz w:val="16"/>
                      <w:szCs w:val="16"/>
                    </w:rPr>
                  </w:pPr>
                  <w:r w:rsidDel="00000000" w:rsidR="00000000" w:rsidRPr="00000000">
                    <w:rPr>
                      <w:b w:val="1"/>
                      <w:bCs w:val="1"/>
                      <w:sz w:val="16"/>
                      <w:szCs w:val="16"/>
                      <w:rtl w:val="0"/>
                    </w:rPr>
                    <w:t xml:space="preserve">CENIA y centros de innovación universitarios (p. ej., Centro de Innovación UC)</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A">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B">
                  <w:pPr>
                    <w:spacing w:after="20" w:lineRule="auto"/>
                    <w:rPr>
                      <w:sz w:val="16"/>
                      <w:szCs w:val="16"/>
                    </w:rPr>
                  </w:pPr>
                  <w:r w:rsidDel="00000000" w:rsidR="00000000" w:rsidRPr="00000000">
                    <w:rPr>
                      <w:sz w:val="16"/>
                      <w:szCs w:val="16"/>
                      <w:rtl w:val="0"/>
                    </w:rPr>
                    <w:t xml:space="preserve">I+D aplicada en IA responsable, modelos de lenguaje en español (p. ej., LatamGPT) y formación.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C">
                  <w:pPr>
                    <w:spacing w:after="20" w:lineRule="auto"/>
                    <w:jc w:val="center"/>
                    <w:rPr>
                      <w:sz w:val="16"/>
                      <w:szCs w:val="16"/>
                    </w:rPr>
                  </w:pPr>
                  <w:r w:rsidDel="00000000" w:rsidR="00000000" w:rsidRPr="00000000">
                    <w:rPr>
                      <w:sz w:val="16"/>
                      <w:szCs w:val="16"/>
                      <w:rtl w:val="0"/>
                    </w:rPr>
                    <w:t xml:space="preserve">P1–P4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D">
                  <w:pPr>
                    <w:spacing w:after="20" w:lineRule="auto"/>
                    <w:jc w:val="center"/>
                    <w:rPr>
                      <w:sz w:val="16"/>
                      <w:szCs w:val="16"/>
                    </w:rPr>
                  </w:pPr>
                  <w:r w:rsidDel="00000000" w:rsidR="00000000" w:rsidRPr="00000000">
                    <w:rPr>
                      <w:sz w:val="16"/>
                      <w:szCs w:val="16"/>
                      <w:rtl w:val="0"/>
                    </w:rPr>
                    <w:t xml:space="preserve">M6–M36</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E">
                  <w:pPr>
                    <w:spacing w:after="20" w:lineRule="auto"/>
                    <w:rPr>
                      <w:b w:val="1"/>
                      <w:bCs w:val="1"/>
                      <w:sz w:val="16"/>
                      <w:szCs w:val="16"/>
                    </w:rPr>
                  </w:pPr>
                  <w:r w:rsidDel="00000000" w:rsidR="00000000" w:rsidRPr="00000000">
                    <w:rPr>
                      <w:b w:val="1"/>
                      <w:bCs w:val="1"/>
                      <w:sz w:val="16"/>
                      <w:szCs w:val="16"/>
                      <w:rtl w:val="0"/>
                    </w:rPr>
                    <w:t xml:space="preserve">INN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F">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0">
                  <w:pPr>
                    <w:spacing w:after="20" w:lineRule="auto"/>
                    <w:rPr>
                      <w:sz w:val="16"/>
                      <w:szCs w:val="16"/>
                    </w:rPr>
                  </w:pPr>
                  <w:r w:rsidDel="00000000" w:rsidR="00000000" w:rsidRPr="00000000">
                    <w:rPr>
                      <w:sz w:val="16"/>
                      <w:szCs w:val="16"/>
                      <w:rtl w:val="0"/>
                    </w:rPr>
                    <w:t xml:space="preserve">Normalización de la especificación abierta de datos del activo.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1">
                  <w:pPr>
                    <w:spacing w:after="20" w:lineRule="auto"/>
                    <w:jc w:val="center"/>
                    <w:rPr>
                      <w:sz w:val="16"/>
                      <w:szCs w:val="16"/>
                    </w:rPr>
                  </w:pPr>
                  <w:r w:rsidDel="00000000" w:rsidR="00000000" w:rsidRPr="00000000">
                    <w:rPr>
                      <w:sz w:val="16"/>
                      <w:szCs w:val="16"/>
                      <w:rtl w:val="0"/>
                    </w:rPr>
                    <w:t xml:space="preserve">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2">
                  <w:pPr>
                    <w:spacing w:after="20" w:lineRule="auto"/>
                    <w:jc w:val="center"/>
                    <w:rPr>
                      <w:sz w:val="16"/>
                      <w:szCs w:val="16"/>
                    </w:rPr>
                  </w:pPr>
                  <w:r w:rsidDel="00000000" w:rsidR="00000000" w:rsidRPr="00000000">
                    <w:rPr>
                      <w:sz w:val="16"/>
                      <w:szCs w:val="16"/>
                      <w:rtl w:val="0"/>
                    </w:rPr>
                    <w:t xml:space="preserve">M18–M48</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3">
                  <w:pPr>
                    <w:spacing w:after="20" w:lineRule="auto"/>
                    <w:rPr>
                      <w:b w:val="1"/>
                      <w:bCs w:val="1"/>
                      <w:sz w:val="16"/>
                      <w:szCs w:val="16"/>
                    </w:rPr>
                  </w:pPr>
                  <w:r w:rsidDel="00000000" w:rsidR="00000000" w:rsidRPr="00000000">
                    <w:rPr>
                      <w:b w:val="1"/>
                      <w:bCs w:val="1"/>
                      <w:sz w:val="16"/>
                      <w:szCs w:val="16"/>
                      <w:rtl w:val="0"/>
                    </w:rPr>
                    <w:t xml:space="preserve">Agencia de Sostenibilidad Energética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4">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5">
                  <w:pPr>
                    <w:spacing w:after="20" w:lineRule="auto"/>
                    <w:rPr>
                      <w:sz w:val="16"/>
                      <w:szCs w:val="16"/>
                    </w:rPr>
                  </w:pPr>
                  <w:r w:rsidDel="00000000" w:rsidR="00000000" w:rsidRPr="00000000">
                    <w:rPr>
                      <w:sz w:val="16"/>
                      <w:szCs w:val="16"/>
                      <w:rtl w:val="0"/>
                    </w:rPr>
                    <w:t xml:space="preserve">Metodologías y datos de eficiencia energética para diseño y operación.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6">
                  <w:pPr>
                    <w:spacing w:after="20" w:lineRule="auto"/>
                    <w:jc w:val="center"/>
                    <w:rPr>
                      <w:sz w:val="16"/>
                      <w:szCs w:val="16"/>
                    </w:rPr>
                  </w:pPr>
                  <w:r w:rsidDel="00000000" w:rsidR="00000000" w:rsidRPr="00000000">
                    <w:rPr>
                      <w:sz w:val="16"/>
                      <w:szCs w:val="16"/>
                      <w:rtl w:val="0"/>
                    </w:rPr>
                    <w:t xml:space="preserve">P2, 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7">
                  <w:pPr>
                    <w:spacing w:after="20" w:lineRule="auto"/>
                    <w:jc w:val="center"/>
                    <w:rPr>
                      <w:sz w:val="16"/>
                      <w:szCs w:val="16"/>
                    </w:rPr>
                  </w:pPr>
                  <w:r w:rsidDel="00000000" w:rsidR="00000000" w:rsidRPr="00000000">
                    <w:rPr>
                      <w:sz w:val="16"/>
                      <w:szCs w:val="16"/>
                      <w:rtl w:val="0"/>
                    </w:rPr>
                    <w:t xml:space="preserve">M12–M36</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8">
                  <w:pPr>
                    <w:spacing w:after="20" w:lineRule="auto"/>
                    <w:rPr>
                      <w:b w:val="1"/>
                      <w:bCs w:val="1"/>
                      <w:sz w:val="16"/>
                      <w:szCs w:val="16"/>
                    </w:rPr>
                  </w:pPr>
                  <w:r w:rsidDel="00000000" w:rsidR="00000000" w:rsidRPr="00000000">
                    <w:rPr>
                      <w:b w:val="1"/>
                      <w:bCs w:val="1"/>
                      <w:sz w:val="16"/>
                      <w:szCs w:val="16"/>
                      <w:rtl w:val="0"/>
                    </w:rPr>
                    <w:t xml:space="preserve">ChileCompra y Laboratorio de Gobierno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9">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A">
                  <w:pPr>
                    <w:spacing w:after="20" w:lineRule="auto"/>
                    <w:rPr>
                      <w:sz w:val="16"/>
                      <w:szCs w:val="16"/>
                    </w:rPr>
                  </w:pPr>
                  <w:r w:rsidDel="00000000" w:rsidR="00000000" w:rsidRPr="00000000">
                    <w:rPr>
                      <w:sz w:val="16"/>
                      <w:szCs w:val="16"/>
                      <w:rtl w:val="0"/>
                    </w:rPr>
                    <w:t xml:space="preserve">Mecanismos de compra pública de innovación para mandantes públicos.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B">
                  <w:pPr>
                    <w:spacing w:after="20" w:lineRule="auto"/>
                    <w:jc w:val="center"/>
                    <w:rPr>
                      <w:sz w:val="16"/>
                      <w:szCs w:val="16"/>
                    </w:rPr>
                  </w:pPr>
                  <w:r w:rsidDel="00000000" w:rsidR="00000000" w:rsidRPr="00000000">
                    <w:rPr>
                      <w:sz w:val="16"/>
                      <w:szCs w:val="16"/>
                      <w:rtl w:val="0"/>
                    </w:rPr>
                    <w:t xml:space="preserve">P1–P4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C">
                  <w:pPr>
                    <w:spacing w:after="20" w:lineRule="auto"/>
                    <w:jc w:val="center"/>
                    <w:rPr>
                      <w:sz w:val="16"/>
                      <w:szCs w:val="16"/>
                    </w:rPr>
                  </w:pPr>
                  <w:r w:rsidDel="00000000" w:rsidR="00000000" w:rsidRPr="00000000">
                    <w:rPr>
                      <w:sz w:val="16"/>
                      <w:szCs w:val="16"/>
                      <w:rtl w:val="0"/>
                    </w:rPr>
                    <w:t xml:space="preserve">M18–M48</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D">
                  <w:pPr>
                    <w:spacing w:after="20" w:lineRule="auto"/>
                    <w:rPr>
                      <w:b w:val="1"/>
                      <w:bCs w:val="1"/>
                      <w:sz w:val="16"/>
                      <w:szCs w:val="16"/>
                    </w:rPr>
                  </w:pPr>
                  <w:r w:rsidDel="00000000" w:rsidR="00000000" w:rsidRPr="00000000">
                    <w:rPr>
                      <w:b w:val="1"/>
                      <w:bCs w:val="1"/>
                      <w:sz w:val="16"/>
                      <w:szCs w:val="16"/>
                      <w:rtl w:val="0"/>
                    </w:rPr>
                    <w:t xml:space="preserve">buildingSMART International y sus capítulos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E">
                  <w:pPr>
                    <w:spacing w:after="20" w:lineRule="auto"/>
                    <w:rPr>
                      <w:sz w:val="16"/>
                      <w:szCs w:val="16"/>
                    </w:rPr>
                  </w:pPr>
                  <w:r w:rsidDel="00000000" w:rsidR="00000000" w:rsidRPr="00000000">
                    <w:rPr>
                      <w:sz w:val="16"/>
                      <w:szCs w:val="16"/>
                      <w:rtl w:val="0"/>
                    </w:rPr>
                    <w:t xml:space="preserve">Internacional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F">
                  <w:pPr>
                    <w:spacing w:after="20" w:lineRule="auto"/>
                    <w:rPr>
                      <w:sz w:val="16"/>
                      <w:szCs w:val="16"/>
                    </w:rPr>
                  </w:pPr>
                  <w:r w:rsidDel="00000000" w:rsidR="00000000" w:rsidRPr="00000000">
                    <w:rPr>
                      <w:sz w:val="16"/>
                      <w:szCs w:val="16"/>
                      <w:rtl w:val="0"/>
                    </w:rPr>
                    <w:t xml:space="preserve">Estándares openBIM (IFC, IDS y BCF) y visibilidad internacional.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0">
                  <w:pPr>
                    <w:spacing w:after="20" w:lineRule="auto"/>
                    <w:jc w:val="center"/>
                    <w:rPr>
                      <w:sz w:val="16"/>
                      <w:szCs w:val="16"/>
                    </w:rPr>
                  </w:pPr>
                  <w:r w:rsidDel="00000000" w:rsidR="00000000" w:rsidRPr="00000000">
                    <w:rPr>
                      <w:sz w:val="16"/>
                      <w:szCs w:val="16"/>
                      <w:rtl w:val="0"/>
                    </w:rPr>
                    <w:t xml:space="preserve">P3, 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1">
                  <w:pPr>
                    <w:spacing w:after="20" w:lineRule="auto"/>
                    <w:jc w:val="center"/>
                    <w:rPr>
                      <w:sz w:val="16"/>
                      <w:szCs w:val="16"/>
                    </w:rPr>
                  </w:pPr>
                  <w:r w:rsidDel="00000000" w:rsidR="00000000" w:rsidRPr="00000000">
                    <w:rPr>
                      <w:sz w:val="16"/>
                      <w:szCs w:val="16"/>
                      <w:rtl w:val="0"/>
                    </w:rPr>
                    <w:t xml:space="preserve">M12–M48</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2">
                  <w:pPr>
                    <w:spacing w:after="20" w:lineRule="auto"/>
                    <w:rPr>
                      <w:b w:val="1"/>
                      <w:bCs w:val="1"/>
                      <w:sz w:val="16"/>
                      <w:szCs w:val="16"/>
                    </w:rPr>
                  </w:pPr>
                  <w:r w:rsidDel="00000000" w:rsidR="00000000" w:rsidRPr="00000000">
                    <w:rPr>
                      <w:b w:val="1"/>
                      <w:bCs w:val="1"/>
                      <w:sz w:val="16"/>
                      <w:szCs w:val="16"/>
                      <w:rtl w:val="0"/>
                    </w:rPr>
                    <w:t xml:space="preserve">Karlsruhe Institute of Technology (KIT, Alemania)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3">
                  <w:pPr>
                    <w:spacing w:after="20" w:lineRule="auto"/>
                    <w:rPr>
                      <w:sz w:val="16"/>
                      <w:szCs w:val="16"/>
                    </w:rPr>
                  </w:pPr>
                  <w:r w:rsidDel="00000000" w:rsidR="00000000" w:rsidRPr="00000000">
                    <w:rPr>
                      <w:sz w:val="16"/>
                      <w:szCs w:val="16"/>
                      <w:rtl w:val="0"/>
                    </w:rPr>
                    <w:t xml:space="preserve">Internacional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4">
                  <w:pPr>
                    <w:spacing w:after="20" w:lineRule="auto"/>
                    <w:rPr>
                      <w:sz w:val="16"/>
                      <w:szCs w:val="16"/>
                    </w:rPr>
                  </w:pPr>
                  <w:r w:rsidDel="00000000" w:rsidR="00000000" w:rsidRPr="00000000">
                    <w:rPr>
                      <w:sz w:val="16"/>
                      <w:szCs w:val="16"/>
                      <w:rtl w:val="0"/>
                    </w:rPr>
                    <w:t xml:space="preserve">Transferencia de la experiencia alemana de estandarización de datos entre software de construcción.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5">
                  <w:pPr>
                    <w:spacing w:after="20" w:lineRule="auto"/>
                    <w:jc w:val="center"/>
                    <w:rPr>
                      <w:sz w:val="16"/>
                      <w:szCs w:val="16"/>
                    </w:rPr>
                  </w:pPr>
                  <w:r w:rsidDel="00000000" w:rsidR="00000000" w:rsidRPr="00000000">
                    <w:rPr>
                      <w:sz w:val="16"/>
                      <w:szCs w:val="16"/>
                      <w:rtl w:val="0"/>
                    </w:rPr>
                    <w:t xml:space="preserve">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6">
                  <w:pPr>
                    <w:spacing w:after="20" w:lineRule="auto"/>
                    <w:jc w:val="center"/>
                    <w:rPr>
                      <w:sz w:val="16"/>
                      <w:szCs w:val="16"/>
                    </w:rPr>
                  </w:pPr>
                  <w:r w:rsidDel="00000000" w:rsidR="00000000" w:rsidRPr="00000000">
                    <w:rPr>
                      <w:sz w:val="16"/>
                      <w:szCs w:val="16"/>
                      <w:rtl w:val="0"/>
                    </w:rPr>
                    <w:t xml:space="preserve">M12–M36</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7">
                  <w:pPr>
                    <w:spacing w:after="20" w:lineRule="auto"/>
                    <w:rPr>
                      <w:b w:val="1"/>
                      <w:bCs w:val="1"/>
                      <w:sz w:val="16"/>
                      <w:szCs w:val="16"/>
                    </w:rPr>
                  </w:pPr>
                  <w:r w:rsidDel="00000000" w:rsidR="00000000" w:rsidRPr="00000000">
                    <w:rPr>
                      <w:b w:val="1"/>
                      <w:bCs w:val="1"/>
                      <w:sz w:val="16"/>
                      <w:szCs w:val="16"/>
                      <w:rtl w:val="0"/>
                    </w:rPr>
                    <w:t xml:space="preserve">Red BIM de Gobiernos Latinoamericanos y BID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8">
                  <w:pPr>
                    <w:spacing w:after="20" w:lineRule="auto"/>
                    <w:rPr>
                      <w:sz w:val="16"/>
                      <w:szCs w:val="16"/>
                    </w:rPr>
                  </w:pPr>
                  <w:r w:rsidDel="00000000" w:rsidR="00000000" w:rsidRPr="00000000">
                    <w:rPr>
                      <w:sz w:val="16"/>
                      <w:szCs w:val="16"/>
                      <w:rtl w:val="0"/>
                    </w:rPr>
                    <w:t xml:space="preserve">Internacional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9">
                  <w:pPr>
                    <w:spacing w:after="20" w:lineRule="auto"/>
                    <w:rPr>
                      <w:sz w:val="16"/>
                      <w:szCs w:val="16"/>
                    </w:rPr>
                  </w:pPr>
                  <w:r w:rsidDel="00000000" w:rsidR="00000000" w:rsidRPr="00000000">
                    <w:rPr>
                      <w:sz w:val="16"/>
                      <w:szCs w:val="16"/>
                      <w:rtl w:val="0"/>
                    </w:rPr>
                    <w:t xml:space="preserve">Escalamiento regional y cooperación con mandantes públicos de la región.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A">
                  <w:pPr>
                    <w:spacing w:after="20" w:lineRule="auto"/>
                    <w:jc w:val="center"/>
                    <w:rPr>
                      <w:sz w:val="16"/>
                      <w:szCs w:val="16"/>
                    </w:rPr>
                  </w:pPr>
                  <w:r w:rsidDel="00000000" w:rsidR="00000000" w:rsidRPr="00000000">
                    <w:rPr>
                      <w:sz w:val="16"/>
                      <w:szCs w:val="16"/>
                      <w:rtl w:val="0"/>
                    </w:rPr>
                    <w:t xml:space="preserve">P1–P4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B">
                  <w:pPr>
                    <w:spacing w:after="20" w:lineRule="auto"/>
                    <w:jc w:val="center"/>
                    <w:rPr>
                      <w:sz w:val="16"/>
                      <w:szCs w:val="16"/>
                    </w:rPr>
                  </w:pPr>
                  <w:r w:rsidDel="00000000" w:rsidR="00000000" w:rsidRPr="00000000">
                    <w:rPr>
                      <w:sz w:val="16"/>
                      <w:szCs w:val="16"/>
                      <w:rtl w:val="0"/>
                    </w:rPr>
                    <w:t xml:space="preserve">M36–M60</w:t>
                  </w:r>
                </w:p>
              </w:tc>
            </w:tr>
          </w:tbl>
          <w:p w:rsidR="00000000" w:rsidDel="00000000" w:rsidP="00000000" w:rsidRDefault="00000000" w:rsidRPr="00000000" w14:paraId="00000BCC">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BCD">
            <w:pPr>
              <w:spacing w:after="80" w:before="40" w:lineRule="auto"/>
              <w:jc w:val="both"/>
              <w:rPr>
                <w:sz w:val="20"/>
                <w:szCs w:val="20"/>
              </w:rPr>
            </w:pPr>
            <w:r w:rsidDel="00000000" w:rsidR="00000000" w:rsidRPr="00000000">
              <w:rPr>
                <w:sz w:val="20"/>
                <w:szCs w:val="20"/>
                <w:rtl w:val="0"/>
              </w:rPr>
              <w:t xml:space="preserve">Cada alianza se formalizará mediante carta de intención, convenio o memorando de entendimiento, y el Consejo Estratégico </w:t>
            </w:r>
            <w:r>
              <w:rPr>
                <w:sz w:val="20"/>
                <w:szCs w:val="20"/>
                <w:rtl w:val="0"/>
              </w:rPr>
              <w:t xml:space="preserve">revisará semestralmente su avance.</w:t>
            </w:r>
            <w:del w:id="9190" w:author="Nicolás Rietta" w:date="2026-09-28T16:00:00Z">
              <w:r>
                <w:rPr>
                  <w:sz w:val="20"/>
                  <w:szCs w:val="20"/>
                  <w:rtl w:val="0"/>
                </w:rPr>
                <w:delText xml:space="preserve"> .</w:delText>
              </w:r>
            </w:del>
          </w:p>
          <w:p w:rsidR="00000000" w:rsidDel="00000000" w:rsidP="00000000" w:rsidRDefault="00000000" w:rsidRPr="00000000" w14:paraId="00000BCE">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Alianzas con proveedores locales y transferencia de capacidades</w:t>
            </w:r>
          </w:p>
          <w:p w:rsidR="00000000" w:rsidDel="00000000" w:rsidP="00000000" w:rsidRDefault="00000000" w:rsidRPr="00000000" w14:paraId="00000BCF">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Programa de partners integradores:</w:t>
            </w:r>
            <w:r w:rsidDel="00000000" w:rsidR="00000000" w:rsidRPr="00000000">
              <w:rPr>
                <w:sz w:val="19"/>
                <w:szCs w:val="19"/>
                <w:rtl w:val="0"/>
              </w:rPr>
              <w:t xml:space="preserve"> proveedores locales de software de construcción, consultoras BIM e integradores IoT acceden a API, kit de conectores, documentación y capacitación; se certifican como integradores y co-venden las soluciones. </w:t>
            </w:r>
          </w:p>
          <w:p w:rsidR="00000000" w:rsidDel="00000000" w:rsidP="00000000" w:rsidRDefault="00000000" w:rsidRPr="00000000" w14:paraId="00000BD0">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Acuerdos de integración</w:t>
            </w:r>
            <w:r w:rsidDel="00000000" w:rsidR="00000000" w:rsidRPr="00000000">
              <w:rPr>
                <w:sz w:val="19"/>
                <w:szCs w:val="19"/>
                <w:rtl w:val="0"/>
              </w:rPr>
              <w:t xml:space="preserve"> con proveedores de software de obra y de mantenimiento para intercambiar datos mediante la especificación abierta de P3.</w:t>
            </w:r>
          </w:p>
          <w:p w:rsidR="00000000" w:rsidDel="00000000" w:rsidP="00000000" w:rsidRDefault="00000000" w:rsidRPr="00000000" w14:paraId="00000BD1">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Formación de formadores</w:t>
            </w:r>
            <w:r w:rsidDel="00000000" w:rsidR="00000000" w:rsidRPr="00000000">
              <w:rPr>
                <w:sz w:val="19"/>
                <w:szCs w:val="19"/>
                <w:rtl w:val="0"/>
              </w:rPr>
              <w:t xml:space="preserve"> en asociados y gremios (ANRI, CChC y Colegio de Arquitectos) para multiplicar la capacitación en regiones.</w:t>
            </w:r>
          </w:p>
          <w:p w:rsidR="00000000" w:rsidDel="00000000" w:rsidP="00000000" w:rsidRDefault="00000000" w:rsidRPr="00000000" w14:paraId="00000BD2">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Capacidades internas y capital humano especializado</w:t>
            </w:r>
          </w:p>
          <w:p w:rsidR="00000000" w:rsidDel="00000000" w:rsidP="00000000" w:rsidRDefault="00000000" w:rsidRPr="00000000" w14:paraId="00000BD3">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Equipo especializado:</w:t>
            </w:r>
            <w:r w:rsidDel="00000000" w:rsidR="00000000" w:rsidRPr="00000000">
              <w:rPr>
                <w:sz w:val="19"/>
                <w:szCs w:val="19"/>
                <w:rtl w:val="0"/>
              </w:rPr>
              <w:t xml:space="preserve"> incorporación de científicos/as de datos, ingenieros/as de aprendizaje automático y de datos, desarrolladores/as, especialistas normativos y BIM, gestión de producto y éxito de clientes. </w:t>
            </w:r>
          </w:p>
          <w:p w:rsidR="00000000" w:rsidDel="00000000" w:rsidP="00000000" w:rsidRDefault="00000000" w:rsidRPr="00000000" w14:paraId="00000BD4">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Infraestructura digital y MLOps:</w:t>
            </w:r>
            <w:r w:rsidDel="00000000" w:rsidR="00000000" w:rsidRPr="00000000">
              <w:rPr>
                <w:sz w:val="19"/>
                <w:szCs w:val="19"/>
                <w:rtl w:val="0"/>
              </w:rPr>
              <w:t xml:space="preserve"> plataforma en la nube con canalizaciones de datos, registro y versionado de modelos, monitoreo de deriva y entornos de prueba reproducibles.</w:t>
            </w:r>
          </w:p>
          <w:p w:rsidR="00000000" w:rsidDel="00000000" w:rsidP="00000000" w:rsidRDefault="00000000" w:rsidRPr="00000000" w14:paraId="00000BD5">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Gestión del conocimiento:</w:t>
            </w:r>
            <w:r w:rsidDel="00000000" w:rsidR="00000000" w:rsidRPr="00000000">
              <w:rPr>
                <w:sz w:val="19"/>
                <w:szCs w:val="19"/>
                <w:rtl w:val="0"/>
              </w:rPr>
              <w:t xml:space="preserve"> documentación técnica, manuales operativos y repositorio de lecciones aprendidas que aseguran la continuidad ante rotación de personal.</w:t>
            </w:r>
          </w:p>
          <w:p w:rsidR="00000000" w:rsidDel="00000000" w:rsidP="00000000" w:rsidRDefault="00000000" w:rsidRPr="00000000" w14:paraId="00000B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D9">
      <w:pPr>
        <w:spacing w:after="0" w:lineRule="auto"/>
        <w:ind w:left="-284" w:right="-141" w:firstLine="0"/>
        <w:jc w:val="both"/>
        <w:rPr>
          <w:i w:val="0"/>
          <w:iCs w:val="0"/>
          <w:vertAlign w:val="baseline"/>
        </w:rPr>
      </w:pPr>
      <w:r w:rsidDel="00000000" w:rsidR="00000000" w:rsidRPr="00000000">
        <w:rPr>
          <w:b w:val="1"/>
          <w:bCs w:val="1"/>
          <w:vertAlign w:val="baseline"/>
          <w:rtl w:val="0"/>
        </w:rPr>
        <w:t xml:space="preserve">15.- MATRIZ DE RIESGO </w:t>
      </w:r>
      <w:r w:rsidDel="00000000" w:rsidR="00000000" w:rsidRPr="00000000">
        <w:rPr>
          <w:rtl w:val="0"/>
        </w:rPr>
      </w:r>
    </w:p>
    <w:tbl>
      <w:tblPr>
        <w:tblStyle w:val="Table58"/>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blHeader w:val="0"/>
        </w:trPr>
        <w:tc>
          <w:tcPr>
            <w:vAlign w:val="top"/>
          </w:tcPr>
          <w:p w:rsidR="00000000" w:rsidDel="00000000" w:rsidP="00000000" w:rsidRDefault="00000000" w:rsidRPr="00000000" w14:paraId="00000BDA">
            <w:pPr>
              <w:spacing w:after="80" w:before="40" w:lineRule="auto"/>
              <w:ind w:left="0" w:firstLine="0"/>
              <w:jc w:val="both"/>
              <w:rPr>
                <w:sz w:val="20"/>
                <w:szCs w:val="20"/>
              </w:rPr>
            </w:pPr>
            <w:r w:rsidDel="00000000" w:rsidR="00000000" w:rsidRPr="00000000">
              <w:rPr>
                <w:rtl w:val="0"/>
              </w:rPr>
            </w:r>
          </w:p>
          <w:p w:rsidR="00000000" w:rsidDel="00000000" w:rsidP="00000000" w:rsidRDefault="00000000" w:rsidRPr="00000000" w14:paraId="00000BDB">
            <w:pPr>
              <w:spacing w:after="0" w:lineRule="auto"/>
              <w:jc w:val="both"/>
              <w:rPr>
                <w:i w:val="0"/>
                <w:iCs w:val="0"/>
                <w:sz w:val="20"/>
                <w:szCs w:val="20"/>
                <w:vertAlign w:val="baseline"/>
              </w:rPr>
            </w:pPr>
            <w:r w:rsidDel="00000000" w:rsidR="00000000" w:rsidRPr="00000000">
              <w:rPr>
                <w:i w:val="1"/>
                <w:iCs w:val="1"/>
                <w:sz w:val="20"/>
                <w:szCs w:val="20"/>
                <w:vertAlign w:val="baseline"/>
                <w:rtl w:val="0"/>
              </w:rPr>
              <w:t xml:space="preserve">Desarrollo de una matriz de riesgo en la obtención de los resultados y/o actividades (vinculados a objetivos y resultados), riesgos identificados, probabilidad de ocurrencia, impacto en el programa, mecanismo de control y periodicidad, acciones de mitigación, entre otros. </w:t>
            </w:r>
            <w:r w:rsidDel="00000000" w:rsidR="00000000" w:rsidRPr="00000000">
              <w:rPr>
                <w:rtl w:val="0"/>
              </w:rPr>
            </w:r>
          </w:p>
          <w:p w:rsidR="00000000" w:rsidDel="00000000" w:rsidP="00000000" w:rsidRDefault="00000000" w:rsidRPr="00000000" w14:paraId="00000BDC">
            <w:pPr>
              <w:spacing w:after="0" w:lineRule="auto"/>
              <w:jc w:val="both"/>
              <w:rPr>
                <w:vertAlign w:val="baseline"/>
              </w:rPr>
            </w:pPr>
            <w:r w:rsidDel="00000000" w:rsidR="00000000" w:rsidRPr="00000000">
              <w:rPr>
                <w:rtl w:val="0"/>
              </w:rPr>
            </w:r>
          </w:p>
          <w:p w:rsidR="00000000" w:rsidDel="00000000" w:rsidP="00000000" w:rsidRDefault="00000000" w:rsidRPr="00000000" w14:paraId="00000BDD">
            <w:pPr>
              <w:spacing w:after="0" w:lineRule="auto"/>
              <w:jc w:val="both"/>
              <w:rPr>
                <w:vertAlign w:val="baseline"/>
              </w:rPr>
            </w:pPr>
            <w:r w:rsidDel="00000000" w:rsidR="00000000" w:rsidRPr="00000000">
              <w:rPr>
                <w:rtl w:val="0"/>
              </w:rPr>
            </w:r>
          </w:p>
          <w:p w:rsidR="00000000" w:rsidDel="00000000" w:rsidP="00000000" w:rsidRDefault="00000000" w:rsidRPr="00000000" w14:paraId="00000BDE">
            <w:pPr>
              <w:spacing w:after="80" w:before="80" w:lineRule="auto"/>
              <w:jc w:val="both"/>
              <w:rPr>
                <w:sz w:val="20"/>
                <w:szCs w:val="20"/>
              </w:rPr>
            </w:pPr>
            <w:r w:rsidDel="00000000" w:rsidR="00000000" w:rsidRPr="00000000">
              <w:rPr>
                <w:b w:val="1"/>
                <w:bCs w:val="1"/>
                <w:sz w:val="20"/>
                <w:szCs w:val="20"/>
                <w:rtl w:val="0"/>
              </w:rPr>
              <w:t xml:space="preserve">Escala:</w:t>
            </w:r>
            <w:r w:rsidDel="00000000" w:rsidR="00000000" w:rsidRPr="00000000">
              <w:rPr>
                <w:sz w:val="20"/>
                <w:szCs w:val="20"/>
                <w:rtl w:val="0"/>
              </w:rPr>
              <w:t xml:space="preserve"> probabilidad (P) e impacto (I): 1 = bajo, 2 = medio, 3 = alto. Nivel = P × I (1–2 bajo; 3–4 medio; 6–9 alto). La matriz se revisa mensualmente en el comité ejecutivo, trimestralmente en el Consejo Técnico y semestralmente en el Consejo Estratégico; los riesgos de nivel alto tienen plan de mitigación activo desde el inicio del Programa.</w:t>
            </w:r>
          </w:p>
          <w:tbl>
            <w:tblPr>
              <w:tblStyle w:val="Table59"/>
              <w:tblW w:w="94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1815"/>
              <w:gridCol w:w="390"/>
              <w:gridCol w:w="375"/>
              <w:gridCol w:w="675"/>
              <w:gridCol w:w="2025"/>
              <w:gridCol w:w="2445"/>
              <w:gridCol w:w="1320"/>
            </w:tblGrid>
            <w:tr>
              <w:trPr>
                <w:cantSplit w:val="0"/>
                <w:trHeight w:val="43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DF">
                  <w:pPr>
                    <w:spacing w:after="20" w:lineRule="auto"/>
                    <w:jc w:val="center"/>
                    <w:rPr>
                      <w:b w:val="1"/>
                      <w:bCs w:val="1"/>
                      <w:sz w:val="15"/>
                      <w:szCs w:val="15"/>
                    </w:rPr>
                  </w:pPr>
                  <w:r w:rsidDel="00000000" w:rsidR="00000000" w:rsidRPr="00000000">
                    <w:rPr>
                      <w:b w:val="1"/>
                      <w:bCs w:val="1"/>
                      <w:sz w:val="15"/>
                      <w:szCs w:val="15"/>
                      <w:rtl w:val="0"/>
                    </w:rPr>
                    <w:t xml:space="preserve">N°</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E0">
                  <w:pPr>
                    <w:spacing w:after="20" w:lineRule="auto"/>
                    <w:jc w:val="center"/>
                    <w:rPr>
                      <w:b w:val="1"/>
                      <w:bCs w:val="1"/>
                      <w:sz w:val="15"/>
                      <w:szCs w:val="15"/>
                    </w:rPr>
                  </w:pPr>
                  <w:r w:rsidDel="00000000" w:rsidR="00000000" w:rsidRPr="00000000">
                    <w:rPr>
                      <w:b w:val="1"/>
                      <w:bCs w:val="1"/>
                      <w:sz w:val="15"/>
                      <w:szCs w:val="15"/>
                      <w:rtl w:val="0"/>
                    </w:rPr>
                    <w:t xml:space="preserve">Riesgo y resultado afectado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E1">
                  <w:pPr>
                    <w:spacing w:after="20" w:lineRule="auto"/>
                    <w:jc w:val="center"/>
                    <w:rPr>
                      <w:b w:val="1"/>
                      <w:bCs w:val="1"/>
                      <w:sz w:val="15"/>
                      <w:szCs w:val="15"/>
                    </w:rPr>
                  </w:pPr>
                  <w:r w:rsidDel="00000000" w:rsidR="00000000" w:rsidRPr="00000000">
                    <w:rPr>
                      <w:b w:val="1"/>
                      <w:bCs w:val="1"/>
                      <w:sz w:val="15"/>
                      <w:szCs w:val="15"/>
                      <w:rtl w:val="0"/>
                    </w:rPr>
                    <w:t xml:space="preserve">P</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E2">
                  <w:pPr>
                    <w:spacing w:after="20" w:lineRule="auto"/>
                    <w:jc w:val="center"/>
                    <w:rPr>
                      <w:b w:val="1"/>
                      <w:bCs w:val="1"/>
                      <w:sz w:val="15"/>
                      <w:szCs w:val="15"/>
                    </w:rPr>
                  </w:pPr>
                  <w:r w:rsidDel="00000000" w:rsidR="00000000" w:rsidRPr="00000000">
                    <w:rPr>
                      <w:b w:val="1"/>
                      <w:bCs w:val="1"/>
                      <w:sz w:val="15"/>
                      <w:szCs w:val="15"/>
                      <w:rtl w:val="0"/>
                    </w:rPr>
                    <w:t xml:space="preserve">I</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E3">
                  <w:pPr>
                    <w:spacing w:after="20" w:lineRule="auto"/>
                    <w:jc w:val="center"/>
                    <w:rPr>
                      <w:b w:val="1"/>
                      <w:bCs w:val="1"/>
                      <w:sz w:val="15"/>
                      <w:szCs w:val="15"/>
                    </w:rPr>
                  </w:pPr>
                  <w:r w:rsidDel="00000000" w:rsidR="00000000" w:rsidRPr="00000000">
                    <w:rPr>
                      <w:b w:val="1"/>
                      <w:bCs w:val="1"/>
                      <w:sz w:val="15"/>
                      <w:szCs w:val="15"/>
                      <w:rtl w:val="0"/>
                    </w:rPr>
                    <w:t xml:space="preserve">Nivel</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E4">
                  <w:pPr>
                    <w:spacing w:after="20" w:lineRule="auto"/>
                    <w:jc w:val="center"/>
                    <w:rPr>
                      <w:b w:val="1"/>
                      <w:bCs w:val="1"/>
                      <w:sz w:val="15"/>
                      <w:szCs w:val="15"/>
                    </w:rPr>
                  </w:pPr>
                  <w:r w:rsidDel="00000000" w:rsidR="00000000" w:rsidRPr="00000000">
                    <w:rPr>
                      <w:b w:val="1"/>
                      <w:bCs w:val="1"/>
                      <w:sz w:val="15"/>
                      <w:szCs w:val="15"/>
                      <w:rtl w:val="0"/>
                    </w:rPr>
                    <w:t xml:space="preserve">Control y periodicidad</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E5">
                  <w:pPr>
                    <w:spacing w:after="20" w:lineRule="auto"/>
                    <w:jc w:val="center"/>
                    <w:rPr>
                      <w:b w:val="1"/>
                      <w:bCs w:val="1"/>
                      <w:sz w:val="15"/>
                      <w:szCs w:val="15"/>
                    </w:rPr>
                  </w:pPr>
                  <w:r w:rsidDel="00000000" w:rsidR="00000000" w:rsidRPr="00000000">
                    <w:rPr>
                      <w:b w:val="1"/>
                      <w:bCs w:val="1"/>
                      <w:sz w:val="15"/>
                      <w:szCs w:val="15"/>
                      <w:rtl w:val="0"/>
                    </w:rPr>
                    <w:t xml:space="preserve">Acciones de mitigación</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E6">
                  <w:pPr>
                    <w:spacing w:after="20" w:lineRule="auto"/>
                    <w:jc w:val="center"/>
                    <w:rPr>
                      <w:b w:val="1"/>
                      <w:bCs w:val="1"/>
                      <w:sz w:val="15"/>
                      <w:szCs w:val="15"/>
                    </w:rPr>
                  </w:pPr>
                  <w:r w:rsidDel="00000000" w:rsidR="00000000" w:rsidRPr="00000000">
                    <w:rPr>
                      <w:b w:val="1"/>
                      <w:bCs w:val="1"/>
                      <w:sz w:val="15"/>
                      <w:szCs w:val="15"/>
                      <w:rtl w:val="0"/>
                    </w:rPr>
                    <w:t xml:space="preserve">Responsable</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7">
                  <w:pPr>
                    <w:spacing w:after="20" w:lineRule="auto"/>
                    <w:jc w:val="center"/>
                    <w:rPr>
                      <w:sz w:val="15"/>
                      <w:szCs w:val="15"/>
                    </w:rPr>
                  </w:pPr>
                  <w:r w:rsidDel="00000000" w:rsidR="00000000" w:rsidRPr="00000000">
                    <w:rPr>
                      <w:sz w:val="15"/>
                      <w:szCs w:val="15"/>
                      <w:rtl w:val="0"/>
                    </w:rPr>
                    <w:t xml:space="preserve">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8">
                  <w:pPr>
                    <w:spacing w:after="20" w:lineRule="auto"/>
                    <w:jc w:val="both"/>
                    <w:rPr>
                      <w:sz w:val="15"/>
                      <w:szCs w:val="15"/>
                    </w:rPr>
                  </w:pPr>
                  <w:r w:rsidDel="00000000" w:rsidR="00000000" w:rsidRPr="00000000">
                    <w:rPr>
                      <w:sz w:val="15"/>
                      <w:szCs w:val="15"/>
                      <w:rtl w:val="0"/>
                    </w:rPr>
                    <w:t xml:space="preserve">Normativa urbana incompleta, no digitalizada o desactualizada (PRC, PRI y ordenanzas). Afecta cobertura y precisión de P1 y P2.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9">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A">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B">
                  <w:pPr>
                    <w:spacing w:after="20" w:lineRule="auto"/>
                    <w:jc w:val="center"/>
                    <w:rPr>
                      <w:sz w:val="15"/>
                      <w:szCs w:val="15"/>
                    </w:rPr>
                  </w:pPr>
                  <w:r w:rsidDel="00000000" w:rsidR="00000000" w:rsidRPr="00000000">
                    <w:rPr>
                      <w:sz w:val="15"/>
                      <w:szCs w:val="15"/>
                      <w:rtl w:val="0"/>
                    </w:rPr>
                    <w:t xml:space="preserve">9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C">
                  <w:pPr>
                    <w:spacing w:after="20" w:lineRule="auto"/>
                    <w:jc w:val="both"/>
                    <w:rPr>
                      <w:sz w:val="15"/>
                      <w:szCs w:val="15"/>
                    </w:rPr>
                  </w:pPr>
                  <w:r w:rsidDel="00000000" w:rsidR="00000000" w:rsidRPr="00000000">
                    <w:rPr>
                      <w:sz w:val="15"/>
                      <w:szCs w:val="15"/>
                      <w:rtl w:val="0"/>
                    </w:rPr>
                    <w:t xml:space="preserve">Indicador de cobertura y vigencia de capas normativas; revisión mensual (equipo P1) y trimestral (CT).</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D">
                  <w:pPr>
                    <w:spacing w:after="20" w:lineRule="auto"/>
                    <w:jc w:val="both"/>
                    <w:rPr>
                      <w:sz w:val="15"/>
                      <w:szCs w:val="15"/>
                    </w:rPr>
                  </w:pPr>
                  <w:r w:rsidDel="00000000" w:rsidR="00000000" w:rsidRPr="00000000">
                    <w:rPr>
                      <w:sz w:val="15"/>
                      <w:szCs w:val="15"/>
                      <w:rtl w:val="0"/>
                    </w:rPr>
                    <w:t xml:space="preserve">Priorizar comunas según demanda; carga asistida por IA con revisión humana y fuente citada; convenios con MINVU/SEREMI y municipios; alertas del agente de vigilancia normativa.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E">
                  <w:pPr>
                    <w:spacing w:after="20" w:lineRule="auto"/>
                    <w:jc w:val="both"/>
                    <w:rPr>
                      <w:sz w:val="15"/>
                      <w:szCs w:val="15"/>
                    </w:rPr>
                  </w:pPr>
                  <w:r w:rsidDel="00000000" w:rsidR="00000000" w:rsidRPr="00000000">
                    <w:rPr>
                      <w:sz w:val="15"/>
                      <w:szCs w:val="15"/>
                      <w:rtl w:val="0"/>
                    </w:rPr>
                    <w:t xml:space="preserve">Líder P1</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F">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0">
                  <w:pPr>
                    <w:spacing w:after="20" w:lineRule="auto"/>
                    <w:jc w:val="both"/>
                    <w:rPr>
                      <w:sz w:val="15"/>
                      <w:szCs w:val="15"/>
                    </w:rPr>
                  </w:pPr>
                  <w:r w:rsidDel="00000000" w:rsidR="00000000" w:rsidRPr="00000000">
                    <w:rPr>
                      <w:sz w:val="15"/>
                      <w:szCs w:val="15"/>
                      <w:rtl w:val="0"/>
                    </w:rPr>
                    <w:t xml:space="preserve">Acceso restringido o sin base legal a datos de terceros (portales, permisos y software de obra). Afecta P1 y 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1">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2">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3">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4">
                  <w:pPr>
                    <w:spacing w:after="20" w:lineRule="auto"/>
                    <w:jc w:val="both"/>
                    <w:rPr>
                      <w:sz w:val="15"/>
                      <w:szCs w:val="15"/>
                    </w:rPr>
                  </w:pPr>
                  <w:r w:rsidDel="00000000" w:rsidR="00000000" w:rsidRPr="00000000">
                    <w:rPr>
                      <w:sz w:val="15"/>
                      <w:szCs w:val="15"/>
                      <w:rtl w:val="0"/>
                    </w:rPr>
                    <w:t xml:space="preserve">Estado de convenios de datos, mensual; revisión trimestral del Comité de Ética y Datos.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5">
                  <w:pPr>
                    <w:spacing w:after="20" w:lineRule="auto"/>
                    <w:jc w:val="both"/>
                    <w:rPr>
                      <w:sz w:val="15"/>
                      <w:szCs w:val="15"/>
                    </w:rPr>
                  </w:pPr>
                  <w:r w:rsidDel="00000000" w:rsidR="00000000" w:rsidRPr="00000000">
                    <w:rPr>
                      <w:sz w:val="15"/>
                      <w:szCs w:val="15"/>
                      <w:rtl w:val="0"/>
                    </w:rPr>
                    <w:t xml:space="preserve">Convenios formales con Toc-Toc, Portal Inmobiliario e In-Data antes del M6; solicitudes vía Ley 20.285; fuentes alternativas; cese de toda captura sin autorización.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6">
                  <w:pPr>
                    <w:spacing w:after="20" w:lineRule="auto"/>
                    <w:jc w:val="both"/>
                    <w:rPr>
                      <w:sz w:val="15"/>
                      <w:szCs w:val="15"/>
                    </w:rPr>
                  </w:pPr>
                  <w:r w:rsidDel="00000000" w:rsidR="00000000" w:rsidRPr="00000000">
                    <w:rPr>
                      <w:sz w:val="15"/>
                      <w:szCs w:val="15"/>
                      <w:rtl w:val="0"/>
                    </w:rPr>
                    <w:t xml:space="preserve">Dirección y Gerente/a TT-PI</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7">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8">
                  <w:pPr>
                    <w:spacing w:after="20" w:lineRule="auto"/>
                    <w:jc w:val="both"/>
                    <w:rPr>
                      <w:sz w:val="15"/>
                      <w:szCs w:val="15"/>
                    </w:rPr>
                  </w:pPr>
                  <w:r w:rsidDel="00000000" w:rsidR="00000000" w:rsidRPr="00000000">
                    <w:rPr>
                      <w:sz w:val="15"/>
                      <w:szCs w:val="15"/>
                      <w:rtl w:val="0"/>
                    </w:rPr>
                    <w:t xml:space="preserve">Datos históricos insuficientes para entrenar modelos predictivos (plazos, costos y fallas). Afecta P1 y 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9">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A">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B">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C">
                  <w:pPr>
                    <w:spacing w:after="20" w:lineRule="auto"/>
                    <w:jc w:val="both"/>
                    <w:rPr>
                      <w:sz w:val="15"/>
                      <w:szCs w:val="15"/>
                    </w:rPr>
                  </w:pPr>
                  <w:r w:rsidDel="00000000" w:rsidR="00000000" w:rsidRPr="00000000">
                    <w:rPr>
                      <w:sz w:val="15"/>
                      <w:szCs w:val="15"/>
                      <w:rtl w:val="0"/>
                    </w:rPr>
                    <w:t xml:space="preserve">Métricas de desempeño (MAPE y precisión) por iteración; revisión trimestral del CT.</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D">
                  <w:pPr>
                    <w:spacing w:after="20" w:lineRule="auto"/>
                    <w:jc w:val="both"/>
                    <w:rPr>
                      <w:sz w:val="15"/>
                      <w:szCs w:val="15"/>
                    </w:rPr>
                  </w:pPr>
                  <w:r w:rsidDel="00000000" w:rsidR="00000000" w:rsidRPr="00000000">
                    <w:rPr>
                      <w:sz w:val="15"/>
                      <w:szCs w:val="15"/>
                      <w:rtl w:val="0"/>
                    </w:rPr>
                    <w:t xml:space="preserve">Enfoque híbrido de reglas y aprendizaje automático; captura estructurada de datos en pilotos </w:t>
                  </w:r>
                  <w:r>
                    <w:rPr>
                      <w:sz w:val="15"/>
                      <w:szCs w:val="15"/>
                      <w:rtl w:val="0"/>
                    </w:rPr>
                    <w:t xml:space="preserve">(DTE</w:t>
                  </w:r>
                  <w:del w:id="9191" w:author="Nicolás Rietta" w:date="2026-09-28T16:00:00Z">
                    <w:r>
                      <w:rPr>
                        <w:sz w:val="15"/>
                        <w:szCs w:val="15"/>
                        <w:rtl w:val="0"/>
                      </w:rPr>
                      <w:delText xml:space="preserve">,</w:delText>
                    </w:r>
                  </w:del>
                  <w:ins w:id="9192" w:author="Nicolás Rietta" w:date="2026-09-28T16:00:00Z">
                    <w:r>
                      <w:rPr>
                        <w:sz w:val="15"/>
                        <w:szCs w:val="15"/>
                        <w:rtl w:val="0"/>
                      </w:rPr>
                      <w:t xml:space="preserve"> y</w:t>
                    </w:r>
                  </w:ins>
                  <w:r>
                    <w:rPr>
                      <w:sz w:val="15"/>
                      <w:szCs w:val="15"/>
                      <w:rtl w:val="0"/>
                    </w:rPr>
                    <w:t xml:space="preserve"> GRUPO CREAR</w:t>
                  </w:r>
                  <w:del w:id="9193" w:author="Nicolás Rietta" w:date="2026-09-28T16:00:00Z">
                    <w:r>
                      <w:rPr>
                        <w:sz w:val="15"/>
                        <w:szCs w:val="15"/>
                        <w:rtl w:val="0"/>
                      </w:rPr>
                      <w:delText xml:space="preserve"> y CANOSER</w:delText>
                    </w:r>
                  </w:del>
                  <w:r>
                    <w:rPr>
                      <w:sz w:val="15"/>
                      <w:szCs w:val="15"/>
                      <w:rtl w:val="0"/>
                    </w:rPr>
                    <w:t xml:space="preserve">)</w:t>
                  </w:r>
                  <w:r w:rsidDel="00000000" w:rsidR="00000000" w:rsidRPr="00000000">
                    <w:rPr>
                      <w:sz w:val="15"/>
                      <w:szCs w:val="15"/>
                      <w:rtl w:val="0"/>
                    </w:rPr>
                    <w:t xml:space="preserve">; datos de In-Data; umbrales mínimos antes de liberar predicciones.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E">
                  <w:pPr>
                    <w:spacing w:after="20" w:lineRule="auto"/>
                    <w:jc w:val="both"/>
                    <w:rPr>
                      <w:sz w:val="15"/>
                      <w:szCs w:val="15"/>
                    </w:rPr>
                  </w:pPr>
                  <w:r w:rsidDel="00000000" w:rsidR="00000000" w:rsidRPr="00000000">
                    <w:rPr>
                      <w:sz w:val="15"/>
                      <w:szCs w:val="15"/>
                      <w:rtl w:val="0"/>
                    </w:rPr>
                    <w:t xml:space="preserve">Líder de datos</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F">
                  <w:pPr>
                    <w:spacing w:after="20" w:lineRule="auto"/>
                    <w:jc w:val="center"/>
                    <w:rPr>
                      <w:sz w:val="15"/>
                      <w:szCs w:val="15"/>
                    </w:rPr>
                  </w:pPr>
                  <w:r w:rsidDel="00000000" w:rsidR="00000000" w:rsidRPr="00000000">
                    <w:rPr>
                      <w:sz w:val="15"/>
                      <w:szCs w:val="15"/>
                      <w:rtl w:val="0"/>
                    </w:rPr>
                    <w:t xml:space="preserve">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0">
                  <w:pPr>
                    <w:spacing w:after="20" w:lineRule="auto"/>
                    <w:jc w:val="both"/>
                    <w:rPr>
                      <w:sz w:val="15"/>
                      <w:szCs w:val="15"/>
                    </w:rPr>
                  </w:pPr>
                  <w:r w:rsidDel="00000000" w:rsidR="00000000" w:rsidRPr="00000000">
                    <w:rPr>
                      <w:sz w:val="15"/>
                      <w:szCs w:val="15"/>
                      <w:rtl w:val="0"/>
                    </w:rPr>
                    <w:t xml:space="preserve">Precisión insuficiente, sesgos o errores de la IA que induzcan malas decisiones de inversión. Afecta confianza y adopción.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1">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2">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3">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4">
                  <w:pPr>
                    <w:spacing w:after="20" w:lineRule="auto"/>
                    <w:jc w:val="both"/>
                    <w:rPr>
                      <w:sz w:val="15"/>
                      <w:szCs w:val="15"/>
                    </w:rPr>
                  </w:pPr>
                  <w:r w:rsidDel="00000000" w:rsidR="00000000" w:rsidRPr="00000000">
                    <w:rPr>
                      <w:sz w:val="15"/>
                      <w:szCs w:val="15"/>
                      <w:rtl w:val="0"/>
                    </w:rPr>
                    <w:t xml:space="preserve">Validación experta (ANRI y Molina Matta) antes de cada lanzamiento; monitoreo mensual de deriva e incidentes.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5">
                  <w:pPr>
                    <w:spacing w:after="20" w:lineRule="auto"/>
                    <w:jc w:val="both"/>
                    <w:rPr>
                      <w:sz w:val="15"/>
                      <w:szCs w:val="15"/>
                    </w:rPr>
                  </w:pPr>
                  <w:r w:rsidDel="00000000" w:rsidR="00000000" w:rsidRPr="00000000">
                    <w:rPr>
                      <w:sz w:val="15"/>
                      <w:szCs w:val="15"/>
                      <w:rtl w:val="0"/>
                    </w:rPr>
                    <w:t xml:space="preserve">Fuente normativa citada en cada resultado; explicabilidad; revisión humana obligatoria en recomendaciones críticas; pruebas de sesgo territorial; uso declarado como apoyo a la decisión.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6">
                  <w:pPr>
                    <w:spacing w:after="20" w:lineRule="auto"/>
                    <w:jc w:val="both"/>
                    <w:rPr>
                      <w:sz w:val="15"/>
                      <w:szCs w:val="15"/>
                    </w:rPr>
                  </w:pPr>
                  <w:r>
                    <w:rPr>
                      <w:sz w:val="15"/>
                      <w:szCs w:val="15"/>
                      <w:rtl w:val="0"/>
                    </w:rPr>
                    <w:t xml:space="preserve">Comité de Ética </w:t>
                  </w:r>
                  <w:del w:id="9194" w:author="Nicolás Rietta" w:date="2026-09-28T16:00:00Z">
                    <w:r>
                      <w:rPr>
                        <w:sz w:val="15"/>
                        <w:szCs w:val="15"/>
                        <w:rtl w:val="0"/>
                      </w:rPr>
                      <w:delText xml:space="preserve">de IA </w:delText>
                    </w:r>
                  </w:del>
                  <w:r>
                    <w:rPr>
                      <w:sz w:val="15"/>
                      <w:szCs w:val="15"/>
                      <w:rtl w:val="0"/>
                    </w:rPr>
                    <w:t xml:space="preserve">y Datos</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7">
                  <w:pPr>
                    <w:spacing w:after="20" w:lineRule="auto"/>
                    <w:jc w:val="center"/>
                    <w:rPr>
                      <w:sz w:val="15"/>
                      <w:szCs w:val="15"/>
                    </w:rPr>
                  </w:pPr>
                  <w:r w:rsidDel="00000000" w:rsidR="00000000" w:rsidRPr="00000000">
                    <w:rPr>
                      <w:sz w:val="15"/>
                      <w:szCs w:val="15"/>
                      <w:rtl w:val="0"/>
                    </w:rPr>
                    <w:t xml:space="preserve">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8">
                  <w:pPr>
                    <w:spacing w:after="20" w:lineRule="auto"/>
                    <w:jc w:val="both"/>
                    <w:rPr>
                      <w:sz w:val="15"/>
                      <w:szCs w:val="15"/>
                    </w:rPr>
                  </w:pPr>
                  <w:r w:rsidDel="00000000" w:rsidR="00000000" w:rsidRPr="00000000">
                    <w:rPr>
                      <w:sz w:val="15"/>
                      <w:szCs w:val="15"/>
                      <w:rtl w:val="0"/>
                    </w:rPr>
                    <w:t xml:space="preserve">Resistencia de proveedores de software a abrir datos o API. Afecta 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9">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A">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B">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C">
                  <w:pPr>
                    <w:spacing w:after="20" w:lineRule="auto"/>
                    <w:jc w:val="both"/>
                    <w:rPr>
                      <w:sz w:val="15"/>
                      <w:szCs w:val="15"/>
                    </w:rPr>
                  </w:pPr>
                  <w:r w:rsidDel="00000000" w:rsidR="00000000" w:rsidRPr="00000000">
                    <w:rPr>
                      <w:sz w:val="15"/>
                      <w:szCs w:val="15"/>
                      <w:rtl w:val="0"/>
                    </w:rPr>
                    <w:t xml:space="preserve">Embudo de integraciones y acuerdos, bimestral.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D">
                  <w:pPr>
                    <w:spacing w:after="20" w:lineRule="auto"/>
                    <w:jc w:val="both"/>
                    <w:rPr>
                      <w:sz w:val="15"/>
                      <w:szCs w:val="15"/>
                    </w:rPr>
                  </w:pPr>
                  <w:r w:rsidDel="00000000" w:rsidR="00000000" w:rsidRPr="00000000">
                    <w:rPr>
                      <w:sz w:val="15"/>
                      <w:szCs w:val="15"/>
                      <w:rtl w:val="0"/>
                    </w:rPr>
                    <w:t xml:space="preserve">Estándares abiertos (IFC, BCF e IDS) y exportaciones existentes; programa de partners con beneficios; normalización con INN; conectores por lectura de documentos como alternativa.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E">
                  <w:pPr>
                    <w:spacing w:after="20" w:lineRule="auto"/>
                    <w:jc w:val="both"/>
                    <w:rPr>
                      <w:sz w:val="15"/>
                      <w:szCs w:val="15"/>
                    </w:rPr>
                  </w:pPr>
                  <w:r w:rsidDel="00000000" w:rsidR="00000000" w:rsidRPr="00000000">
                    <w:rPr>
                      <w:sz w:val="15"/>
                      <w:szCs w:val="15"/>
                      <w:rtl w:val="0"/>
                    </w:rPr>
                    <w:t xml:space="preserve">Líder P3</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F">
                  <w:pPr>
                    <w:spacing w:after="20" w:lineRule="auto"/>
                    <w:jc w:val="center"/>
                    <w:rPr>
                      <w:sz w:val="15"/>
                      <w:szCs w:val="15"/>
                    </w:rPr>
                  </w:pPr>
                  <w:r w:rsidDel="00000000" w:rsidR="00000000" w:rsidRPr="00000000">
                    <w:rPr>
                      <w:sz w:val="15"/>
                      <w:szCs w:val="15"/>
                      <w:rtl w:val="0"/>
                    </w:rPr>
                    <w:t xml:space="preserve">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0">
                  <w:pPr>
                    <w:spacing w:after="20" w:lineRule="auto"/>
                    <w:jc w:val="both"/>
                    <w:rPr>
                      <w:sz w:val="15"/>
                      <w:szCs w:val="15"/>
                    </w:rPr>
                  </w:pPr>
                  <w:r w:rsidDel="00000000" w:rsidR="00000000" w:rsidRPr="00000000">
                    <w:rPr>
                      <w:sz w:val="15"/>
                      <w:szCs w:val="15"/>
                      <w:rtl w:val="0"/>
                    </w:rPr>
                    <w:t xml:space="preserve">Baja adopción por cultura del sector, baja madurez digital y predominio de pymes. Afecta resultados comerciales.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1">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2">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3">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4">
                  <w:pPr>
                    <w:spacing w:after="20" w:lineRule="auto"/>
                    <w:jc w:val="both"/>
                    <w:rPr>
                      <w:sz w:val="15"/>
                      <w:szCs w:val="15"/>
                    </w:rPr>
                  </w:pPr>
                  <w:r w:rsidDel="00000000" w:rsidR="00000000" w:rsidRPr="00000000">
                    <w:rPr>
                      <w:sz w:val="15"/>
                      <w:szCs w:val="15"/>
                      <w:rtl w:val="0"/>
                    </w:rPr>
                    <w:t xml:space="preserve">Embudo de adopción (usuarios activos y conversión de piloto a pago), mensual; revisión semestral del CE.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5">
                  <w:pPr>
                    <w:spacing w:after="20" w:lineRule="auto"/>
                    <w:jc w:val="both"/>
                    <w:rPr>
                      <w:sz w:val="15"/>
                      <w:szCs w:val="15"/>
                    </w:rPr>
                  </w:pPr>
                  <w:r w:rsidDel="00000000" w:rsidR="00000000" w:rsidRPr="00000000">
                    <w:rPr>
                      <w:sz w:val="15"/>
                      <w:szCs w:val="15"/>
                      <w:rtl w:val="0"/>
                    </w:rPr>
                    <w:t xml:space="preserve">Co-diseño con la Mesa de Usuarios; experiencia de uso simple; pilotos acompañados; casos de negocio con ahorros medidos; capacitación; canales vía asociados y gremios; precios escalonados para pymes.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6">
                  <w:pPr>
                    <w:spacing w:after="20" w:lineRule="auto"/>
                    <w:jc w:val="both"/>
                    <w:rPr>
                      <w:sz w:val="15"/>
                      <w:szCs w:val="15"/>
                    </w:rPr>
                  </w:pPr>
                  <w:r w:rsidDel="00000000" w:rsidR="00000000" w:rsidRPr="00000000">
                    <w:rPr>
                      <w:sz w:val="15"/>
                      <w:szCs w:val="15"/>
                      <w:rtl w:val="0"/>
                    </w:rPr>
                    <w:t xml:space="preserve">Gerente/a TT-PI</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7">
                  <w:pPr>
                    <w:spacing w:after="20" w:lineRule="auto"/>
                    <w:jc w:val="center"/>
                    <w:rPr>
                      <w:sz w:val="15"/>
                      <w:szCs w:val="15"/>
                    </w:rPr>
                  </w:pPr>
                  <w:r w:rsidDel="00000000" w:rsidR="00000000" w:rsidRPr="00000000">
                    <w:rPr>
                      <w:sz w:val="15"/>
                      <w:szCs w:val="15"/>
                      <w:rtl w:val="0"/>
                    </w:rPr>
                    <w:t xml:space="preserve">7</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8">
                  <w:pPr>
                    <w:spacing w:after="20" w:lineRule="auto"/>
                    <w:jc w:val="both"/>
                    <w:rPr>
                      <w:sz w:val="15"/>
                      <w:szCs w:val="15"/>
                    </w:rPr>
                  </w:pPr>
                  <w:r w:rsidDel="00000000" w:rsidR="00000000" w:rsidRPr="00000000">
                    <w:rPr>
                      <w:sz w:val="15"/>
                      <w:szCs w:val="15"/>
                      <w:rtl w:val="0"/>
                    </w:rPr>
                    <w:t xml:space="preserve">Cambios regulatorios (OGUC, DS49, regulación de IA y protección de datos). Afecta reglas y obligaciones.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9">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A">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B">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C">
                  <w:pPr>
                    <w:spacing w:after="20" w:lineRule="auto"/>
                    <w:jc w:val="both"/>
                    <w:rPr>
                      <w:sz w:val="15"/>
                      <w:szCs w:val="15"/>
                    </w:rPr>
                  </w:pPr>
                  <w:r w:rsidDel="00000000" w:rsidR="00000000" w:rsidRPr="00000000">
                    <w:rPr>
                      <w:sz w:val="15"/>
                      <w:szCs w:val="15"/>
                      <w:rtl w:val="0"/>
                    </w:rPr>
                    <w:t xml:space="preserve">Vigilancia normativa (boletín trimestral y alertas); Comité de Ética y Datos.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D">
                  <w:pPr>
                    <w:spacing w:after="20" w:lineRule="auto"/>
                    <w:jc w:val="both"/>
                    <w:rPr>
                      <w:sz w:val="15"/>
                      <w:szCs w:val="15"/>
                    </w:rPr>
                  </w:pPr>
                  <w:r w:rsidDel="00000000" w:rsidR="00000000" w:rsidRPr="00000000">
                    <w:rPr>
                      <w:sz w:val="15"/>
                      <w:szCs w:val="15"/>
                      <w:rtl w:val="0"/>
                    </w:rPr>
                    <w:t xml:space="preserve">Motor normativo versionado; cumplimiento anticipado (ISO/IEC 42001 y evaluaciones de impacto); participación en consultas públicas; asesoría legal de asociados.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E">
                  <w:pPr>
                    <w:spacing w:after="20" w:lineRule="auto"/>
                    <w:jc w:val="both"/>
                    <w:rPr>
                      <w:sz w:val="15"/>
                      <w:szCs w:val="15"/>
                    </w:rPr>
                  </w:pPr>
                  <w:r w:rsidDel="00000000" w:rsidR="00000000" w:rsidRPr="00000000">
                    <w:rPr>
                      <w:sz w:val="15"/>
                      <w:szCs w:val="15"/>
                      <w:rtl w:val="0"/>
                    </w:rPr>
                    <w:t xml:space="preserve">Líder P1 y asesor legal</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F">
                  <w:pPr>
                    <w:spacing w:after="20" w:lineRule="auto"/>
                    <w:jc w:val="center"/>
                    <w:rPr>
                      <w:sz w:val="15"/>
                      <w:szCs w:val="15"/>
                    </w:rPr>
                  </w:pPr>
                  <w:r w:rsidDel="00000000" w:rsidR="00000000" w:rsidRPr="00000000">
                    <w:rPr>
                      <w:sz w:val="15"/>
                      <w:szCs w:val="15"/>
                      <w:rtl w:val="0"/>
                    </w:rPr>
                    <w:t xml:space="preserve">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0">
                  <w:pPr>
                    <w:spacing w:after="20" w:lineRule="auto"/>
                    <w:jc w:val="both"/>
                    <w:rPr>
                      <w:sz w:val="15"/>
                      <w:szCs w:val="15"/>
                    </w:rPr>
                  </w:pPr>
                  <w:r w:rsidDel="00000000" w:rsidR="00000000" w:rsidRPr="00000000">
                    <w:rPr>
                      <w:sz w:val="15"/>
                      <w:szCs w:val="15"/>
                      <w:rtl w:val="0"/>
                    </w:rPr>
                    <w:t xml:space="preserve">Conflictos de PI o de interés entre participantes (p. ej., cotitularidad DTE–Urbanamente). Afecta la comercialización.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1">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2">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3">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4">
                  <w:pPr>
                    <w:spacing w:after="20" w:lineRule="auto"/>
                    <w:jc w:val="both"/>
                    <w:rPr>
                      <w:sz w:val="15"/>
                      <w:szCs w:val="15"/>
                    </w:rPr>
                  </w:pPr>
                  <w:r w:rsidDel="00000000" w:rsidR="00000000" w:rsidRPr="00000000">
                    <w:rPr>
                      <w:sz w:val="15"/>
                      <w:szCs w:val="15"/>
                      <w:rtl w:val="0"/>
                    </w:rPr>
                    <w:t xml:space="preserve">Comité de PI bimestral; registro de activos intangibles.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5">
                  <w:pPr>
                    <w:spacing w:after="20" w:lineRule="auto"/>
                    <w:jc w:val="both"/>
                    <w:rPr>
                      <w:sz w:val="15"/>
                      <w:szCs w:val="15"/>
                    </w:rPr>
                  </w:pPr>
                  <w:r w:rsidDel="00000000" w:rsidR="00000000" w:rsidRPr="00000000">
                    <w:rPr>
                      <w:sz w:val="15"/>
                      <w:szCs w:val="15"/>
                      <w:rtl w:val="0"/>
                    </w:rPr>
                    <w:t xml:space="preserve">Acuerdo de PI firmado antes del M3; mandato exclusivo de comercialización; declaraciones de interés; mediación y arbitraje.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6">
                  <w:pPr>
                    <w:spacing w:after="20" w:lineRule="auto"/>
                    <w:jc w:val="both"/>
                    <w:rPr>
                      <w:sz w:val="15"/>
                      <w:szCs w:val="15"/>
                    </w:rPr>
                  </w:pPr>
                  <w:r w:rsidDel="00000000" w:rsidR="00000000" w:rsidRPr="00000000">
                    <w:rPr>
                      <w:sz w:val="15"/>
                      <w:szCs w:val="15"/>
                      <w:rtl w:val="0"/>
                    </w:rPr>
                    <w:t xml:space="preserve">Gerente/a TT-PI</w:t>
                  </w:r>
                </w:p>
              </w:tc>
            </w:tr>
            <w:tr>
              <w:trPr>
                <w:cantSplit w:val="0"/>
                <w:trHeight w:val="7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7">
                  <w:pPr>
                    <w:spacing w:after="20" w:lineRule="auto"/>
                    <w:jc w:val="center"/>
                    <w:rPr>
                      <w:sz w:val="15"/>
                      <w:szCs w:val="15"/>
                    </w:rPr>
                  </w:pPr>
                  <w:r w:rsidDel="00000000" w:rsidR="00000000" w:rsidRPr="00000000">
                    <w:rPr>
                      <w:sz w:val="15"/>
                      <w:szCs w:val="15"/>
                      <w:rtl w:val="0"/>
                    </w:rPr>
                    <w:t xml:space="preserve">9</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8">
                  <w:pPr>
                    <w:spacing w:after="20" w:lineRule="auto"/>
                    <w:jc w:val="both"/>
                    <w:rPr>
                      <w:sz w:val="15"/>
                      <w:szCs w:val="15"/>
                    </w:rPr>
                  </w:pPr>
                  <w:r w:rsidDel="00000000" w:rsidR="00000000" w:rsidRPr="00000000">
                    <w:rPr>
                      <w:sz w:val="15"/>
                      <w:szCs w:val="15"/>
                      <w:rtl w:val="0"/>
                    </w:rPr>
                    <w:t xml:space="preserve">Falta de obras o activos disponibles para pilotos en entorno real. Afecta la validación y el avance IRL.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9">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A">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B">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C">
                  <w:pPr>
                    <w:spacing w:after="20" w:lineRule="auto"/>
                    <w:jc w:val="both"/>
                    <w:rPr>
                      <w:sz w:val="15"/>
                      <w:szCs w:val="15"/>
                    </w:rPr>
                  </w:pPr>
                  <w:r w:rsidDel="00000000" w:rsidR="00000000" w:rsidRPr="00000000">
                    <w:rPr>
                      <w:sz w:val="15"/>
                      <w:szCs w:val="15"/>
                      <w:rtl w:val="0"/>
                    </w:rPr>
                    <w:t xml:space="preserve">Cartera de pilotos con al menos 2 alternativas por proyecto; revisión trimestral.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D">
                  <w:pPr>
                    <w:spacing w:after="20" w:lineRule="auto"/>
                    <w:jc w:val="both"/>
                    <w:rPr>
                      <w:sz w:val="15"/>
                      <w:szCs w:val="15"/>
                    </w:rPr>
                  </w:pPr>
                  <w:r>
                    <w:rPr>
                      <w:sz w:val="15"/>
                      <w:szCs w:val="15"/>
                      <w:rtl w:val="0"/>
                    </w:rPr>
                    <w:t xml:space="preserve">Acuerdos tempranos con GRUPO CREAR</w:t>
                  </w:r>
                  <w:del w:id="9195" w:author="Nicolás Rietta" w:date="2026-09-28T16:00:00Z">
                    <w:r>
                      <w:rPr>
                        <w:sz w:val="15"/>
                        <w:szCs w:val="15"/>
                        <w:rtl w:val="0"/>
                      </w:rPr>
                      <w:delText xml:space="preserve">,</w:delText>
                    </w:r>
                  </w:del>
                  <w:r>
                    <w:rPr>
                      <w:sz w:val="15"/>
                      <w:szCs w:val="15"/>
                      <w:rtl w:val="0"/>
                    </w:rPr>
                    <w:t xml:space="preserve"> </w:t>
                  </w:r>
                  <w:del w:id="9196" w:author="Nicolás Rietta" w:date="2026-09-28T16:00:00Z">
                    <w:r>
                      <w:rPr>
                        <w:sz w:val="15"/>
                        <w:szCs w:val="15"/>
                        <w:rtl w:val="0"/>
                      </w:rPr>
                      <w:delText xml:space="preserve">CANOSER</w:delText>
                    </w:r>
                  </w:del>
                  <w:ins w:id="9197" w:author="Nicolás Rietta" w:date="2026-09-28T16:00:00Z">
                    <w:r>
                      <w:rPr>
                        <w:sz w:val="15"/>
                        <w:szCs w:val="15"/>
                        <w:rtl w:val="0"/>
                      </w:rPr>
                      <w:t xml:space="preserve">y</w:t>
                    </w:r>
                  </w:ins>
                  <w:r>
                    <w:rPr>
                      <w:sz w:val="15"/>
                      <w:szCs w:val="15"/>
                      <w:rtl w:val="0"/>
                    </w:rPr>
                    <w:t xml:space="preserve"> </w:t>
                  </w:r>
                  <w:del w:id="9198" w:author="Nicolás Rietta" w:date="2026-09-28T16:00:00Z">
                    <w:r>
                      <w:rPr>
                        <w:sz w:val="15"/>
                        <w:szCs w:val="15"/>
                        <w:rtl w:val="0"/>
                      </w:rPr>
                      <w:delText xml:space="preserve">e</w:delText>
                    </w:r>
                  </w:del>
                  <w:ins w:id="9199" w:author="Nicolás Rietta" w:date="2026-09-28T16:00:00Z">
                    <w:r>
                      <w:rPr>
                        <w:sz w:val="15"/>
                        <w:szCs w:val="15"/>
                        <w:rtl w:val="0"/>
                      </w:rPr>
                      <w:t xml:space="preserve">otros</w:t>
                    </w:r>
                  </w:ins>
                  <w:r>
                    <w:rPr>
                      <w:sz w:val="15"/>
                      <w:szCs w:val="15"/>
                      <w:rtl w:val="0"/>
                    </w:rPr>
                    <w:t xml:space="preserve"> interesados</w:t>
                  </w:r>
                  <w:r w:rsidDel="00000000" w:rsidR="00000000" w:rsidRPr="00000000">
                    <w:rPr>
                      <w:sz w:val="15"/>
                      <w:szCs w:val="15"/>
                      <w:rtl w:val="0"/>
                    </w:rPr>
                    <w:t xml:space="preserve">; proyectos propios de DTE; pilotos en distintas regiones.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E">
                  <w:pPr>
                    <w:spacing w:after="20" w:lineRule="auto"/>
                    <w:jc w:val="both"/>
                    <w:rPr>
                      <w:sz w:val="15"/>
                      <w:szCs w:val="15"/>
                    </w:rPr>
                  </w:pPr>
                  <w:r w:rsidDel="00000000" w:rsidR="00000000" w:rsidRPr="00000000">
                    <w:rPr>
                      <w:sz w:val="15"/>
                      <w:szCs w:val="15"/>
                      <w:rtl w:val="0"/>
                    </w:rPr>
                    <w:t xml:space="preserve">Líderes de proyecto</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F">
                  <w:pPr>
                    <w:spacing w:after="20" w:lineRule="auto"/>
                    <w:jc w:val="center"/>
                    <w:rPr>
                      <w:sz w:val="15"/>
                      <w:szCs w:val="15"/>
                    </w:rPr>
                  </w:pPr>
                  <w:r w:rsidDel="00000000" w:rsidR="00000000" w:rsidRPr="00000000">
                    <w:rPr>
                      <w:sz w:val="15"/>
                      <w:szCs w:val="15"/>
                      <w:rtl w:val="0"/>
                    </w:rPr>
                    <w:t xml:space="preserve">10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0">
                  <w:pPr>
                    <w:spacing w:after="20" w:lineRule="auto"/>
                    <w:jc w:val="both"/>
                    <w:rPr>
                      <w:sz w:val="15"/>
                      <w:szCs w:val="15"/>
                    </w:rPr>
                  </w:pPr>
                  <w:r w:rsidDel="00000000" w:rsidR="00000000" w:rsidRPr="00000000">
                    <w:rPr>
                      <w:sz w:val="15"/>
                      <w:szCs w:val="15"/>
                      <w:rtl w:val="0"/>
                    </w:rPr>
                    <w:t xml:space="preserve">Incidente de ciberseguridad o de protección de datos personales. Afecta cumplimiento y reputación.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1">
                  <w:pPr>
                    <w:spacing w:after="20" w:lineRule="auto"/>
                    <w:jc w:val="center"/>
                    <w:rPr>
                      <w:sz w:val="15"/>
                      <w:szCs w:val="15"/>
                    </w:rPr>
                  </w:pPr>
                  <w:r w:rsidDel="00000000" w:rsidR="00000000" w:rsidRPr="00000000">
                    <w:rPr>
                      <w:sz w:val="15"/>
                      <w:szCs w:val="15"/>
                      <w:rtl w:val="0"/>
                    </w:rPr>
                    <w:t xml:space="preserve">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2">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3">
                  <w:pPr>
                    <w:spacing w:after="20" w:lineRule="auto"/>
                    <w:jc w:val="center"/>
                    <w:rPr>
                      <w:sz w:val="15"/>
                      <w:szCs w:val="15"/>
                    </w:rPr>
                  </w:pPr>
                  <w:r w:rsidDel="00000000" w:rsidR="00000000" w:rsidRPr="00000000">
                    <w:rPr>
                      <w:sz w:val="15"/>
                      <w:szCs w:val="15"/>
                      <w:rtl w:val="0"/>
                    </w:rPr>
                    <w:t xml:space="preserve">3 Medio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4">
                  <w:pPr>
                    <w:spacing w:after="20" w:lineRule="auto"/>
                    <w:jc w:val="both"/>
                    <w:rPr>
                      <w:sz w:val="15"/>
                      <w:szCs w:val="15"/>
                    </w:rPr>
                  </w:pPr>
                  <w:r w:rsidDel="00000000" w:rsidR="00000000" w:rsidRPr="00000000">
                    <w:rPr>
                      <w:sz w:val="15"/>
                      <w:szCs w:val="15"/>
                      <w:rtl w:val="0"/>
                    </w:rPr>
                    <w:t xml:space="preserve">Auditoría de seguridad semestral y prueba de penetración anual; registro de incidentes.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5">
                  <w:pPr>
                    <w:spacing w:after="20" w:lineRule="auto"/>
                    <w:jc w:val="both"/>
                    <w:rPr>
                      <w:sz w:val="15"/>
                      <w:szCs w:val="15"/>
                    </w:rPr>
                  </w:pPr>
                  <w:r w:rsidDel="00000000" w:rsidR="00000000" w:rsidRPr="00000000">
                    <w:rPr>
                      <w:sz w:val="15"/>
                      <w:szCs w:val="15"/>
                      <w:rtl w:val="0"/>
                    </w:rPr>
                    <w:t xml:space="preserve">Privacidad desde el diseño; controles ISO/IEC 27001; cifrado y control de acceso; anonimización; plan de respuesta a incidentes; delegado de protección de datos.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6">
                  <w:pPr>
                    <w:spacing w:after="20" w:lineRule="auto"/>
                    <w:jc w:val="both"/>
                    <w:rPr>
                      <w:sz w:val="15"/>
                      <w:szCs w:val="15"/>
                    </w:rPr>
                  </w:pPr>
                  <w:r w:rsidDel="00000000" w:rsidR="00000000" w:rsidRPr="00000000">
                    <w:rPr>
                      <w:sz w:val="15"/>
                      <w:szCs w:val="15"/>
                      <w:rtl w:val="0"/>
                    </w:rPr>
                    <w:t xml:space="preserve">Líder técnico</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7">
                  <w:pPr>
                    <w:spacing w:after="20" w:lineRule="auto"/>
                    <w:jc w:val="center"/>
                    <w:rPr>
                      <w:sz w:val="15"/>
                      <w:szCs w:val="15"/>
                    </w:rPr>
                  </w:pPr>
                  <w:r w:rsidDel="00000000" w:rsidR="00000000" w:rsidRPr="00000000">
                    <w:rPr>
                      <w:sz w:val="15"/>
                      <w:szCs w:val="15"/>
                      <w:rtl w:val="0"/>
                    </w:rPr>
                    <w:t xml:space="preserve">11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8">
                  <w:pPr>
                    <w:spacing w:after="20" w:lineRule="auto"/>
                    <w:jc w:val="both"/>
                    <w:rPr>
                      <w:sz w:val="15"/>
                      <w:szCs w:val="15"/>
                    </w:rPr>
                  </w:pPr>
                  <w:r w:rsidDel="00000000" w:rsidR="00000000" w:rsidRPr="00000000">
                    <w:rPr>
                      <w:sz w:val="15"/>
                      <w:szCs w:val="15"/>
                      <w:rtl w:val="0"/>
                    </w:rPr>
                    <w:t xml:space="preserve">Rotación o escasez de talento especializado en IA y datos. Afecta plazos.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9">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A">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B">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C">
                  <w:pPr>
                    <w:spacing w:after="20" w:lineRule="auto"/>
                    <w:jc w:val="both"/>
                    <w:rPr>
                      <w:sz w:val="15"/>
                      <w:szCs w:val="15"/>
                    </w:rPr>
                  </w:pPr>
                  <w:r w:rsidDel="00000000" w:rsidR="00000000" w:rsidRPr="00000000">
                    <w:rPr>
                      <w:sz w:val="15"/>
                      <w:szCs w:val="15"/>
                      <w:rtl w:val="0"/>
                    </w:rPr>
                    <w:t xml:space="preserve">Dotación y rotación, trimestral.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D">
                  <w:pPr>
                    <w:spacing w:after="20" w:lineRule="auto"/>
                    <w:jc w:val="both"/>
                    <w:rPr>
                      <w:sz w:val="15"/>
                      <w:szCs w:val="15"/>
                    </w:rPr>
                  </w:pPr>
                  <w:r w:rsidDel="00000000" w:rsidR="00000000" w:rsidRPr="00000000">
                    <w:rPr>
                      <w:sz w:val="15"/>
                      <w:szCs w:val="15"/>
                      <w:rtl w:val="0"/>
                    </w:rPr>
                    <w:t xml:space="preserve">Condiciones competitivas y flexibles; documentación y pares técnicos; alianzas con universidades para prácticas y tesis; apoyo de equipos de coejecutores.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E">
                  <w:pPr>
                    <w:spacing w:after="20" w:lineRule="auto"/>
                    <w:jc w:val="both"/>
                    <w:rPr>
                      <w:sz w:val="15"/>
                      <w:szCs w:val="15"/>
                    </w:rPr>
                  </w:pPr>
                  <w:r w:rsidDel="00000000" w:rsidR="00000000" w:rsidRPr="00000000">
                    <w:rPr>
                      <w:sz w:val="15"/>
                      <w:szCs w:val="15"/>
                      <w:rtl w:val="0"/>
                    </w:rPr>
                    <w:t xml:space="preserve">Dirección</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F">
                  <w:pPr>
                    <w:spacing w:after="20" w:lineRule="auto"/>
                    <w:jc w:val="center"/>
                    <w:rPr>
                      <w:sz w:val="15"/>
                      <w:szCs w:val="15"/>
                    </w:rPr>
                  </w:pPr>
                  <w:r w:rsidDel="00000000" w:rsidR="00000000" w:rsidRPr="00000000">
                    <w:rPr>
                      <w:sz w:val="15"/>
                      <w:szCs w:val="15"/>
                      <w:rtl w:val="0"/>
                    </w:rPr>
                    <w:t xml:space="preserve">12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0">
                  <w:pPr>
                    <w:spacing w:after="20" w:lineRule="auto"/>
                    <w:jc w:val="both"/>
                    <w:rPr>
                      <w:sz w:val="15"/>
                      <w:szCs w:val="15"/>
                    </w:rPr>
                  </w:pPr>
                  <w:r w:rsidDel="00000000" w:rsidR="00000000" w:rsidRPr="00000000">
                    <w:rPr>
                      <w:sz w:val="15"/>
                      <w:szCs w:val="15"/>
                      <w:rtl w:val="0"/>
                    </w:rPr>
                    <w:t xml:space="preserve">Retrasos en hitos o desviaciones presupuestarias. Afecta el cumplimiento del plan.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1">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2">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3">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4">
                  <w:pPr>
                    <w:spacing w:after="20" w:lineRule="auto"/>
                    <w:jc w:val="both"/>
                    <w:rPr>
                      <w:sz w:val="15"/>
                      <w:szCs w:val="15"/>
                    </w:rPr>
                  </w:pPr>
                  <w:r w:rsidDel="00000000" w:rsidR="00000000" w:rsidRPr="00000000">
                    <w:rPr>
                      <w:sz w:val="15"/>
                      <w:szCs w:val="15"/>
                      <w:rtl w:val="0"/>
                    </w:rPr>
                    <w:t xml:space="preserve">PMO con gestión por hitos y valor ganado; comité semanal; reporte trimestral a CT y CE.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5">
                  <w:pPr>
                    <w:spacing w:after="20" w:lineRule="auto"/>
                    <w:jc w:val="both"/>
                    <w:rPr>
                      <w:sz w:val="15"/>
                      <w:szCs w:val="15"/>
                    </w:rPr>
                  </w:pPr>
                  <w:r w:rsidDel="00000000" w:rsidR="00000000" w:rsidRPr="00000000">
                    <w:rPr>
                      <w:sz w:val="15"/>
                      <w:szCs w:val="15"/>
                      <w:rtl w:val="0"/>
                    </w:rPr>
                    <w:t xml:space="preserve">Planificación ágil incremental; holguras en la ruta crítica; reprogramaciones aprobadas por CT/CE y Corfo; priorización stage-gate.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6">
                  <w:pPr>
                    <w:spacing w:after="20" w:lineRule="auto"/>
                    <w:jc w:val="both"/>
                    <w:rPr>
                      <w:sz w:val="15"/>
                      <w:szCs w:val="15"/>
                    </w:rPr>
                  </w:pPr>
                  <w:r w:rsidDel="00000000" w:rsidR="00000000" w:rsidRPr="00000000">
                    <w:rPr>
                      <w:sz w:val="15"/>
                      <w:szCs w:val="15"/>
                      <w:rtl w:val="0"/>
                    </w:rPr>
                    <w:t xml:space="preserve">Coordinador/a de gestión</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7">
                  <w:pPr>
                    <w:spacing w:after="20" w:lineRule="auto"/>
                    <w:jc w:val="center"/>
                    <w:rPr>
                      <w:sz w:val="15"/>
                      <w:szCs w:val="15"/>
                    </w:rPr>
                  </w:pPr>
                  <w:r w:rsidDel="00000000" w:rsidR="00000000" w:rsidRPr="00000000">
                    <w:rPr>
                      <w:sz w:val="15"/>
                      <w:szCs w:val="15"/>
                      <w:rtl w:val="0"/>
                    </w:rPr>
                    <w:t xml:space="preserve">13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8">
                  <w:pPr>
                    <w:spacing w:after="20" w:lineRule="auto"/>
                    <w:jc w:val="both"/>
                    <w:rPr>
                      <w:sz w:val="15"/>
                      <w:szCs w:val="15"/>
                    </w:rPr>
                  </w:pPr>
                  <w:r w:rsidDel="00000000" w:rsidR="00000000" w:rsidRPr="00000000">
                    <w:rPr>
                      <w:sz w:val="15"/>
                      <w:szCs w:val="15"/>
                      <w:rtl w:val="0"/>
                    </w:rPr>
                    <w:t xml:space="preserve">Incumplimiento de aportes comprometidos por participantes. Afecta el cofinanciamiento.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9">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A">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B">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C">
                  <w:pPr>
                    <w:spacing w:after="20" w:lineRule="auto"/>
                    <w:jc w:val="both"/>
                    <w:rPr>
                      <w:sz w:val="15"/>
                      <w:szCs w:val="15"/>
                    </w:rPr>
                  </w:pPr>
                  <w:r w:rsidDel="00000000" w:rsidR="00000000" w:rsidRPr="00000000">
                    <w:rPr>
                      <w:sz w:val="15"/>
                      <w:szCs w:val="15"/>
                      <w:rtl w:val="0"/>
                    </w:rPr>
                    <w:t xml:space="preserve">Conciliación trimestral de aportes por participante.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D">
                  <w:pPr>
                    <w:spacing w:after="20" w:lineRule="auto"/>
                    <w:jc w:val="both"/>
                    <w:rPr>
                      <w:sz w:val="15"/>
                      <w:szCs w:val="15"/>
                    </w:rPr>
                  </w:pPr>
                  <w:r w:rsidDel="00000000" w:rsidR="00000000" w:rsidRPr="00000000">
                    <w:rPr>
                      <w:sz w:val="15"/>
                      <w:szCs w:val="15"/>
                      <w:rtl w:val="0"/>
                    </w:rPr>
                    <w:t xml:space="preserve">Cartas y convenios con montos y calendario; aportes pecuniarios del beneficiario respaldados por su accionista; sustitución de participantes con autorización de Corfo.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E">
                  <w:pPr>
                    <w:spacing w:after="20" w:lineRule="auto"/>
                    <w:jc w:val="both"/>
                    <w:rPr>
                      <w:sz w:val="15"/>
                      <w:szCs w:val="15"/>
                    </w:rPr>
                  </w:pPr>
                  <w:r w:rsidDel="00000000" w:rsidR="00000000" w:rsidRPr="00000000">
                    <w:rPr>
                      <w:sz w:val="15"/>
                      <w:szCs w:val="15"/>
                      <w:rtl w:val="0"/>
                    </w:rPr>
                    <w:t xml:space="preserve">Coordinador/a de gestión</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F">
                  <w:pPr>
                    <w:spacing w:after="20" w:lineRule="auto"/>
                    <w:jc w:val="center"/>
                    <w:rPr>
                      <w:sz w:val="15"/>
                      <w:szCs w:val="15"/>
                    </w:rPr>
                  </w:pPr>
                  <w:r w:rsidDel="00000000" w:rsidR="00000000" w:rsidRPr="00000000">
                    <w:rPr>
                      <w:sz w:val="15"/>
                      <w:szCs w:val="15"/>
                      <w:rtl w:val="0"/>
                    </w:rPr>
                    <w:t xml:space="preserve">14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0">
                  <w:pPr>
                    <w:spacing w:after="20" w:lineRule="auto"/>
                    <w:jc w:val="both"/>
                    <w:rPr>
                      <w:sz w:val="15"/>
                      <w:szCs w:val="15"/>
                    </w:rPr>
                  </w:pPr>
                  <w:r w:rsidDel="00000000" w:rsidR="00000000" w:rsidRPr="00000000">
                    <w:rPr>
                      <w:sz w:val="15"/>
                      <w:szCs w:val="15"/>
                      <w:rtl w:val="0"/>
                    </w:rPr>
                    <w:t xml:space="preserve">Entrada de competidores con soluciones similares. Afecta la participación de mercado.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1">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2">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3">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4">
                  <w:pPr>
                    <w:spacing w:after="20" w:lineRule="auto"/>
                    <w:jc w:val="both"/>
                    <w:rPr>
                      <w:sz w:val="15"/>
                      <w:szCs w:val="15"/>
                    </w:rPr>
                  </w:pPr>
                  <w:r w:rsidDel="00000000" w:rsidR="00000000" w:rsidRPr="00000000">
                    <w:rPr>
                      <w:sz w:val="15"/>
                      <w:szCs w:val="15"/>
                      <w:rtl w:val="0"/>
                    </w:rPr>
                    <w:t xml:space="preserve">Vigilancia competitiva trimestral.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5">
                  <w:pPr>
                    <w:spacing w:after="20" w:lineRule="auto"/>
                    <w:jc w:val="both"/>
                    <w:rPr>
                      <w:sz w:val="15"/>
                      <w:szCs w:val="15"/>
                    </w:rPr>
                  </w:pPr>
                  <w:r w:rsidDel="00000000" w:rsidR="00000000" w:rsidRPr="00000000">
                    <w:rPr>
                      <w:sz w:val="15"/>
                      <w:szCs w:val="15"/>
                      <w:rtl w:val="0"/>
                    </w:rPr>
                    <w:t xml:space="preserve">Diferenciación en normativa chilena y predicción de plazos; integración de todo el ciclo de vida; alianzas de canal; protección de PI; salida temprana al mercado (P1 en M18).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6">
                  <w:pPr>
                    <w:spacing w:after="20" w:lineRule="auto"/>
                    <w:jc w:val="both"/>
                    <w:rPr>
                      <w:sz w:val="15"/>
                      <w:szCs w:val="15"/>
                    </w:rPr>
                  </w:pPr>
                  <w:r w:rsidDel="00000000" w:rsidR="00000000" w:rsidRPr="00000000">
                    <w:rPr>
                      <w:sz w:val="15"/>
                      <w:szCs w:val="15"/>
                      <w:rtl w:val="0"/>
                    </w:rPr>
                    <w:t xml:space="preserve">Dirección</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7">
                  <w:pPr>
                    <w:spacing w:after="20" w:lineRule="auto"/>
                    <w:jc w:val="center"/>
                    <w:rPr>
                      <w:sz w:val="15"/>
                      <w:szCs w:val="15"/>
                    </w:rPr>
                  </w:pPr>
                  <w:r w:rsidDel="00000000" w:rsidR="00000000" w:rsidRPr="00000000">
                    <w:rPr>
                      <w:sz w:val="15"/>
                      <w:szCs w:val="15"/>
                      <w:rtl w:val="0"/>
                    </w:rPr>
                    <w:t xml:space="preserve">15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8">
                  <w:pPr>
                    <w:spacing w:after="20" w:lineRule="auto"/>
                    <w:jc w:val="both"/>
                    <w:rPr>
                      <w:sz w:val="15"/>
                      <w:szCs w:val="15"/>
                    </w:rPr>
                  </w:pPr>
                  <w:r w:rsidDel="00000000" w:rsidR="00000000" w:rsidRPr="00000000">
                    <w:rPr>
                      <w:sz w:val="15"/>
                      <w:szCs w:val="15"/>
                      <w:rtl w:val="0"/>
                    </w:rPr>
                    <w:t xml:space="preserve">Dependencia de proveedores de nube o de modelos fundacionales (costos y cambios de API). Afecta continuidad y costos.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9">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A">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B">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C">
                  <w:pPr>
                    <w:spacing w:after="20" w:lineRule="auto"/>
                    <w:jc w:val="both"/>
                    <w:rPr>
                      <w:sz w:val="15"/>
                      <w:szCs w:val="15"/>
                    </w:rPr>
                  </w:pPr>
                  <w:r w:rsidDel="00000000" w:rsidR="00000000" w:rsidRPr="00000000">
                    <w:rPr>
                      <w:sz w:val="15"/>
                      <w:szCs w:val="15"/>
                      <w:rtl w:val="0"/>
                    </w:rPr>
                    <w:t xml:space="preserve">Monitoreo mensual de costos y niveles de servicio.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D">
                  <w:pPr>
                    <w:spacing w:after="20" w:lineRule="auto"/>
                    <w:jc w:val="both"/>
                    <w:rPr>
                      <w:sz w:val="15"/>
                      <w:szCs w:val="15"/>
                    </w:rPr>
                  </w:pPr>
                  <w:r w:rsidDel="00000000" w:rsidR="00000000" w:rsidRPr="00000000">
                    <w:rPr>
                      <w:sz w:val="15"/>
                      <w:szCs w:val="15"/>
                      <w:rtl w:val="0"/>
                    </w:rPr>
                    <w:t xml:space="preserve">Arquitectura portable (contenedores); modelos alternativos de pesos abiertos; optimización de cómputo; cláusulas contractuales.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E">
                  <w:pPr>
                    <w:spacing w:after="20" w:lineRule="auto"/>
                    <w:jc w:val="both"/>
                    <w:rPr>
                      <w:sz w:val="15"/>
                      <w:szCs w:val="15"/>
                    </w:rPr>
                  </w:pPr>
                  <w:r w:rsidDel="00000000" w:rsidR="00000000" w:rsidRPr="00000000">
                    <w:rPr>
                      <w:sz w:val="15"/>
                      <w:szCs w:val="15"/>
                      <w:rtl w:val="0"/>
                    </w:rPr>
                    <w:t xml:space="preserve">Líder técnico</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F">
                  <w:pPr>
                    <w:spacing w:after="20" w:lineRule="auto"/>
                    <w:jc w:val="center"/>
                    <w:rPr>
                      <w:sz w:val="15"/>
                      <w:szCs w:val="15"/>
                    </w:rPr>
                  </w:pPr>
                  <w:r w:rsidDel="00000000" w:rsidR="00000000" w:rsidRPr="00000000">
                    <w:rPr>
                      <w:sz w:val="15"/>
                      <w:szCs w:val="15"/>
                      <w:rtl w:val="0"/>
                    </w:rPr>
                    <w:t xml:space="preserve">16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0">
                  <w:pPr>
                    <w:spacing w:after="20" w:lineRule="auto"/>
                    <w:jc w:val="both"/>
                    <w:rPr>
                      <w:sz w:val="15"/>
                      <w:szCs w:val="15"/>
                    </w:rPr>
                  </w:pPr>
                  <w:r w:rsidDel="00000000" w:rsidR="00000000" w:rsidRPr="00000000">
                    <w:rPr>
                      <w:sz w:val="15"/>
                      <w:szCs w:val="15"/>
                      <w:rtl w:val="0"/>
                    </w:rPr>
                    <w:t xml:space="preserve">Cambios en la estructura societaria u organizacional de un participante. Afecta la continuidad.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1">
                  <w:pPr>
                    <w:spacing w:after="20" w:lineRule="auto"/>
                    <w:jc w:val="center"/>
                    <w:rPr>
                      <w:sz w:val="15"/>
                      <w:szCs w:val="15"/>
                    </w:rPr>
                  </w:pPr>
                  <w:r w:rsidDel="00000000" w:rsidR="00000000" w:rsidRPr="00000000">
                    <w:rPr>
                      <w:sz w:val="15"/>
                      <w:szCs w:val="15"/>
                      <w:rtl w:val="0"/>
                    </w:rPr>
                    <w:t xml:space="preserve">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2">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3">
                  <w:pPr>
                    <w:spacing w:after="20" w:lineRule="auto"/>
                    <w:jc w:val="center"/>
                    <w:rPr>
                      <w:sz w:val="15"/>
                      <w:szCs w:val="15"/>
                    </w:rPr>
                  </w:pPr>
                  <w:r w:rsidDel="00000000" w:rsidR="00000000" w:rsidRPr="00000000">
                    <w:rPr>
                      <w:sz w:val="15"/>
                      <w:szCs w:val="15"/>
                      <w:rtl w:val="0"/>
                    </w:rPr>
                    <w:t xml:space="preserve">3 Medio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4">
                  <w:pPr>
                    <w:spacing w:after="20" w:lineRule="auto"/>
                    <w:jc w:val="both"/>
                    <w:rPr>
                      <w:sz w:val="15"/>
                      <w:szCs w:val="15"/>
                    </w:rPr>
                  </w:pPr>
                  <w:r w:rsidDel="00000000" w:rsidR="00000000" w:rsidRPr="00000000">
                    <w:rPr>
                      <w:sz w:val="15"/>
                      <w:szCs w:val="15"/>
                      <w:rtl w:val="0"/>
                    </w:rPr>
                    <w:t xml:space="preserve">Obligación de informar cambios; reporte semestral al CE.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5">
                  <w:pPr>
                    <w:spacing w:after="20" w:lineRule="auto"/>
                    <w:jc w:val="both"/>
                    <w:rPr>
                      <w:sz w:val="15"/>
                      <w:szCs w:val="15"/>
                    </w:rPr>
                  </w:pPr>
                  <w:del w:id="9200" w:author="Nicolás Rietta" w:date="2026-09-28T16:00:00Z">
                    <w:r>
                      <w:rPr>
                        <w:sz w:val="15"/>
                        <w:szCs w:val="15"/>
                        <w:rtl w:val="0"/>
                      </w:rPr>
                      <w:delText xml:space="preserve">Mecanismos de los numerales 4.1.1 y 4.1.2 de las bases técnicas y de los convenios</w:delText>
                    </w:r>
                  </w:del>
                  <w:ins w:id="9201" w:author="Nicolás Rietta" w:date="2026-09-28T16:00:00Z">
                    <w:r>
                      <w:rPr>
                        <w:sz w:val="15"/>
                        <w:szCs w:val="15"/>
                        <w:rtl w:val="0"/>
                      </w:rPr>
                      <w:t xml:space="preserve">Mecanismos de los convenios</w:t>
                    </w:r>
                  </w:ins>
                  <w:r w:rsidDel="00000000" w:rsidR="00000000" w:rsidRPr="00000000">
                    <w:rPr>
                      <w:sz w:val="15"/>
                      <w:szCs w:val="15"/>
                      <w:rtl w:val="0"/>
                    </w:rPr>
                    <w:t xml:space="preserve">; capacidades documentadas; continuidad del equipo clave.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6">
                  <w:pPr>
                    <w:spacing w:after="20" w:lineRule="auto"/>
                    <w:jc w:val="both"/>
                    <w:rPr>
                      <w:sz w:val="15"/>
                      <w:szCs w:val="15"/>
                    </w:rPr>
                  </w:pPr>
                  <w:r w:rsidDel="00000000" w:rsidR="00000000" w:rsidRPr="00000000">
                    <w:rPr>
                      <w:sz w:val="15"/>
                      <w:szCs w:val="15"/>
                      <w:rtl w:val="0"/>
                    </w:rPr>
                    <w:t xml:space="preserve">Dirección</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7">
                  <w:pPr>
                    <w:spacing w:after="20" w:lineRule="auto"/>
                    <w:jc w:val="center"/>
                    <w:rPr>
                      <w:sz w:val="15"/>
                      <w:szCs w:val="15"/>
                    </w:rPr>
                  </w:pPr>
                  <w:r w:rsidDel="00000000" w:rsidR="00000000" w:rsidRPr="00000000">
                    <w:rPr>
                      <w:sz w:val="15"/>
                      <w:szCs w:val="15"/>
                      <w:rtl w:val="0"/>
                    </w:rPr>
                    <w:t xml:space="preserve">17</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8">
                  <w:pPr>
                    <w:spacing w:after="20" w:lineRule="auto"/>
                    <w:jc w:val="both"/>
                    <w:rPr>
                      <w:sz w:val="15"/>
                      <w:szCs w:val="15"/>
                    </w:rPr>
                  </w:pPr>
                  <w:r w:rsidDel="00000000" w:rsidR="00000000" w:rsidRPr="00000000">
                    <w:rPr>
                      <w:sz w:val="15"/>
                      <w:szCs w:val="15"/>
                      <w:rtl w:val="0"/>
                    </w:rPr>
                    <w:t xml:space="preserve">Falta de financiamiento privado para el escalamiento. Afecta la Etapa 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9">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A">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B">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C">
                  <w:pPr>
                    <w:spacing w:after="20" w:lineRule="auto"/>
                    <w:jc w:val="both"/>
                    <w:rPr>
                      <w:sz w:val="15"/>
                      <w:szCs w:val="15"/>
                    </w:rPr>
                  </w:pPr>
                  <w:r w:rsidDel="00000000" w:rsidR="00000000" w:rsidRPr="00000000">
                    <w:rPr>
                      <w:sz w:val="15"/>
                      <w:szCs w:val="15"/>
                      <w:rtl w:val="0"/>
                    </w:rPr>
                    <w:t xml:space="preserve">Métricas de tracción; revisión semestral del CE.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D">
                  <w:pPr>
                    <w:spacing w:after="20" w:lineRule="auto"/>
                    <w:jc w:val="both"/>
                    <w:rPr>
                      <w:sz w:val="15"/>
                      <w:szCs w:val="15"/>
                    </w:rPr>
                  </w:pPr>
                  <w:r w:rsidDel="00000000" w:rsidR="00000000" w:rsidRPr="00000000">
                    <w:rPr>
                      <w:sz w:val="15"/>
                      <w:szCs w:val="15"/>
                      <w:rtl w:val="0"/>
                    </w:rPr>
                    <w:t xml:space="preserve">Preparación para la inversión desde M24; representante de fondo en el CE desde M31; ingresos tempranos desde M18; acceso a la red de inversionistas del accionista del beneficiario.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E">
                  <w:pPr>
                    <w:spacing w:after="20" w:lineRule="auto"/>
                    <w:jc w:val="both"/>
                    <w:rPr>
                      <w:sz w:val="15"/>
                      <w:szCs w:val="15"/>
                    </w:rPr>
                  </w:pPr>
                  <w:r w:rsidDel="00000000" w:rsidR="00000000" w:rsidRPr="00000000">
                    <w:rPr>
                      <w:sz w:val="15"/>
                      <w:szCs w:val="15"/>
                      <w:rtl w:val="0"/>
                    </w:rPr>
                    <w:t xml:space="preserve">Director</w:t>
                  </w:r>
                </w:p>
              </w:tc>
            </w:tr>
          </w:tbl>
          <w:p w:rsidR="00000000" w:rsidDel="00000000" w:rsidP="00000000" w:rsidRDefault="00000000" w:rsidRPr="00000000" w14:paraId="00000C6F">
            <w:pPr>
              <w:spacing w:after="0" w:lineRule="auto"/>
              <w:jc w:val="both"/>
              <w:rPr/>
            </w:pPr>
            <w:r w:rsidDel="00000000" w:rsidR="00000000" w:rsidRPr="00000000">
              <w:rPr>
                <w:rtl w:val="0"/>
              </w:rPr>
            </w:r>
          </w:p>
          <w:p w:rsidR="00000000" w:rsidDel="00000000" w:rsidP="00000000" w:rsidRDefault="00000000" w:rsidRPr="00000000" w14:paraId="00000C70">
            <w:pPr>
              <w:spacing w:after="0" w:lineRule="auto"/>
              <w:jc w:val="both"/>
              <w:rPr>
                <w:vertAlign w:val="baseline"/>
              </w:rPr>
            </w:pPr>
            <w:r w:rsidDel="00000000" w:rsidR="00000000" w:rsidRPr="00000000">
              <w:rPr>
                <w:rtl w:val="0"/>
              </w:rPr>
            </w:r>
          </w:p>
          <w:p w:rsidR="00000000" w:rsidDel="00000000" w:rsidP="00000000" w:rsidRDefault="00000000" w:rsidRPr="00000000" w14:paraId="00000C71">
            <w:pPr>
              <w:spacing w:after="0" w:lineRule="auto"/>
              <w:jc w:val="both"/>
              <w:rPr>
                <w:vertAlign w:val="baseline"/>
              </w:rPr>
            </w:pPr>
            <w:r w:rsidDel="00000000" w:rsidR="00000000" w:rsidRPr="00000000">
              <w:rPr>
                <w:rtl w:val="0"/>
              </w:rPr>
            </w:r>
          </w:p>
        </w:tc>
      </w:tr>
    </w:tbl>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heading=h.dl3z4smct0fu" w:id="14"/>
      <w:bookmarkEnd w:id="1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 ESTRATEGIA DE COMUNICACIÓN Y DIFUSIÓN DE LOS AVANCES Y RESULTADOS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la descripción establecida en la Guía Técnica de la convocatoria, entre otros aspectos que considere necesarios). </w:t>
      </w:r>
      <w:r w:rsidDel="00000000" w:rsidR="00000000" w:rsidRPr="00000000">
        <w:rPr>
          <w:rtl w:val="0"/>
        </w:rPr>
      </w:r>
    </w:p>
    <w:tbl>
      <w:tblPr>
        <w:tblStyle w:val="Table60"/>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blHeader w:val="0"/>
        </w:trPr>
        <w:tc>
          <w:tcPr>
            <w:vAlign w:val="top"/>
          </w:tcPr>
          <w:p w:rsidR="00000000" w:rsidDel="00000000" w:rsidP="00000000" w:rsidRDefault="00000000" w:rsidRPr="00000000" w14:paraId="00000C77">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C78">
            <w:pPr>
              <w:spacing w:after="60" w:before="40" w:lineRule="auto"/>
              <w:jc w:val="both"/>
              <w:rPr>
                <w:b w:val="1"/>
                <w:bCs w:val="1"/>
                <w:color w:val="1f3864"/>
                <w:sz w:val="21"/>
                <w:szCs w:val="21"/>
              </w:rPr>
            </w:pPr>
            <w:r w:rsidDel="00000000" w:rsidR="00000000" w:rsidRPr="00000000">
              <w:rPr>
                <w:b w:val="1"/>
                <w:bCs w:val="1"/>
                <w:color w:val="1f3864"/>
                <w:sz w:val="21"/>
                <w:szCs w:val="21"/>
                <w:rtl w:val="0"/>
              </w:rPr>
              <w:t xml:space="preserve"> Objetivos</w:t>
            </w:r>
          </w:p>
          <w:p w:rsidR="00000000" w:rsidDel="00000000" w:rsidP="00000000" w:rsidRDefault="00000000" w:rsidRPr="00000000" w14:paraId="00000C79">
            <w:pPr>
              <w:spacing w:after="40" w:lineRule="auto"/>
              <w:ind w:left="480" w:hanging="200"/>
              <w:jc w:val="both"/>
              <w:rPr>
                <w:sz w:val="20"/>
                <w:szCs w:val="20"/>
              </w:rPr>
            </w:pPr>
            <w:r w:rsidDel="00000000" w:rsidR="00000000" w:rsidRPr="00000000">
              <w:rPr>
                <w:sz w:val="20"/>
                <w:szCs w:val="20"/>
                <w:rtl w:val="0"/>
              </w:rPr>
              <w:t xml:space="preserve">•  Presentar los resultados del portafolio a las empresas del sector construcción y a mandantes públicos y privados.</w:t>
            </w:r>
          </w:p>
          <w:p w:rsidR="00000000" w:rsidDel="00000000" w:rsidP="00000000" w:rsidRDefault="00000000" w:rsidRPr="00000000" w14:paraId="00000C7A">
            <w:pPr>
              <w:spacing w:after="40" w:lineRule="auto"/>
              <w:ind w:left="480" w:hanging="200"/>
              <w:jc w:val="both"/>
              <w:rPr>
                <w:sz w:val="20"/>
                <w:szCs w:val="20"/>
              </w:rPr>
            </w:pPr>
            <w:r w:rsidDel="00000000" w:rsidR="00000000" w:rsidRPr="00000000">
              <w:rPr>
                <w:sz w:val="20"/>
                <w:szCs w:val="20"/>
                <w:rtl w:val="0"/>
              </w:rPr>
              <w:t xml:space="preserve">•  Difundir los productos y servicios desarrollados para la transformación productiva y generar demanda para su adopción masiva.</w:t>
            </w:r>
          </w:p>
          <w:p w:rsidR="00000000" w:rsidDel="00000000" w:rsidP="00000000" w:rsidRDefault="00000000" w:rsidRPr="00000000" w14:paraId="00000C7B">
            <w:pPr>
              <w:spacing w:after="40" w:lineRule="auto"/>
              <w:ind w:left="480" w:hanging="200"/>
              <w:jc w:val="both"/>
              <w:rPr>
                <w:sz w:val="20"/>
                <w:szCs w:val="20"/>
              </w:rPr>
            </w:pPr>
            <w:r w:rsidDel="00000000" w:rsidR="00000000" w:rsidRPr="00000000">
              <w:rPr>
                <w:sz w:val="20"/>
                <w:szCs w:val="20"/>
                <w:rtl w:val="0"/>
              </w:rPr>
              <w:t xml:space="preserve">•  Transferir conocimiento y buenas prácticas de uso responsable de la IA en la línea de vida del activo.</w:t>
            </w:r>
          </w:p>
          <w:p w:rsidR="00000000" w:rsidDel="00000000" w:rsidP="00000000" w:rsidRDefault="00000000" w:rsidRPr="00000000" w14:paraId="00000C7C">
            <w:pPr>
              <w:spacing w:after="40" w:lineRule="auto"/>
              <w:ind w:left="480" w:hanging="200"/>
              <w:jc w:val="both"/>
              <w:rPr>
                <w:sz w:val="20"/>
                <w:szCs w:val="20"/>
              </w:rPr>
            </w:pPr>
            <w:r w:rsidDel="00000000" w:rsidR="00000000" w:rsidRPr="00000000">
              <w:rPr>
                <w:sz w:val="20"/>
                <w:szCs w:val="20"/>
                <w:rtl w:val="0"/>
              </w:rPr>
              <w:t xml:space="preserve">•  Posicionar al Programa y a sus participantes como referentes nacionales e internacionales, y rendir cuentas a Corfo y al ecosistema.</w:t>
            </w:r>
          </w:p>
          <w:p w:rsidR="00000000" w:rsidDel="00000000" w:rsidP="00000000" w:rsidRDefault="00000000" w:rsidRPr="00000000" w14:paraId="00000C7D">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Públicos, mensajes y canales</w:t>
            </w:r>
          </w:p>
          <w:tbl>
            <w:tblPr>
              <w:tblStyle w:val="Table61"/>
              <w:tblW w:w="88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865"/>
              <w:gridCol w:w="3720"/>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7E">
                  <w:pPr>
                    <w:spacing w:after="20" w:lineRule="auto"/>
                    <w:jc w:val="center"/>
                    <w:rPr>
                      <w:b w:val="1"/>
                      <w:bCs w:val="1"/>
                      <w:sz w:val="17"/>
                      <w:szCs w:val="17"/>
                    </w:rPr>
                  </w:pPr>
                  <w:r w:rsidDel="00000000" w:rsidR="00000000" w:rsidRPr="00000000">
                    <w:rPr>
                      <w:b w:val="1"/>
                      <w:bCs w:val="1"/>
                      <w:sz w:val="17"/>
                      <w:szCs w:val="17"/>
                      <w:rtl w:val="0"/>
                    </w:rPr>
                    <w:t xml:space="preserve">Público objetivo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7F">
                  <w:pPr>
                    <w:spacing w:after="20" w:lineRule="auto"/>
                    <w:jc w:val="center"/>
                    <w:rPr>
                      <w:b w:val="1"/>
                      <w:bCs w:val="1"/>
                      <w:sz w:val="17"/>
                      <w:szCs w:val="17"/>
                    </w:rPr>
                  </w:pPr>
                  <w:r w:rsidDel="00000000" w:rsidR="00000000" w:rsidRPr="00000000">
                    <w:rPr>
                      <w:b w:val="1"/>
                      <w:bCs w:val="1"/>
                      <w:sz w:val="17"/>
                      <w:szCs w:val="17"/>
                      <w:rtl w:val="0"/>
                    </w:rPr>
                    <w:t xml:space="preserve">Mensaje clave</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80">
                  <w:pPr>
                    <w:spacing w:after="20" w:lineRule="auto"/>
                    <w:jc w:val="center"/>
                    <w:rPr>
                      <w:b w:val="1"/>
                      <w:bCs w:val="1"/>
                      <w:sz w:val="17"/>
                      <w:szCs w:val="17"/>
                    </w:rPr>
                  </w:pPr>
                  <w:r w:rsidDel="00000000" w:rsidR="00000000" w:rsidRPr="00000000">
                    <w:rPr>
                      <w:b w:val="1"/>
                      <w:bCs w:val="1"/>
                      <w:sz w:val="17"/>
                      <w:szCs w:val="17"/>
                      <w:rtl w:val="0"/>
                    </w:rPr>
                    <w:t xml:space="preserve">Canales y acciones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1">
                  <w:pPr>
                    <w:spacing w:after="20" w:lineRule="auto"/>
                    <w:jc w:val="both"/>
                    <w:rPr>
                      <w:b w:val="1"/>
                      <w:bCs w:val="1"/>
                      <w:sz w:val="17"/>
                      <w:szCs w:val="17"/>
                    </w:rPr>
                  </w:pPr>
                  <w:r w:rsidDel="00000000" w:rsidR="00000000" w:rsidRPr="00000000">
                    <w:rPr>
                      <w:b w:val="1"/>
                      <w:bCs w:val="1"/>
                      <w:sz w:val="17"/>
                      <w:szCs w:val="17"/>
                      <w:rtl w:val="0"/>
                    </w:rPr>
                    <w:t xml:space="preserve">Mandantes públicos (SERVIU/MINVU, MOP, municipios y DOM)</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2">
                  <w:pPr>
                    <w:spacing w:after="20" w:lineRule="auto"/>
                    <w:jc w:val="both"/>
                    <w:rPr>
                      <w:sz w:val="17"/>
                      <w:szCs w:val="17"/>
                    </w:rPr>
                  </w:pPr>
                  <w:r w:rsidDel="00000000" w:rsidR="00000000" w:rsidRPr="00000000">
                    <w:rPr>
                      <w:sz w:val="17"/>
                      <w:szCs w:val="17"/>
                      <w:rtl w:val="0"/>
                    </w:rPr>
                    <w:t xml:space="preserve">Decisiones de inversión pública más rápidas y trazables; menos plazos y sobrecostos en todo el ciclo de vida.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3">
                  <w:pPr>
                    <w:spacing w:after="20" w:lineRule="auto"/>
                    <w:jc w:val="both"/>
                    <w:rPr>
                      <w:sz w:val="17"/>
                      <w:szCs w:val="17"/>
                    </w:rPr>
                  </w:pPr>
                  <w:r w:rsidDel="00000000" w:rsidR="00000000" w:rsidRPr="00000000">
                    <w:rPr>
                      <w:sz w:val="17"/>
                      <w:szCs w:val="17"/>
                      <w:rtl w:val="0"/>
                    </w:rPr>
                    <w:t xml:space="preserve">Reuniones técnicas y demostraciones; seminarios sectoriales; notas técnicas de política pública; Mesa de Usuarios.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4">
                  <w:pPr>
                    <w:spacing w:after="20" w:lineRule="auto"/>
                    <w:jc w:val="both"/>
                    <w:rPr>
                      <w:b w:val="1"/>
                      <w:bCs w:val="1"/>
                      <w:sz w:val="17"/>
                      <w:szCs w:val="17"/>
                    </w:rPr>
                  </w:pPr>
                  <w:r w:rsidDel="00000000" w:rsidR="00000000" w:rsidRPr="00000000">
                    <w:rPr>
                      <w:b w:val="1"/>
                      <w:bCs w:val="1"/>
                      <w:sz w:val="17"/>
                      <w:szCs w:val="17"/>
                      <w:rtl w:val="0"/>
                    </w:rPr>
                    <w:t xml:space="preserve">Desarrolladores, entidades patrocinantes y operadores multifamily</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5">
                  <w:pPr>
                    <w:spacing w:after="20" w:lineRule="auto"/>
                    <w:jc w:val="both"/>
                    <w:rPr>
                      <w:sz w:val="17"/>
                      <w:szCs w:val="17"/>
                    </w:rPr>
                  </w:pPr>
                  <w:r w:rsidDel="00000000" w:rsidR="00000000" w:rsidRPr="00000000">
                    <w:rPr>
                      <w:sz w:val="17"/>
                      <w:szCs w:val="17"/>
                      <w:rtl w:val="0"/>
                    </w:rPr>
                    <w:t xml:space="preserve">Evaluar un terreno en horas, con plazos, costos y rentabilidad, y diseñar pensando en el costo total del activo.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6">
                  <w:pPr>
                    <w:spacing w:after="20" w:lineRule="auto"/>
                    <w:jc w:val="both"/>
                    <w:rPr>
                      <w:sz w:val="17"/>
                      <w:szCs w:val="17"/>
                    </w:rPr>
                  </w:pPr>
                  <w:r w:rsidDel="00000000" w:rsidR="00000000" w:rsidRPr="00000000">
                    <w:rPr>
                      <w:sz w:val="17"/>
                      <w:szCs w:val="17"/>
                      <w:rtl w:val="0"/>
                    </w:rPr>
                    <w:t xml:space="preserve">Webinars mensuales, demostraciones, casos de éxito, </w:t>
                  </w:r>
                  <w:r>
                    <w:rPr>
                      <w:sz w:val="17"/>
                      <w:szCs w:val="17"/>
                      <w:rtl w:val="0"/>
                    </w:rPr>
                    <w:t xml:space="preserve">presencia en portales </w:t>
                  </w:r>
                  <w:del w:id="9202" w:author="Nicolás Rietta" w:date="2026-09-28T16:00:00Z">
                    <w:r>
                      <w:rPr>
                        <w:sz w:val="17"/>
                        <w:szCs w:val="17"/>
                        <w:rtl w:val="0"/>
                      </w:rPr>
                      <w:delText xml:space="preserve">asociados</w:delText>
                    </w:r>
                  </w:del>
                  <w:ins w:id="9203" w:author="Nicolás Rietta" w:date="2026-09-28T16:00:00Z">
                    <w:r>
                      <w:rPr>
                        <w:sz w:val="17"/>
                        <w:szCs w:val="17"/>
                        <w:rtl w:val="0"/>
                      </w:rPr>
                      <w:t xml:space="preserve">inmobiliarios</w:t>
                    </w:r>
                  </w:ins>
                  <w:r>
                    <w:rPr>
                      <w:sz w:val="17"/>
                      <w:szCs w:val="17"/>
                      <w:rtl w:val="0"/>
                    </w:rPr>
                    <w:t xml:space="preserve"> (Toc-Toc y Portal Inmobiliario)</w:t>
                  </w:r>
                  <w:r w:rsidDel="00000000" w:rsidR="00000000" w:rsidRPr="00000000">
                    <w:rPr>
                      <w:sz w:val="17"/>
                      <w:szCs w:val="17"/>
                      <w:rtl w:val="0"/>
                    </w:rPr>
                    <w:t xml:space="preserve"> y boletín digital.</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7">
                  <w:pPr>
                    <w:spacing w:after="20" w:lineRule="auto"/>
                    <w:jc w:val="both"/>
                    <w:rPr>
                      <w:b w:val="1"/>
                      <w:bCs w:val="1"/>
                      <w:sz w:val="17"/>
                      <w:szCs w:val="17"/>
                    </w:rPr>
                  </w:pPr>
                  <w:r w:rsidDel="00000000" w:rsidR="00000000" w:rsidRPr="00000000">
                    <w:rPr>
                      <w:b w:val="1"/>
                      <w:bCs w:val="1"/>
                      <w:sz w:val="17"/>
                      <w:szCs w:val="17"/>
                      <w:rtl w:val="0"/>
                    </w:rPr>
                    <w:t xml:space="preserve">Oficinas de arquitectura e ingeniería y revisores independientes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8">
                  <w:pPr>
                    <w:spacing w:after="20" w:lineRule="auto"/>
                    <w:jc w:val="both"/>
                    <w:rPr>
                      <w:sz w:val="17"/>
                      <w:szCs w:val="17"/>
                    </w:rPr>
                  </w:pPr>
                  <w:r w:rsidDel="00000000" w:rsidR="00000000" w:rsidRPr="00000000">
                    <w:rPr>
                      <w:sz w:val="17"/>
                      <w:szCs w:val="17"/>
                      <w:rtl w:val="0"/>
                    </w:rPr>
                    <w:t xml:space="preserve">Verificación normativa y optimización asistidas por IA, con fuente citada.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9">
                  <w:pPr>
                    <w:spacing w:after="20" w:lineRule="auto"/>
                    <w:jc w:val="both"/>
                    <w:rPr>
                      <w:sz w:val="17"/>
                      <w:szCs w:val="17"/>
                    </w:rPr>
                  </w:pPr>
                  <w:r w:rsidDel="00000000" w:rsidR="00000000" w:rsidRPr="00000000">
                    <w:rPr>
                      <w:sz w:val="17"/>
                      <w:szCs w:val="17"/>
                      <w:rtl w:val="0"/>
                    </w:rPr>
                    <w:t xml:space="preserve">Talleres con ANRI y el Colegio de Arquitectos; cursos certificados; guías técnicas.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A">
                  <w:pPr>
                    <w:spacing w:after="20" w:lineRule="auto"/>
                    <w:jc w:val="both"/>
                    <w:rPr>
                      <w:b w:val="1"/>
                      <w:bCs w:val="1"/>
                      <w:sz w:val="17"/>
                      <w:szCs w:val="17"/>
                    </w:rPr>
                  </w:pPr>
                  <w:r w:rsidDel="00000000" w:rsidR="00000000" w:rsidRPr="00000000">
                    <w:rPr>
                      <w:b w:val="1"/>
                      <w:bCs w:val="1"/>
                      <w:sz w:val="17"/>
                      <w:szCs w:val="17"/>
                      <w:rtl w:val="0"/>
                    </w:rPr>
                    <w:t xml:space="preserve">Constructoras, ITO/IFO y proveedores de software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B">
                  <w:pPr>
                    <w:spacing w:after="20" w:lineRule="auto"/>
                    <w:jc w:val="both"/>
                    <w:rPr>
                      <w:sz w:val="17"/>
                      <w:szCs w:val="17"/>
                    </w:rPr>
                  </w:pPr>
                  <w:r w:rsidDel="00000000" w:rsidR="00000000" w:rsidRPr="00000000">
                    <w:rPr>
                      <w:sz w:val="17"/>
                      <w:szCs w:val="17"/>
                      <w:rtl w:val="0"/>
                    </w:rPr>
                    <w:t xml:space="preserve">Fin de los silos: un solo flujo de datos de obra.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C">
                  <w:pPr>
                    <w:spacing w:after="20" w:lineRule="auto"/>
                    <w:jc w:val="both"/>
                    <w:rPr>
                      <w:sz w:val="17"/>
                      <w:szCs w:val="17"/>
                    </w:rPr>
                  </w:pPr>
                  <w:r w:rsidDel="00000000" w:rsidR="00000000" w:rsidRPr="00000000">
                    <w:rPr>
                      <w:sz w:val="17"/>
                      <w:szCs w:val="17"/>
                      <w:rtl w:val="0"/>
                    </w:rPr>
                    <w:t xml:space="preserve">Actividades gremiales (CChC), ferias y congresos del sector (p. ej., EDIFICA), programa de partners y documentación de API.</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D">
                  <w:pPr>
                    <w:spacing w:after="20" w:lineRule="auto"/>
                    <w:jc w:val="both"/>
                    <w:rPr>
                      <w:b w:val="1"/>
                      <w:bCs w:val="1"/>
                      <w:sz w:val="17"/>
                      <w:szCs w:val="17"/>
                    </w:rPr>
                  </w:pPr>
                  <w:r w:rsidDel="00000000" w:rsidR="00000000" w:rsidRPr="00000000">
                    <w:rPr>
                      <w:b w:val="1"/>
                      <w:bCs w:val="1"/>
                      <w:sz w:val="17"/>
                      <w:szCs w:val="17"/>
                      <w:rtl w:val="0"/>
                    </w:rPr>
                    <w:t xml:space="preserve">Administradores de activos, industria y minería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E">
                  <w:pPr>
                    <w:spacing w:after="20" w:lineRule="auto"/>
                    <w:jc w:val="both"/>
                    <w:rPr>
                      <w:sz w:val="17"/>
                      <w:szCs w:val="17"/>
                    </w:rPr>
                  </w:pPr>
                  <w:r w:rsidDel="00000000" w:rsidR="00000000" w:rsidRPr="00000000">
                    <w:rPr>
                      <w:sz w:val="17"/>
                      <w:szCs w:val="17"/>
                      <w:rtl w:val="0"/>
                    </w:rPr>
                    <w:t xml:space="preserve">Mantenimiento predictivo con la memoria completa del activo.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F">
                  <w:pPr>
                    <w:spacing w:after="20" w:lineRule="auto"/>
                    <w:jc w:val="both"/>
                    <w:rPr>
                      <w:sz w:val="17"/>
                      <w:szCs w:val="17"/>
                    </w:rPr>
                  </w:pPr>
                  <w:r w:rsidDel="00000000" w:rsidR="00000000" w:rsidRPr="00000000">
                    <w:rPr>
                      <w:sz w:val="17"/>
                      <w:szCs w:val="17"/>
                      <w:rtl w:val="0"/>
                    </w:rPr>
                    <w:t xml:space="preserve">Seminarios temáticos, casos de negocio y visitas a pilotos.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90">
                  <w:pPr>
                    <w:spacing w:after="20" w:lineRule="auto"/>
                    <w:jc w:val="both"/>
                    <w:rPr>
                      <w:b w:val="1"/>
                      <w:bCs w:val="1"/>
                      <w:sz w:val="17"/>
                      <w:szCs w:val="17"/>
                    </w:rPr>
                  </w:pPr>
                  <w:r w:rsidDel="00000000" w:rsidR="00000000" w:rsidRPr="00000000">
                    <w:rPr>
                      <w:b w:val="1"/>
                      <w:bCs w:val="1"/>
                      <w:sz w:val="17"/>
                      <w:szCs w:val="17"/>
                      <w:rtl w:val="0"/>
                    </w:rPr>
                    <w:t xml:space="preserve">Ecosistema de innovación, academia, autoridades y ciudadanía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91">
                  <w:pPr>
                    <w:spacing w:after="20" w:lineRule="auto"/>
                    <w:jc w:val="both"/>
                    <w:rPr>
                      <w:sz w:val="17"/>
                      <w:szCs w:val="17"/>
                    </w:rPr>
                  </w:pPr>
                  <w:r w:rsidDel="00000000" w:rsidR="00000000" w:rsidRPr="00000000">
                    <w:rPr>
                      <w:sz w:val="17"/>
                      <w:szCs w:val="17"/>
                      <w:rtl w:val="0"/>
                    </w:rPr>
                    <w:t xml:space="preserve">IA responsable, con impacto medido y perspectiva de género.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92">
                  <w:pPr>
                    <w:spacing w:after="20" w:lineRule="auto"/>
                    <w:jc w:val="both"/>
                    <w:rPr>
                      <w:sz w:val="17"/>
                      <w:szCs w:val="17"/>
                    </w:rPr>
                  </w:pPr>
                  <w:r w:rsidDel="00000000" w:rsidR="00000000" w:rsidRPr="00000000">
                    <w:rPr>
                      <w:sz w:val="17"/>
                      <w:szCs w:val="17"/>
                      <w:rtl w:val="0"/>
                    </w:rPr>
                    <w:t xml:space="preserve">Sitio web, LinkedIn, prensa, publicaciones técnicas (p. ej., Revista BiT de la CDT) y congresos.</w:t>
                  </w:r>
                </w:p>
              </w:tc>
            </w:tr>
          </w:tbl>
          <w:p w:rsidR="00000000" w:rsidDel="00000000" w:rsidP="00000000" w:rsidRDefault="00000000" w:rsidRPr="00000000" w14:paraId="00000C93">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C94">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Material de difusión</w:t>
            </w:r>
          </w:p>
          <w:p w:rsidR="00000000" w:rsidDel="00000000" w:rsidP="00000000" w:rsidRDefault="00000000" w:rsidRPr="00000000" w14:paraId="00000C95">
            <w:pPr>
              <w:spacing w:after="40" w:lineRule="auto"/>
              <w:ind w:left="480" w:hanging="200"/>
              <w:jc w:val="both"/>
              <w:rPr>
                <w:sz w:val="20"/>
                <w:szCs w:val="20"/>
              </w:rPr>
            </w:pPr>
            <w:r w:rsidDel="00000000" w:rsidR="00000000" w:rsidRPr="00000000">
              <w:rPr>
                <w:sz w:val="20"/>
                <w:szCs w:val="20"/>
                <w:rtl w:val="0"/>
              </w:rPr>
              <w:t xml:space="preserve">•  Identidad visual del Programa conforme a las normas gráficas de Corfo, con mención de su cofinanciamiento.</w:t>
            </w:r>
          </w:p>
          <w:p w:rsidR="00000000" w:rsidDel="00000000" w:rsidP="00000000" w:rsidRDefault="00000000" w:rsidRPr="00000000" w14:paraId="00000C96">
            <w:pPr>
              <w:spacing w:after="40" w:lineRule="auto"/>
              <w:ind w:left="480" w:hanging="200"/>
              <w:jc w:val="both"/>
              <w:rPr>
                <w:sz w:val="20"/>
                <w:szCs w:val="20"/>
              </w:rPr>
            </w:pPr>
            <w:r w:rsidDel="00000000" w:rsidR="00000000" w:rsidRPr="00000000">
              <w:rPr>
                <w:sz w:val="20"/>
                <w:szCs w:val="20"/>
                <w:rtl w:val="0"/>
              </w:rPr>
              <w:t xml:space="preserve">•  Sitio web con repositorio público de resultados; fichas técnicas y videos demostrativos por producto.</w:t>
            </w:r>
          </w:p>
          <w:p w:rsidR="00000000" w:rsidDel="00000000" w:rsidP="00000000" w:rsidRDefault="00000000" w:rsidRPr="00000000" w14:paraId="00000C97">
            <w:pPr>
              <w:spacing w:after="40" w:lineRule="auto"/>
              <w:ind w:left="480" w:hanging="200"/>
              <w:jc w:val="both"/>
              <w:rPr>
                <w:sz w:val="20"/>
                <w:szCs w:val="20"/>
              </w:rPr>
            </w:pPr>
            <w:r w:rsidDel="00000000" w:rsidR="00000000" w:rsidRPr="00000000">
              <w:rPr>
                <w:sz w:val="20"/>
                <w:szCs w:val="20"/>
                <w:rtl w:val="0"/>
              </w:rPr>
              <w:t xml:space="preserve">•  Casos de estudio con métricas antes y después; boletín trimestral; informe anual de resultados e impacto.</w:t>
            </w:r>
          </w:p>
          <w:p w:rsidR="00000000" w:rsidDel="00000000" w:rsidP="00000000" w:rsidRDefault="00000000" w:rsidRPr="00000000" w14:paraId="00000C98">
            <w:pPr>
              <w:spacing w:after="40" w:lineRule="auto"/>
              <w:ind w:left="480" w:hanging="200"/>
              <w:jc w:val="both"/>
              <w:rPr>
                <w:sz w:val="20"/>
                <w:szCs w:val="20"/>
              </w:rPr>
            </w:pPr>
            <w:r w:rsidDel="00000000" w:rsidR="00000000" w:rsidRPr="00000000">
              <w:rPr>
                <w:sz w:val="20"/>
                <w:szCs w:val="20"/>
                <w:rtl w:val="0"/>
              </w:rPr>
              <w:t xml:space="preserve">•  Guías abiertas: “IA responsable en la línea de vida del activo” y especificación abierta de datos del activo.</w:t>
            </w:r>
          </w:p>
          <w:p w:rsidR="00000000" w:rsidDel="00000000" w:rsidP="00000000" w:rsidRDefault="00000000" w:rsidRPr="00000000" w14:paraId="00000C99">
            <w:pPr>
              <w:spacing w:after="60" w:before="160" w:lineRule="auto"/>
              <w:jc w:val="both"/>
              <w:rPr>
                <w:sz w:val="20"/>
                <w:szCs w:val="20"/>
              </w:rPr>
            </w:pPr>
            <w:r w:rsidDel="00000000" w:rsidR="00000000" w:rsidRPr="00000000">
              <w:rPr>
                <w:rtl w:val="0"/>
              </w:rPr>
            </w:r>
          </w:p>
          <w:p w:rsidR="00000000" w:rsidDel="00000000" w:rsidP="00000000" w:rsidRDefault="00000000" w:rsidRPr="00000000" w14:paraId="00000C9A">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 Indicadores de difusión</w:t>
            </w:r>
          </w:p>
          <w:tbl>
            <w:tblPr>
              <w:tblStyle w:val="Table62"/>
              <w:tblW w:w="88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1140"/>
              <w:gridCol w:w="1140"/>
              <w:gridCol w:w="2745"/>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9B">
                  <w:pPr>
                    <w:spacing w:after="20" w:lineRule="auto"/>
                    <w:jc w:val="center"/>
                    <w:rPr>
                      <w:b w:val="1"/>
                      <w:bCs w:val="1"/>
                      <w:sz w:val="17"/>
                      <w:szCs w:val="17"/>
                    </w:rPr>
                  </w:pPr>
                  <w:r w:rsidDel="00000000" w:rsidR="00000000" w:rsidRPr="00000000">
                    <w:rPr>
                      <w:b w:val="1"/>
                      <w:bCs w:val="1"/>
                      <w:sz w:val="17"/>
                      <w:szCs w:val="17"/>
                      <w:rtl w:val="0"/>
                    </w:rPr>
                    <w:t xml:space="preserve">Indicador</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9C">
                  <w:pPr>
                    <w:spacing w:after="20" w:lineRule="auto"/>
                    <w:jc w:val="center"/>
                    <w:rPr>
                      <w:b w:val="1"/>
                      <w:bCs w:val="1"/>
                      <w:sz w:val="17"/>
                      <w:szCs w:val="17"/>
                    </w:rPr>
                  </w:pPr>
                  <w:r w:rsidDel="00000000" w:rsidR="00000000" w:rsidRPr="00000000">
                    <w:rPr>
                      <w:b w:val="1"/>
                      <w:bCs w:val="1"/>
                      <w:sz w:val="17"/>
                      <w:szCs w:val="17"/>
                      <w:rtl w:val="0"/>
                    </w:rPr>
                    <w:t xml:space="preserve">Meta M36</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9D">
                  <w:pPr>
                    <w:spacing w:after="20" w:lineRule="auto"/>
                    <w:jc w:val="center"/>
                    <w:rPr>
                      <w:b w:val="1"/>
                      <w:bCs w:val="1"/>
                      <w:sz w:val="17"/>
                      <w:szCs w:val="17"/>
                    </w:rPr>
                  </w:pPr>
                  <w:r w:rsidDel="00000000" w:rsidR="00000000" w:rsidRPr="00000000">
                    <w:rPr>
                      <w:b w:val="1"/>
                      <w:bCs w:val="1"/>
                      <w:sz w:val="17"/>
                      <w:szCs w:val="17"/>
                      <w:rtl w:val="0"/>
                    </w:rPr>
                    <w:t xml:space="preserve">Meta M60</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9E">
                  <w:pPr>
                    <w:spacing w:after="20" w:lineRule="auto"/>
                    <w:jc w:val="center"/>
                    <w:rPr>
                      <w:b w:val="1"/>
                      <w:bCs w:val="1"/>
                      <w:sz w:val="17"/>
                      <w:szCs w:val="17"/>
                    </w:rPr>
                  </w:pPr>
                  <w:r w:rsidDel="00000000" w:rsidR="00000000" w:rsidRPr="00000000">
                    <w:rPr>
                      <w:b w:val="1"/>
                      <w:bCs w:val="1"/>
                      <w:sz w:val="17"/>
                      <w:szCs w:val="17"/>
                      <w:rtl w:val="0"/>
                    </w:rPr>
                    <w:t xml:space="preserve">Medio de verificación</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9F">
                  <w:pPr>
                    <w:spacing w:after="20" w:lineRule="auto"/>
                    <w:jc w:val="both"/>
                    <w:rPr>
                      <w:sz w:val="17"/>
                      <w:szCs w:val="17"/>
                    </w:rPr>
                  </w:pPr>
                  <w:r w:rsidDel="00000000" w:rsidR="00000000" w:rsidRPr="00000000">
                    <w:rPr>
                      <w:sz w:val="17"/>
                      <w:szCs w:val="17"/>
                      <w:rtl w:val="0"/>
                    </w:rPr>
                    <w:t xml:space="preserve">Eventos de presentación de resultados (encuentros, jornadas regionales y demo days)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0">
                  <w:pPr>
                    <w:spacing w:after="20" w:lineRule="auto"/>
                    <w:jc w:val="center"/>
                    <w:rPr>
                      <w:sz w:val="17"/>
                      <w:szCs w:val="17"/>
                    </w:rPr>
                  </w:pPr>
                  <w:r w:rsidDel="00000000" w:rsidR="00000000" w:rsidRPr="00000000">
                    <w:rPr>
                      <w:sz w:val="17"/>
                      <w:szCs w:val="17"/>
                      <w:rtl w:val="0"/>
                    </w:rPr>
                    <w:t xml:space="preserve">12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1">
                  <w:pPr>
                    <w:spacing w:after="20" w:lineRule="auto"/>
                    <w:jc w:val="center"/>
                    <w:rPr>
                      <w:sz w:val="17"/>
                      <w:szCs w:val="17"/>
                    </w:rPr>
                  </w:pPr>
                  <w:r w:rsidDel="00000000" w:rsidR="00000000" w:rsidRPr="00000000">
                    <w:rPr>
                      <w:sz w:val="17"/>
                      <w:szCs w:val="17"/>
                      <w:rtl w:val="0"/>
                    </w:rPr>
                    <w:t xml:space="preserve">30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2">
                  <w:pPr>
                    <w:spacing w:after="20" w:lineRule="auto"/>
                    <w:jc w:val="both"/>
                    <w:rPr>
                      <w:sz w:val="17"/>
                      <w:szCs w:val="17"/>
                    </w:rPr>
                  </w:pPr>
                  <w:r w:rsidDel="00000000" w:rsidR="00000000" w:rsidRPr="00000000">
                    <w:rPr>
                      <w:sz w:val="17"/>
                      <w:szCs w:val="17"/>
                      <w:rtl w:val="0"/>
                    </w:rPr>
                    <w:t xml:space="preserve">Programas, listas de asistencia y registro fotográfico</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3">
                  <w:pPr>
                    <w:spacing w:after="20" w:lineRule="auto"/>
                    <w:jc w:val="both"/>
                    <w:rPr>
                      <w:sz w:val="17"/>
                      <w:szCs w:val="17"/>
                    </w:rPr>
                  </w:pPr>
                  <w:r w:rsidDel="00000000" w:rsidR="00000000" w:rsidRPr="00000000">
                    <w:rPr>
                      <w:sz w:val="17"/>
                      <w:szCs w:val="17"/>
                      <w:rtl w:val="0"/>
                    </w:rPr>
                    <w:t xml:space="preserve">Asistentes a actividades (desagregado por sexo)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4">
                  <w:pPr>
                    <w:spacing w:after="20" w:lineRule="auto"/>
                    <w:jc w:val="center"/>
                    <w:rPr>
                      <w:sz w:val="17"/>
                      <w:szCs w:val="17"/>
                    </w:rPr>
                  </w:pPr>
                  <w:r w:rsidDel="00000000" w:rsidR="00000000" w:rsidRPr="00000000">
                    <w:rPr>
                      <w:sz w:val="17"/>
                      <w:szCs w:val="17"/>
                      <w:rtl w:val="0"/>
                    </w:rPr>
                    <w:t xml:space="preserve">1.000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5">
                  <w:pPr>
                    <w:spacing w:after="20" w:lineRule="auto"/>
                    <w:jc w:val="center"/>
                    <w:rPr>
                      <w:sz w:val="17"/>
                      <w:szCs w:val="17"/>
                    </w:rPr>
                  </w:pPr>
                  <w:r w:rsidDel="00000000" w:rsidR="00000000" w:rsidRPr="00000000">
                    <w:rPr>
                      <w:sz w:val="17"/>
                      <w:szCs w:val="17"/>
                      <w:rtl w:val="0"/>
                    </w:rPr>
                    <w:t xml:space="preserve">3.000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6">
                  <w:pPr>
                    <w:spacing w:after="20" w:lineRule="auto"/>
                    <w:jc w:val="both"/>
                    <w:rPr>
                      <w:sz w:val="17"/>
                      <w:szCs w:val="17"/>
                    </w:rPr>
                  </w:pPr>
                  <w:r w:rsidDel="00000000" w:rsidR="00000000" w:rsidRPr="00000000">
                    <w:rPr>
                      <w:sz w:val="17"/>
                      <w:szCs w:val="17"/>
                      <w:rtl w:val="0"/>
                    </w:rPr>
                    <w:t xml:space="preserve">Registros de inscripción</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7">
                  <w:pPr>
                    <w:spacing w:after="20" w:lineRule="auto"/>
                    <w:jc w:val="both"/>
                    <w:rPr>
                      <w:sz w:val="17"/>
                      <w:szCs w:val="17"/>
                    </w:rPr>
                  </w:pPr>
                  <w:r w:rsidDel="00000000" w:rsidR="00000000" w:rsidRPr="00000000">
                    <w:rPr>
                      <w:sz w:val="17"/>
                      <w:szCs w:val="17"/>
                      <w:rtl w:val="0"/>
                    </w:rPr>
                    <w:t xml:space="preserve">Empresas del sector alcanzadas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8">
                  <w:pPr>
                    <w:spacing w:after="20" w:lineRule="auto"/>
                    <w:jc w:val="center"/>
                    <w:rPr>
                      <w:sz w:val="17"/>
                      <w:szCs w:val="17"/>
                    </w:rPr>
                  </w:pPr>
                  <w:r w:rsidDel="00000000" w:rsidR="00000000" w:rsidRPr="00000000">
                    <w:rPr>
                      <w:sz w:val="17"/>
                      <w:szCs w:val="17"/>
                      <w:rtl w:val="0"/>
                    </w:rPr>
                    <w:t xml:space="preserve">500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9">
                  <w:pPr>
                    <w:spacing w:after="20" w:lineRule="auto"/>
                    <w:jc w:val="center"/>
                    <w:rPr>
                      <w:sz w:val="17"/>
                      <w:szCs w:val="17"/>
                    </w:rPr>
                  </w:pPr>
                  <w:r w:rsidDel="00000000" w:rsidR="00000000" w:rsidRPr="00000000">
                    <w:rPr>
                      <w:sz w:val="17"/>
                      <w:szCs w:val="17"/>
                      <w:rtl w:val="0"/>
                    </w:rPr>
                    <w:t xml:space="preserve">2.000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A">
                  <w:pPr>
                    <w:spacing w:after="20" w:lineRule="auto"/>
                    <w:jc w:val="both"/>
                    <w:rPr>
                      <w:sz w:val="17"/>
                      <w:szCs w:val="17"/>
                    </w:rPr>
                  </w:pPr>
                  <w:r w:rsidDel="00000000" w:rsidR="00000000" w:rsidRPr="00000000">
                    <w:rPr>
                      <w:sz w:val="17"/>
                      <w:szCs w:val="17"/>
                      <w:rtl w:val="0"/>
                    </w:rPr>
                    <w:t xml:space="preserve">CRM del Programa</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B">
                  <w:pPr>
                    <w:spacing w:after="20" w:lineRule="auto"/>
                    <w:jc w:val="both"/>
                    <w:rPr>
                      <w:sz w:val="17"/>
                      <w:szCs w:val="17"/>
                    </w:rPr>
                  </w:pPr>
                  <w:r w:rsidDel="00000000" w:rsidR="00000000" w:rsidRPr="00000000">
                    <w:rPr>
                      <w:sz w:val="17"/>
                      <w:szCs w:val="17"/>
                      <w:rtl w:val="0"/>
                    </w:rPr>
                    <w:t xml:space="preserve">Solicitudes de demostración o piloto generadas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C">
                  <w:pPr>
                    <w:spacing w:after="20" w:lineRule="auto"/>
                    <w:jc w:val="center"/>
                    <w:rPr>
                      <w:sz w:val="17"/>
                      <w:szCs w:val="17"/>
                    </w:rPr>
                  </w:pPr>
                  <w:r w:rsidDel="00000000" w:rsidR="00000000" w:rsidRPr="00000000">
                    <w:rPr>
                      <w:sz w:val="17"/>
                      <w:szCs w:val="17"/>
                      <w:rtl w:val="0"/>
                    </w:rPr>
                    <w:t xml:space="preserve">120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D">
                  <w:pPr>
                    <w:spacing w:after="20" w:lineRule="auto"/>
                    <w:jc w:val="center"/>
                    <w:rPr>
                      <w:sz w:val="17"/>
                      <w:szCs w:val="17"/>
                    </w:rPr>
                  </w:pPr>
                  <w:r w:rsidDel="00000000" w:rsidR="00000000" w:rsidRPr="00000000">
                    <w:rPr>
                      <w:sz w:val="17"/>
                      <w:szCs w:val="17"/>
                      <w:rtl w:val="0"/>
                    </w:rPr>
                    <w:t xml:space="preserve">400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E">
                  <w:pPr>
                    <w:spacing w:after="20" w:lineRule="auto"/>
                    <w:jc w:val="both"/>
                    <w:rPr>
                      <w:sz w:val="17"/>
                      <w:szCs w:val="17"/>
                    </w:rPr>
                  </w:pPr>
                  <w:r w:rsidDel="00000000" w:rsidR="00000000" w:rsidRPr="00000000">
                    <w:rPr>
                      <w:sz w:val="17"/>
                      <w:szCs w:val="17"/>
                      <w:rtl w:val="0"/>
                    </w:rPr>
                    <w:t xml:space="preserve">CRM del Programa</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F">
                  <w:pPr>
                    <w:spacing w:after="20" w:lineRule="auto"/>
                    <w:jc w:val="both"/>
                    <w:rPr>
                      <w:sz w:val="17"/>
                      <w:szCs w:val="17"/>
                    </w:rPr>
                  </w:pPr>
                  <w:r w:rsidDel="00000000" w:rsidR="00000000" w:rsidRPr="00000000">
                    <w:rPr>
                      <w:sz w:val="17"/>
                      <w:szCs w:val="17"/>
                      <w:rtl w:val="0"/>
                    </w:rPr>
                    <w:t xml:space="preserve">Publicaciones técnicas y casos de estudio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B0">
                  <w:pPr>
                    <w:spacing w:after="20"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B1">
                  <w:pPr>
                    <w:spacing w:after="20" w:lineRule="auto"/>
                    <w:jc w:val="center"/>
                    <w:rPr>
                      <w:sz w:val="17"/>
                      <w:szCs w:val="17"/>
                    </w:rPr>
                  </w:pPr>
                  <w:r w:rsidDel="00000000" w:rsidR="00000000" w:rsidRPr="00000000">
                    <w:rPr>
                      <w:sz w:val="17"/>
                      <w:szCs w:val="17"/>
                      <w:rtl w:val="0"/>
                    </w:rPr>
                    <w:t xml:space="preserve">15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B2">
                  <w:pPr>
                    <w:spacing w:after="20" w:lineRule="auto"/>
                    <w:jc w:val="both"/>
                    <w:rPr>
                      <w:sz w:val="17"/>
                      <w:szCs w:val="17"/>
                    </w:rPr>
                  </w:pPr>
                  <w:r w:rsidDel="00000000" w:rsidR="00000000" w:rsidRPr="00000000">
                    <w:rPr>
                      <w:sz w:val="17"/>
                      <w:szCs w:val="17"/>
                      <w:rtl w:val="0"/>
                    </w:rPr>
                    <w:t xml:space="preserve">Publicaciones y sitio web</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B3">
                  <w:pPr>
                    <w:spacing w:after="20" w:lineRule="auto"/>
                    <w:jc w:val="both"/>
                    <w:rPr>
                      <w:sz w:val="17"/>
                      <w:szCs w:val="17"/>
                    </w:rPr>
                  </w:pPr>
                  <w:r w:rsidDel="00000000" w:rsidR="00000000" w:rsidRPr="00000000">
                    <w:rPr>
                      <w:sz w:val="17"/>
                      <w:szCs w:val="17"/>
                      <w:rtl w:val="0"/>
                    </w:rPr>
                    <w:t xml:space="preserve">Paneles y exposiciones con al menos 40% de mujeres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B4">
                  <w:pPr>
                    <w:spacing w:after="20" w:lineRule="auto"/>
                    <w:jc w:val="center"/>
                    <w:rPr>
                      <w:sz w:val="17"/>
                      <w:szCs w:val="17"/>
                    </w:rPr>
                  </w:pPr>
                  <w:r w:rsidDel="00000000" w:rsidR="00000000" w:rsidRPr="00000000">
                    <w:rPr>
                      <w:sz w:val="17"/>
                      <w:szCs w:val="17"/>
                      <w:rtl w:val="0"/>
                    </w:rPr>
                    <w:t xml:space="preserve">80%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B5">
                  <w:pPr>
                    <w:spacing w:after="20" w:lineRule="auto"/>
                    <w:jc w:val="center"/>
                    <w:rPr>
                      <w:sz w:val="17"/>
                      <w:szCs w:val="17"/>
                    </w:rPr>
                  </w:pPr>
                  <w:r w:rsidDel="00000000" w:rsidR="00000000" w:rsidRPr="00000000">
                    <w:rPr>
                      <w:sz w:val="17"/>
                      <w:szCs w:val="17"/>
                      <w:rtl w:val="0"/>
                    </w:rPr>
                    <w:t xml:space="preserve">100%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B6">
                  <w:pPr>
                    <w:spacing w:after="20" w:lineRule="auto"/>
                    <w:jc w:val="both"/>
                    <w:rPr>
                      <w:sz w:val="17"/>
                      <w:szCs w:val="17"/>
                    </w:rPr>
                  </w:pPr>
                  <w:r w:rsidDel="00000000" w:rsidR="00000000" w:rsidRPr="00000000">
                    <w:rPr>
                      <w:sz w:val="17"/>
                      <w:szCs w:val="17"/>
                      <w:rtl w:val="0"/>
                    </w:rPr>
                    <w:t xml:space="preserve">Programas de los eventos</w:t>
                  </w:r>
                </w:p>
              </w:tc>
            </w:tr>
          </w:tbl>
          <w:p w:rsidR="00000000" w:rsidDel="00000000" w:rsidP="00000000" w:rsidRDefault="00000000" w:rsidRPr="00000000" w14:paraId="00000CB7">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CB8">
            <w:pPr>
              <w:spacing w:after="0" w:lineRule="auto"/>
              <w:jc w:val="both"/>
              <w:rPr>
                <w:sz w:val="20"/>
                <w:szCs w:val="20"/>
              </w:rPr>
            </w:pPr>
            <w:r w:rsidDel="00000000" w:rsidR="00000000" w:rsidRPr="00000000">
              <w:rPr>
                <w:b w:val="1"/>
                <w:bCs w:val="1"/>
                <w:sz w:val="20"/>
                <w:szCs w:val="20"/>
                <w:rtl w:val="0"/>
              </w:rPr>
              <w:t xml:space="preserve">Gestión:</w:t>
            </w:r>
            <w:r w:rsidDel="00000000" w:rsidR="00000000" w:rsidRPr="00000000">
              <w:rPr>
                <w:sz w:val="20"/>
                <w:szCs w:val="20"/>
                <w:rtl w:val="0"/>
              </w:rPr>
              <w:t xml:space="preserve"> la estrategia es ejecutada por el/la encargado/a de comunicaciones y vinculación de la UGP; los contenidos se revisan previamente con el Comité de PI para resguardar información confidencial y se usa lenguaje inclusivo. </w:t>
            </w:r>
          </w:p>
          <w:p w:rsidR="00000000" w:rsidDel="00000000" w:rsidP="00000000" w:rsidRDefault="00000000" w:rsidRPr="00000000" w14:paraId="00000CB9">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CBA">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CBB">
            <w:pPr>
              <w:spacing w:after="0" w:lineRule="auto"/>
              <w:jc w:val="both"/>
              <w:rPr>
                <w:sz w:val="20"/>
                <w:szCs w:val="20"/>
                <w:vertAlign w:val="baseline"/>
              </w:rPr>
            </w:pPr>
            <w:r w:rsidDel="00000000" w:rsidR="00000000" w:rsidRPr="00000000">
              <w:rPr>
                <w:rtl w:val="0"/>
              </w:rPr>
            </w:r>
          </w:p>
        </w:tc>
      </w:tr>
    </w:tbl>
    <w:p w:rsidR="00000000" w:rsidDel="00000000" w:rsidP="00000000" w:rsidRDefault="00000000" w:rsidRPr="00000000" w14:paraId="00000CBC">
      <w:pPr>
        <w:spacing w:after="0" w:lineRule="auto"/>
        <w:ind w:left="-284" w:right="-141" w:firstLine="0"/>
        <w:jc w:val="both"/>
        <w:rPr>
          <w:b w:val="0"/>
          <w:bCs w:val="0"/>
          <w:vertAlign w:val="baseline"/>
        </w:rPr>
      </w:pPr>
      <w:bookmarkStart w:colFirst="0" w:colLast="0" w:name="_heading=h.48cuiql9y8rt" w:id="15"/>
      <w:bookmarkEnd w:id="15"/>
      <w:r w:rsidDel="00000000" w:rsidR="00000000" w:rsidRPr="00000000">
        <w:rPr>
          <w:rtl w:val="0"/>
        </w:rPr>
      </w:r>
    </w:p>
    <w:p w:rsidR="00000000" w:rsidDel="00000000" w:rsidP="00000000" w:rsidRDefault="00000000" w:rsidRPr="00000000" w14:paraId="00000CBD">
      <w:pPr>
        <w:spacing w:after="0" w:lineRule="auto"/>
        <w:ind w:left="-284" w:right="-141" w:firstLine="0"/>
        <w:jc w:val="both"/>
        <w:rPr>
          <w:i w:val="0"/>
          <w:iCs w:val="0"/>
          <w:sz w:val="20"/>
          <w:szCs w:val="20"/>
          <w:vertAlign w:val="baseline"/>
        </w:rPr>
      </w:pPr>
      <w:r w:rsidDel="00000000" w:rsidR="00000000" w:rsidRPr="00000000">
        <w:rPr>
          <w:b w:val="1"/>
          <w:bCs w:val="1"/>
          <w:vertAlign w:val="baseline"/>
          <w:rtl w:val="0"/>
        </w:rPr>
        <w:t xml:space="preserve">17.- MODELO DE MEDICIÓN DE RESULTADOS E IMPACTO ECONÓMICO, SOCIAL Y MEDIOAMBIENTAL DE LOS PRODUCTOS Y SERVICIOS DESARROLLADOS </w:t>
      </w:r>
      <w:r w:rsidDel="00000000" w:rsidR="00000000" w:rsidRPr="00000000">
        <w:rPr>
          <w:i w:val="1"/>
          <w:iCs w:val="1"/>
          <w:sz w:val="20"/>
          <w:szCs w:val="20"/>
          <w:vertAlign w:val="baseline"/>
          <w:rtl w:val="0"/>
        </w:rPr>
        <w:t xml:space="preserve">(Refiérase a la descripción establecida en la Guía Técnica de la convocatoria, alcance de la propuesta en el sector priorizado a nivel nacional o en los territorios donde se lleva a cabo la actividad económica del mismo, entre otros antecedentes que considere necesarios)</w:t>
      </w:r>
      <w:r w:rsidDel="00000000" w:rsidR="00000000" w:rsidRPr="00000000">
        <w:rPr>
          <w:rtl w:val="0"/>
        </w:rPr>
      </w:r>
    </w:p>
    <w:p w:rsidR="00000000" w:rsidDel="00000000" w:rsidP="00000000" w:rsidRDefault="00000000" w:rsidRPr="00000000" w14:paraId="00000CBE">
      <w:pPr>
        <w:spacing w:after="0" w:lineRule="auto"/>
        <w:ind w:right="-141"/>
        <w:jc w:val="both"/>
        <w:rPr>
          <w:i w:val="0"/>
          <w:iCs w:val="0"/>
          <w:sz w:val="20"/>
          <w:szCs w:val="20"/>
          <w:vertAlign w:val="baseline"/>
        </w:rPr>
      </w:pPr>
      <w:r w:rsidDel="00000000" w:rsidR="00000000" w:rsidRPr="00000000">
        <w:rPr>
          <w:rtl w:val="0"/>
        </w:rPr>
      </w:r>
    </w:p>
    <w:tbl>
      <w:tblPr>
        <w:tblStyle w:val="Table63"/>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blHeader w:val="0"/>
        </w:trPr>
        <w:tc>
          <w:tcPr>
            <w:vAlign w:val="top"/>
          </w:tcPr>
          <w:p w:rsidR="00000000" w:rsidDel="00000000" w:rsidP="00000000" w:rsidRDefault="00000000" w:rsidRPr="00000000" w14:paraId="00000CBF">
            <w:pPr>
              <w:spacing w:after="80" w:before="0" w:lineRule="auto"/>
              <w:ind w:left="0" w:firstLine="0"/>
              <w:jc w:val="both"/>
              <w:rPr>
                <w:sz w:val="20"/>
                <w:szCs w:val="20"/>
              </w:rPr>
            </w:pPr>
            <w:r w:rsidDel="00000000" w:rsidR="00000000" w:rsidRPr="00000000">
              <w:rPr>
                <w:rtl w:val="0"/>
              </w:rPr>
            </w:r>
          </w:p>
          <w:p w:rsidR="00000000" w:rsidDel="00000000" w:rsidP="00000000" w:rsidRDefault="00000000" w:rsidRPr="00000000" w14:paraId="00000CC3">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CC4">
            <w:pPr>
              <w:spacing w:after="60" w:before="40" w:lineRule="auto"/>
              <w:jc w:val="both"/>
              <w:rPr>
                <w:b w:val="1"/>
                <w:bCs w:val="1"/>
                <w:color w:val="1f3864"/>
                <w:sz w:val="21"/>
                <w:szCs w:val="21"/>
              </w:rPr>
            </w:pPr>
            <w:r w:rsidDel="00000000" w:rsidR="00000000" w:rsidRPr="00000000">
              <w:rPr>
                <w:b w:val="1"/>
                <w:bCs w:val="1"/>
                <w:color w:val="1f3864"/>
                <w:sz w:val="21"/>
                <w:szCs w:val="21"/>
                <w:rtl w:val="0"/>
              </w:rPr>
              <w:t xml:space="preserve">Enfoque</w:t>
            </w:r>
          </w:p>
          <w:p w:rsidR="00000000" w:rsidDel="00000000" w:rsidP="00000000" w:rsidRDefault="00000000" w:rsidRPr="00000000" w14:paraId="00000CC5">
            <w:pPr>
              <w:spacing w:after="80" w:lineRule="auto"/>
              <w:jc w:val="both"/>
              <w:rPr>
                <w:sz w:val="20"/>
                <w:szCs w:val="20"/>
              </w:rPr>
            </w:pPr>
            <w:r w:rsidDel="00000000" w:rsidR="00000000" w:rsidRPr="00000000">
              <w:rPr>
                <w:sz w:val="20"/>
                <w:szCs w:val="20"/>
                <w:rtl w:val="0"/>
              </w:rPr>
              <w:t xml:space="preserve">El modelo se basa en una teoría de cambio y un marco lógico que conectan los productos del Programa con resultados e impactos económicos, éticos, sociales y medioambientales, medidos a nivel nacional y en los territorios de los pilotos. La línea base se levanta entre los meses 1 y 6 y los indicadores se miden durante la ejecución, al término y ex post.</w:t>
            </w:r>
          </w:p>
          <w:tbl>
            <w:tblPr>
              <w:tblStyle w:val="Table64"/>
              <w:tblW w:w="88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220"/>
              <w:gridCol w:w="2220"/>
              <w:gridCol w:w="2250"/>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C6">
                  <w:pPr>
                    <w:spacing w:after="20" w:lineRule="auto"/>
                    <w:jc w:val="center"/>
                    <w:rPr>
                      <w:b w:val="1"/>
                      <w:bCs w:val="1"/>
                      <w:sz w:val="17"/>
                      <w:szCs w:val="17"/>
                    </w:rPr>
                  </w:pPr>
                  <w:r w:rsidDel="00000000" w:rsidR="00000000" w:rsidRPr="00000000">
                    <w:rPr>
                      <w:b w:val="1"/>
                      <w:bCs w:val="1"/>
                      <w:sz w:val="17"/>
                      <w:szCs w:val="17"/>
                      <w:rtl w:val="0"/>
                    </w:rPr>
                    <w:t xml:space="preserve">Insumos y actividades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C7">
                  <w:pPr>
                    <w:spacing w:after="20" w:lineRule="auto"/>
                    <w:jc w:val="center"/>
                    <w:rPr>
                      <w:b w:val="1"/>
                      <w:bCs w:val="1"/>
                      <w:sz w:val="17"/>
                      <w:szCs w:val="17"/>
                    </w:rPr>
                  </w:pPr>
                  <w:r w:rsidDel="00000000" w:rsidR="00000000" w:rsidRPr="00000000">
                    <w:rPr>
                      <w:b w:val="1"/>
                      <w:bCs w:val="1"/>
                      <w:sz w:val="17"/>
                      <w:szCs w:val="17"/>
                      <w:rtl w:val="0"/>
                    </w:rPr>
                    <w:t xml:space="preserve">Productos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C8">
                  <w:pPr>
                    <w:spacing w:after="20" w:lineRule="auto"/>
                    <w:jc w:val="center"/>
                    <w:rPr>
                      <w:b w:val="1"/>
                      <w:bCs w:val="1"/>
                      <w:sz w:val="17"/>
                      <w:szCs w:val="17"/>
                    </w:rPr>
                  </w:pPr>
                  <w:r w:rsidDel="00000000" w:rsidR="00000000" w:rsidRPr="00000000">
                    <w:rPr>
                      <w:b w:val="1"/>
                      <w:bCs w:val="1"/>
                      <w:sz w:val="17"/>
                      <w:szCs w:val="17"/>
                      <w:rtl w:val="0"/>
                    </w:rPr>
                    <w:t xml:space="preserve">Resultados en usuarios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C9">
                  <w:pPr>
                    <w:spacing w:after="20" w:lineRule="auto"/>
                    <w:jc w:val="center"/>
                    <w:rPr>
                      <w:b w:val="1"/>
                      <w:bCs w:val="1"/>
                      <w:sz w:val="17"/>
                      <w:szCs w:val="17"/>
                    </w:rPr>
                  </w:pPr>
                  <w:r w:rsidDel="00000000" w:rsidR="00000000" w:rsidRPr="00000000">
                    <w:rPr>
                      <w:b w:val="1"/>
                      <w:bCs w:val="1"/>
                      <w:sz w:val="17"/>
                      <w:szCs w:val="17"/>
                      <w:rtl w:val="0"/>
                    </w:rPr>
                    <w:t xml:space="preserve">Impactos en el sector y el país</w:t>
                  </w:r>
                </w:p>
              </w:tc>
            </w:tr>
            <w:tr>
              <w:trPr>
                <w:cantSplit w:val="0"/>
                <w:trHeight w:val="196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CA">
                  <w:pPr>
                    <w:spacing w:after="20" w:lineRule="auto"/>
                    <w:jc w:val="both"/>
                    <w:rPr>
                      <w:sz w:val="17"/>
                      <w:szCs w:val="17"/>
                    </w:rPr>
                  </w:pPr>
                  <w:r w:rsidDel="00000000" w:rsidR="00000000" w:rsidRPr="00000000">
                    <w:rPr>
                      <w:sz w:val="17"/>
                      <w:szCs w:val="17"/>
                      <w:rtl w:val="0"/>
                    </w:rPr>
                    <w:t xml:space="preserve">Equipo y datos; desarrollo de modelos de IA; capa común de datos; pilotos; capacitación; alianzas; difusión.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CB">
                  <w:pPr>
                    <w:spacing w:after="20" w:lineRule="auto"/>
                    <w:jc w:val="both"/>
                    <w:rPr>
                      <w:sz w:val="17"/>
                      <w:szCs w:val="17"/>
                    </w:rPr>
                  </w:pPr>
                  <w:r w:rsidDel="00000000" w:rsidR="00000000" w:rsidRPr="00000000">
                    <w:rPr>
                      <w:sz w:val="17"/>
                      <w:szCs w:val="17"/>
                      <w:rtl w:val="0"/>
                    </w:rPr>
                    <w:t xml:space="preserve">Módulos P1–P4 operando; especificación abierta de datos; personas capacitadas; pilotos validados.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CC">
                  <w:pPr>
                    <w:spacing w:after="20" w:lineRule="auto"/>
                    <w:jc w:val="both"/>
                    <w:rPr>
                      <w:sz w:val="17"/>
                      <w:szCs w:val="17"/>
                    </w:rPr>
                  </w:pPr>
                  <w:r w:rsidDel="00000000" w:rsidR="00000000" w:rsidRPr="00000000">
                    <w:rPr>
                      <w:sz w:val="17"/>
                      <w:szCs w:val="17"/>
                      <w:rtl w:val="0"/>
                    </w:rPr>
                    <w:t xml:space="preserve">Menor tiempo de factibilización y tramitación; menos rediseños y reprocesos; mantención predictiva; decisiones informadas; adopción por empresas no participantes.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CD">
                  <w:pPr>
                    <w:spacing w:after="20" w:lineRule="auto"/>
                    <w:jc w:val="both"/>
                    <w:rPr>
                      <w:sz w:val="17"/>
                      <w:szCs w:val="17"/>
                    </w:rPr>
                  </w:pPr>
                  <w:r w:rsidDel="00000000" w:rsidR="00000000" w:rsidRPr="00000000">
                    <w:rPr>
                      <w:sz w:val="17"/>
                      <w:szCs w:val="17"/>
                      <w:rtl w:val="0"/>
                    </w:rPr>
                    <w:t xml:space="preserve">Mayor productividad y competitividad de la construcción; habilitación más rápida de vivienda e infraestructura; menor consumo de energía, agua y residuos; empleo especializado; mayor participación de mujeres.</w:t>
                  </w:r>
                </w:p>
              </w:tc>
            </w:tr>
          </w:tbl>
          <w:p w:rsidR="00000000" w:rsidDel="00000000" w:rsidP="00000000" w:rsidRDefault="00000000" w:rsidRPr="00000000" w14:paraId="00000CCE">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CCF">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Metodología para establecer causalidad</w:t>
            </w:r>
          </w:p>
          <w:p w:rsidR="00000000" w:rsidDel="00000000" w:rsidP="00000000" w:rsidRDefault="00000000" w:rsidRPr="00000000" w14:paraId="00000CD0">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Línea base (M1–M6):</w:t>
            </w:r>
            <w:r w:rsidDel="00000000" w:rsidR="00000000" w:rsidRPr="00000000">
              <w:rPr>
                <w:sz w:val="19"/>
                <w:szCs w:val="19"/>
                <w:rtl w:val="0"/>
              </w:rPr>
              <w:t xml:space="preserve"> tiempos y costos de factibilización, estudios y tramitación; horas de reingreso de información y reprocesos en obra; costos de mantención correctiva y preventiva; consumos proyectados. Se construye con registros reales de proyectos (p. ej., la carta Gantt de 48 actividades del proyecto DS49 Chillán de DTE), registros administrativos y encuestas a empresas usuarias.</w:t>
            </w:r>
          </w:p>
          <w:p w:rsidR="00000000" w:rsidDel="00000000" w:rsidP="00000000" w:rsidRDefault="00000000" w:rsidRPr="00000000" w14:paraId="00000CD1">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Comparación antes–después con protocolo</w:t>
            </w:r>
            <w:r w:rsidDel="00000000" w:rsidR="00000000" w:rsidRPr="00000000">
              <w:rPr>
                <w:sz w:val="19"/>
                <w:szCs w:val="19"/>
                <w:rtl w:val="0"/>
              </w:rPr>
              <w:t xml:space="preserve"> en cada piloto (misma empresa y proyectos equivalentes) y </w:t>
            </w:r>
            <w:r w:rsidDel="00000000" w:rsidR="00000000" w:rsidRPr="00000000">
              <w:rPr>
                <w:b w:val="1"/>
                <w:bCs w:val="1"/>
                <w:sz w:val="19"/>
                <w:szCs w:val="19"/>
                <w:rtl w:val="0"/>
              </w:rPr>
              <w:t xml:space="preserve">diferencias en diferencias</w:t>
            </w:r>
            <w:r w:rsidDel="00000000" w:rsidR="00000000" w:rsidRPr="00000000">
              <w:rPr>
                <w:sz w:val="19"/>
                <w:szCs w:val="19"/>
                <w:rtl w:val="0"/>
              </w:rPr>
              <w:t xml:space="preserve"> entre usuarios y un grupo de comparación de no usuarios de características similares, emparejados por puntaje de propensión (tipología, región y tamaño).</w:t>
            </w:r>
          </w:p>
          <w:p w:rsidR="00000000" w:rsidDel="00000000" w:rsidP="00000000" w:rsidRDefault="00000000" w:rsidRPr="00000000" w14:paraId="00000CD2">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Series de tiempo interrumpidas</w:t>
            </w:r>
            <w:r w:rsidDel="00000000" w:rsidR="00000000" w:rsidRPr="00000000">
              <w:rPr>
                <w:sz w:val="19"/>
                <w:szCs w:val="19"/>
                <w:rtl w:val="0"/>
              </w:rPr>
              <w:t xml:space="preserve"> para indicadores agregados de la plataforma y </w:t>
            </w:r>
            <w:r w:rsidDel="00000000" w:rsidR="00000000" w:rsidRPr="00000000">
              <w:rPr>
                <w:b w:val="1"/>
                <w:bCs w:val="1"/>
                <w:sz w:val="19"/>
                <w:szCs w:val="19"/>
                <w:rtl w:val="0"/>
              </w:rPr>
              <w:t xml:space="preserve">análisis de contribución</w:t>
            </w:r>
            <w:r w:rsidDel="00000000" w:rsidR="00000000" w:rsidRPr="00000000">
              <w:rPr>
                <w:sz w:val="19"/>
                <w:szCs w:val="19"/>
                <w:rtl w:val="0"/>
              </w:rPr>
              <w:t xml:space="preserve"> (entrevistas y casos) para efectos cualitativos, como la calidad de vida.</w:t>
            </w:r>
          </w:p>
          <w:p w:rsidR="00000000" w:rsidDel="00000000" w:rsidP="00000000" w:rsidRDefault="00000000" w:rsidRPr="00000000" w14:paraId="00000CD3">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Trazabilidad de la atribución:</w:t>
            </w:r>
            <w:r w:rsidDel="00000000" w:rsidR="00000000" w:rsidRPr="00000000">
              <w:rPr>
                <w:sz w:val="19"/>
                <w:szCs w:val="19"/>
                <w:rtl w:val="0"/>
              </w:rPr>
              <w:t xml:space="preserve"> el identificador único del activo y los registros de uso vinculan cada decisión con sus resultados.</w:t>
            </w:r>
          </w:p>
          <w:p w:rsidR="00000000" w:rsidDel="00000000" w:rsidP="00000000" w:rsidRDefault="00000000" w:rsidRPr="00000000" w14:paraId="00000CD4">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Validación independiente:</w:t>
            </w:r>
            <w:r w:rsidDel="00000000" w:rsidR="00000000" w:rsidRPr="00000000">
              <w:rPr>
                <w:sz w:val="19"/>
                <w:szCs w:val="19"/>
                <w:rtl w:val="0"/>
              </w:rPr>
              <w:t xml:space="preserve"> evaluación de impacto por un tercero al cierre del Programa y mediciones ex post a 12 y 24 meses.</w:t>
            </w:r>
          </w:p>
          <w:p w:rsidR="00000000" w:rsidDel="00000000" w:rsidP="00000000" w:rsidRDefault="00000000" w:rsidRPr="00000000" w14:paraId="00000CD5">
            <w:pPr>
              <w:spacing w:after="60" w:before="160" w:lineRule="auto"/>
              <w:jc w:val="both"/>
              <w:rPr>
                <w:b w:val="1"/>
                <w:bCs w:val="1"/>
                <w:color w:val="1f3864"/>
                <w:sz w:val="21"/>
                <w:szCs w:val="21"/>
              </w:rPr>
            </w:pPr>
            <w:del w:id="9204" w:author="Nicolás Rietta" w:date="2026-09-28T16:00:00Z">
              <w:r>
                <w:rPr>
                  <w:b w:val="1"/>
                  <w:bCs w:val="1"/>
                  <w:color w:val="1f3864"/>
                  <w:sz w:val="21"/>
                  <w:szCs w:val="21"/>
                  <w:rtl w:val="0"/>
                </w:rPr>
                <w:delText xml:space="preserve">17.3 </w:delText>
              </w:r>
            </w:del>
            <w:r>
              <w:rPr>
                <w:b w:val="1"/>
                <w:bCs w:val="1"/>
                <w:color w:val="1f3864"/>
                <w:sz w:val="21"/>
                <w:szCs w:val="21"/>
                <w:rtl w:val="0"/>
              </w:rPr>
              <w:t xml:space="preserve">Indicadores, metas y medios de verificación</w:t>
            </w:r>
          </w:p>
          <w:tbl>
            <w:tblPr>
              <w:tblStyle w:val="Table65"/>
              <w:tblW w:w="89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550"/>
              <w:gridCol w:w="750"/>
              <w:gridCol w:w="1305"/>
              <w:gridCol w:w="1185"/>
              <w:gridCol w:w="2145"/>
            </w:tblGrid>
            <w:tr>
              <w:trPr>
                <w:cantSplit w:val="0"/>
                <w:trHeight w:val="43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D6">
                  <w:pPr>
                    <w:spacing w:after="20" w:lineRule="auto"/>
                    <w:jc w:val="center"/>
                    <w:rPr>
                      <w:b w:val="1"/>
                      <w:bCs w:val="1"/>
                      <w:sz w:val="15"/>
                      <w:szCs w:val="15"/>
                    </w:rPr>
                  </w:pPr>
                  <w:r w:rsidDel="00000000" w:rsidR="00000000" w:rsidRPr="00000000">
                    <w:rPr>
                      <w:b w:val="1"/>
                      <w:bCs w:val="1"/>
                      <w:sz w:val="15"/>
                      <w:szCs w:val="15"/>
                      <w:rtl w:val="0"/>
                    </w:rPr>
                    <w:t xml:space="preserve">Dimensión</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D7">
                  <w:pPr>
                    <w:spacing w:after="20" w:lineRule="auto"/>
                    <w:jc w:val="center"/>
                    <w:rPr>
                      <w:b w:val="1"/>
                      <w:bCs w:val="1"/>
                      <w:sz w:val="15"/>
                      <w:szCs w:val="15"/>
                    </w:rPr>
                  </w:pPr>
                  <w:r w:rsidDel="00000000" w:rsidR="00000000" w:rsidRPr="00000000">
                    <w:rPr>
                      <w:b w:val="1"/>
                      <w:bCs w:val="1"/>
                      <w:sz w:val="15"/>
                      <w:szCs w:val="15"/>
                      <w:rtl w:val="0"/>
                    </w:rPr>
                    <w:t xml:space="preserve">Indicador (unidad)</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D8">
                  <w:pPr>
                    <w:spacing w:after="20" w:lineRule="auto"/>
                    <w:jc w:val="center"/>
                    <w:rPr>
                      <w:b w:val="1"/>
                      <w:bCs w:val="1"/>
                      <w:sz w:val="15"/>
                      <w:szCs w:val="15"/>
                    </w:rPr>
                  </w:pPr>
                  <w:r w:rsidDel="00000000" w:rsidR="00000000" w:rsidRPr="00000000">
                    <w:rPr>
                      <w:b w:val="1"/>
                      <w:bCs w:val="1"/>
                      <w:sz w:val="15"/>
                      <w:szCs w:val="15"/>
                      <w:rtl w:val="0"/>
                    </w:rPr>
                    <w:t xml:space="preserve">Línea base</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D9">
                  <w:pPr>
                    <w:spacing w:after="20" w:lineRule="auto"/>
                    <w:jc w:val="center"/>
                    <w:rPr>
                      <w:b w:val="1"/>
                      <w:bCs w:val="1"/>
                      <w:sz w:val="15"/>
                      <w:szCs w:val="15"/>
                    </w:rPr>
                  </w:pPr>
                  <w:r w:rsidDel="00000000" w:rsidR="00000000" w:rsidRPr="00000000">
                    <w:rPr>
                      <w:b w:val="1"/>
                      <w:bCs w:val="1"/>
                      <w:sz w:val="15"/>
                      <w:szCs w:val="15"/>
                      <w:rtl w:val="0"/>
                    </w:rPr>
                    <w:t xml:space="preserve">Meta M36</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DA">
                  <w:pPr>
                    <w:spacing w:after="20" w:lineRule="auto"/>
                    <w:jc w:val="center"/>
                    <w:rPr>
                      <w:b w:val="1"/>
                      <w:bCs w:val="1"/>
                      <w:sz w:val="15"/>
                      <w:szCs w:val="15"/>
                    </w:rPr>
                  </w:pPr>
                  <w:r w:rsidDel="00000000" w:rsidR="00000000" w:rsidRPr="00000000">
                    <w:rPr>
                      <w:b w:val="1"/>
                      <w:bCs w:val="1"/>
                      <w:sz w:val="15"/>
                      <w:szCs w:val="15"/>
                      <w:rtl w:val="0"/>
                    </w:rPr>
                    <w:t xml:space="preserve">Meta M60</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DB">
                  <w:pPr>
                    <w:spacing w:after="20" w:lineRule="auto"/>
                    <w:jc w:val="center"/>
                    <w:rPr>
                      <w:b w:val="1"/>
                      <w:bCs w:val="1"/>
                      <w:sz w:val="15"/>
                      <w:szCs w:val="15"/>
                    </w:rPr>
                  </w:pPr>
                  <w:r w:rsidDel="00000000" w:rsidR="00000000" w:rsidRPr="00000000">
                    <w:rPr>
                      <w:b w:val="1"/>
                      <w:bCs w:val="1"/>
                      <w:sz w:val="15"/>
                      <w:szCs w:val="15"/>
                      <w:rtl w:val="0"/>
                    </w:rPr>
                    <w:t xml:space="preserve">Medio de verificación y frecuencia</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DC">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DD">
                  <w:pPr>
                    <w:spacing w:after="20" w:lineRule="auto"/>
                    <w:jc w:val="both"/>
                    <w:rPr>
                      <w:sz w:val="15"/>
                      <w:szCs w:val="15"/>
                    </w:rPr>
                  </w:pPr>
                  <w:r w:rsidDel="00000000" w:rsidR="00000000" w:rsidRPr="00000000">
                    <w:rPr>
                      <w:sz w:val="15"/>
                      <w:szCs w:val="15"/>
                      <w:rtl w:val="0"/>
                    </w:rPr>
                    <w:t xml:space="preserve">Reducción del tiempo de factibilización en proyectos que usan P1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DE">
                  <w:pPr>
                    <w:spacing w:after="20" w:lineRule="auto"/>
                    <w:jc w:val="center"/>
                    <w:rPr>
                      <w:sz w:val="15"/>
                      <w:szCs w:val="15"/>
                    </w:rPr>
                  </w:pPr>
                  <w:r w:rsidDel="00000000" w:rsidR="00000000" w:rsidRPr="00000000">
                    <w:rPr>
                      <w:sz w:val="15"/>
                      <w:szCs w:val="15"/>
                      <w:rtl w:val="0"/>
                    </w:rPr>
                    <w:t xml:space="preserve">M6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DF">
                  <w:pPr>
                    <w:spacing w:after="20" w:lineRule="auto"/>
                    <w:jc w:val="center"/>
                    <w:rPr>
                      <w:sz w:val="15"/>
                      <w:szCs w:val="15"/>
                    </w:rPr>
                  </w:pPr>
                  <w:r w:rsidDel="00000000" w:rsidR="00000000" w:rsidRPr="00000000">
                    <w:rPr>
                      <w:sz w:val="15"/>
                      <w:szCs w:val="15"/>
                      <w:rtl w:val="0"/>
                    </w:rPr>
                    <w:t xml:space="preserve">≥30%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0">
                  <w:pPr>
                    <w:spacing w:after="20" w:lineRule="auto"/>
                    <w:jc w:val="center"/>
                    <w:rPr>
                      <w:sz w:val="15"/>
                      <w:szCs w:val="15"/>
                    </w:rPr>
                  </w:pPr>
                  <w:r w:rsidDel="00000000" w:rsidR="00000000" w:rsidRPr="00000000">
                    <w:rPr>
                      <w:sz w:val="15"/>
                      <w:szCs w:val="15"/>
                      <w:rtl w:val="0"/>
                    </w:rPr>
                    <w:t xml:space="preserve">≥50%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1">
                  <w:pPr>
                    <w:spacing w:after="20" w:lineRule="auto"/>
                    <w:jc w:val="both"/>
                    <w:rPr>
                      <w:sz w:val="15"/>
                      <w:szCs w:val="15"/>
                    </w:rPr>
                  </w:pPr>
                  <w:r w:rsidDel="00000000" w:rsidR="00000000" w:rsidRPr="00000000">
                    <w:rPr>
                      <w:sz w:val="15"/>
                      <w:szCs w:val="15"/>
                      <w:rtl w:val="0"/>
                    </w:rPr>
                    <w:t xml:space="preserve">Registros de hitos de pilotos y de uso; semestral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2">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3">
                  <w:pPr>
                    <w:spacing w:after="20" w:lineRule="auto"/>
                    <w:jc w:val="both"/>
                    <w:rPr>
                      <w:sz w:val="15"/>
                      <w:szCs w:val="15"/>
                    </w:rPr>
                  </w:pPr>
                  <w:r w:rsidDel="00000000" w:rsidR="00000000" w:rsidRPr="00000000">
                    <w:rPr>
                      <w:sz w:val="15"/>
                      <w:szCs w:val="15"/>
                      <w:rtl w:val="0"/>
                    </w:rPr>
                    <w:t xml:space="preserve">Error del predictor de plazos y costos (MAPE,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4">
                  <w:pPr>
                    <w:spacing w:after="20" w:lineRule="auto"/>
                    <w:jc w:val="center"/>
                    <w:rPr>
                      <w:sz w:val="15"/>
                      <w:szCs w:val="15"/>
                    </w:rPr>
                  </w:pPr>
                  <w:r w:rsidDel="00000000" w:rsidR="00000000" w:rsidRPr="00000000">
                    <w:rPr>
                      <w:sz w:val="15"/>
                      <w:szCs w:val="15"/>
                      <w:rtl w:val="0"/>
                    </w:rPr>
                    <w:t xml:space="preserve">M12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5">
                  <w:pPr>
                    <w:spacing w:after="20" w:lineRule="auto"/>
                    <w:jc w:val="center"/>
                    <w:rPr>
                      <w:sz w:val="15"/>
                      <w:szCs w:val="15"/>
                    </w:rPr>
                  </w:pPr>
                  <w:r w:rsidDel="00000000" w:rsidR="00000000" w:rsidRPr="00000000">
                    <w:rPr>
                      <w:sz w:val="15"/>
                      <w:szCs w:val="15"/>
                      <w:rtl w:val="0"/>
                    </w:rPr>
                    <w:t xml:space="preserve">≤30%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6">
                  <w:pPr>
                    <w:spacing w:after="20" w:lineRule="auto"/>
                    <w:jc w:val="center"/>
                    <w:rPr>
                      <w:sz w:val="15"/>
                      <w:szCs w:val="15"/>
                    </w:rPr>
                  </w:pPr>
                  <w:r w:rsidDel="00000000" w:rsidR="00000000" w:rsidRPr="00000000">
                    <w:rPr>
                      <w:sz w:val="15"/>
                      <w:szCs w:val="15"/>
                      <w:rtl w:val="0"/>
                    </w:rPr>
                    <w:t xml:space="preserve">≤20%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7">
                  <w:pPr>
                    <w:spacing w:after="20" w:lineRule="auto"/>
                    <w:jc w:val="both"/>
                    <w:rPr>
                      <w:sz w:val="15"/>
                      <w:szCs w:val="15"/>
                    </w:rPr>
                  </w:pPr>
                  <w:r w:rsidDel="00000000" w:rsidR="00000000" w:rsidRPr="00000000">
                    <w:rPr>
                      <w:sz w:val="15"/>
                      <w:szCs w:val="15"/>
                      <w:rtl w:val="0"/>
                    </w:rPr>
                    <w:t xml:space="preserve">Conjuntos de validación independientes; trimestral</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8">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9">
                  <w:pPr>
                    <w:spacing w:after="20" w:lineRule="auto"/>
                    <w:jc w:val="both"/>
                    <w:rPr>
                      <w:sz w:val="15"/>
                      <w:szCs w:val="15"/>
                    </w:rPr>
                  </w:pPr>
                  <w:r w:rsidDel="00000000" w:rsidR="00000000" w:rsidRPr="00000000">
                    <w:rPr>
                      <w:sz w:val="15"/>
                      <w:szCs w:val="15"/>
                      <w:rtl w:val="0"/>
                    </w:rPr>
                    <w:t xml:space="preserve">Reducción de horas de reingreso de información y reprocesos en obra con P3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A">
                  <w:pPr>
                    <w:spacing w:after="20" w:lineRule="auto"/>
                    <w:jc w:val="center"/>
                    <w:rPr>
                      <w:sz w:val="15"/>
                      <w:szCs w:val="15"/>
                    </w:rPr>
                  </w:pPr>
                  <w:r w:rsidDel="00000000" w:rsidR="00000000" w:rsidRPr="00000000">
                    <w:rPr>
                      <w:sz w:val="15"/>
                      <w:szCs w:val="15"/>
                      <w:rtl w:val="0"/>
                    </w:rPr>
                    <w:t xml:space="preserve">M18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B">
                  <w:pPr>
                    <w:spacing w:after="20" w:lineRule="auto"/>
                    <w:jc w:val="center"/>
                    <w:rPr>
                      <w:sz w:val="15"/>
                      <w:szCs w:val="15"/>
                    </w:rPr>
                  </w:pPr>
                  <w:r w:rsidDel="00000000" w:rsidR="00000000" w:rsidRPr="00000000">
                    <w:rPr>
                      <w:sz w:val="15"/>
                      <w:szCs w:val="15"/>
                      <w:rtl w:val="0"/>
                    </w:rPr>
                    <w:t xml:space="preserve">≥25%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C">
                  <w:pPr>
                    <w:spacing w:after="20" w:lineRule="auto"/>
                    <w:jc w:val="center"/>
                    <w:rPr>
                      <w:sz w:val="15"/>
                      <w:szCs w:val="15"/>
                    </w:rPr>
                  </w:pPr>
                  <w:r w:rsidDel="00000000" w:rsidR="00000000" w:rsidRPr="00000000">
                    <w:rPr>
                      <w:sz w:val="15"/>
                      <w:szCs w:val="15"/>
                      <w:rtl w:val="0"/>
                    </w:rPr>
                    <w:t xml:space="preserve">≥40%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D">
                  <w:pPr>
                    <w:spacing w:after="20" w:lineRule="auto"/>
                    <w:jc w:val="both"/>
                    <w:rPr>
                      <w:sz w:val="15"/>
                      <w:szCs w:val="15"/>
                    </w:rPr>
                  </w:pPr>
                  <w:r w:rsidDel="00000000" w:rsidR="00000000" w:rsidRPr="00000000">
                    <w:rPr>
                      <w:sz w:val="15"/>
                      <w:szCs w:val="15"/>
                      <w:rtl w:val="0"/>
                    </w:rPr>
                    <w:t xml:space="preserve">Registros de obra y encuestas de tiempo; semestral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E">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F">
                  <w:pPr>
                    <w:spacing w:after="20" w:lineRule="auto"/>
                    <w:jc w:val="both"/>
                    <w:rPr>
                      <w:sz w:val="15"/>
                      <w:szCs w:val="15"/>
                    </w:rPr>
                  </w:pPr>
                  <w:r w:rsidDel="00000000" w:rsidR="00000000" w:rsidRPr="00000000">
                    <w:rPr>
                      <w:sz w:val="15"/>
                      <w:szCs w:val="15"/>
                      <w:rtl w:val="0"/>
                    </w:rPr>
                    <w:t xml:space="preserve">Reducción de costos de mantención correctiva en activos con P4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0">
                  <w:pPr>
                    <w:spacing w:after="20" w:lineRule="auto"/>
                    <w:jc w:val="center"/>
                    <w:rPr>
                      <w:sz w:val="15"/>
                      <w:szCs w:val="15"/>
                    </w:rPr>
                  </w:pPr>
                  <w:r w:rsidDel="00000000" w:rsidR="00000000" w:rsidRPr="00000000">
                    <w:rPr>
                      <w:sz w:val="15"/>
                      <w:szCs w:val="15"/>
                      <w:rtl w:val="0"/>
                    </w:rPr>
                    <w:t xml:space="preserve">M24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1">
                  <w:pPr>
                    <w:spacing w:after="20" w:lineRule="auto"/>
                    <w:jc w:val="center"/>
                    <w:rPr>
                      <w:sz w:val="15"/>
                      <w:szCs w:val="15"/>
                    </w:rPr>
                  </w:pPr>
                  <w:r w:rsidDel="00000000" w:rsidR="00000000" w:rsidRPr="00000000">
                    <w:rPr>
                      <w:sz w:val="15"/>
                      <w:szCs w:val="15"/>
                      <w:rtl w:val="0"/>
                    </w:rPr>
                    <w:t xml:space="preserve">≥10%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2">
                  <w:pPr>
                    <w:spacing w:after="20" w:lineRule="auto"/>
                    <w:jc w:val="center"/>
                    <w:rPr>
                      <w:sz w:val="15"/>
                      <w:szCs w:val="15"/>
                    </w:rPr>
                  </w:pPr>
                  <w:r w:rsidDel="00000000" w:rsidR="00000000" w:rsidRPr="00000000">
                    <w:rPr>
                      <w:sz w:val="15"/>
                      <w:szCs w:val="15"/>
                      <w:rtl w:val="0"/>
                    </w:rPr>
                    <w:t xml:space="preserve">≥20%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3">
                  <w:pPr>
                    <w:spacing w:after="20" w:lineRule="auto"/>
                    <w:jc w:val="both"/>
                    <w:rPr>
                      <w:sz w:val="15"/>
                      <w:szCs w:val="15"/>
                    </w:rPr>
                  </w:pPr>
                  <w:r w:rsidDel="00000000" w:rsidR="00000000" w:rsidRPr="00000000">
                    <w:rPr>
                      <w:sz w:val="15"/>
                      <w:szCs w:val="15"/>
                      <w:rtl w:val="0"/>
                    </w:rPr>
                    <w:t xml:space="preserve">Registros de mantenimiento y contables del usuario; anual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4">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5">
                  <w:pPr>
                    <w:spacing w:after="20" w:lineRule="auto"/>
                    <w:jc w:val="both"/>
                    <w:rPr>
                      <w:sz w:val="15"/>
                      <w:szCs w:val="15"/>
                    </w:rPr>
                  </w:pPr>
                  <w:r w:rsidDel="00000000" w:rsidR="00000000" w:rsidRPr="00000000">
                    <w:rPr>
                      <w:sz w:val="15"/>
                      <w:szCs w:val="15"/>
                      <w:rtl w:val="0"/>
                    </w:rPr>
                    <w:t xml:space="preserve">Ventas anuales de los productos del Programa (UF)</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6">
                  <w:pPr>
                    <w:spacing w:after="20" w:lineRule="auto"/>
                    <w:jc w:val="center"/>
                    <w:rPr>
                      <w:sz w:val="15"/>
                      <w:szCs w:val="15"/>
                    </w:rPr>
                  </w:pPr>
                  <w:r w:rsidDel="00000000" w:rsidR="00000000" w:rsidRPr="00000000">
                    <w:rPr>
                      <w:sz w:val="15"/>
                      <w:szCs w:val="15"/>
                      <w:rtl w:val="0"/>
                    </w:rPr>
                    <w:t xml:space="preserve">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7">
                  <w:pPr>
                    <w:spacing w:after="20" w:lineRule="auto"/>
                    <w:jc w:val="center"/>
                    <w:rPr>
                      <w:sz w:val="15"/>
                      <w:szCs w:val="15"/>
                    </w:rPr>
                  </w:pPr>
                  <w:r w:rsidDel="00000000" w:rsidR="00000000" w:rsidRPr="00000000">
                    <w:rPr>
                      <w:sz w:val="15"/>
                      <w:szCs w:val="15"/>
                      <w:rtl w:val="0"/>
                    </w:rPr>
                    <w:t xml:space="preserve">≥4.000 (año 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8">
                  <w:pPr>
                    <w:spacing w:after="20" w:lineRule="auto"/>
                    <w:jc w:val="center"/>
                    <w:rPr>
                      <w:sz w:val="15"/>
                      <w:szCs w:val="15"/>
                    </w:rPr>
                  </w:pPr>
                  <w:r w:rsidDel="00000000" w:rsidR="00000000" w:rsidRPr="00000000">
                    <w:rPr>
                      <w:sz w:val="15"/>
                      <w:szCs w:val="15"/>
                      <w:rtl w:val="0"/>
                    </w:rPr>
                    <w:t xml:space="preserve">≥25.000 (año 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9">
                  <w:pPr>
                    <w:spacing w:after="20" w:lineRule="auto"/>
                    <w:jc w:val="both"/>
                    <w:rPr>
                      <w:sz w:val="15"/>
                      <w:szCs w:val="15"/>
                    </w:rPr>
                  </w:pPr>
                  <w:r w:rsidDel="00000000" w:rsidR="00000000" w:rsidRPr="00000000">
                    <w:rPr>
                      <w:sz w:val="15"/>
                      <w:szCs w:val="15"/>
                      <w:rtl w:val="0"/>
                    </w:rPr>
                    <w:t xml:space="preserve">Facturación de DTE; anual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A">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B">
                  <w:pPr>
                    <w:spacing w:after="20" w:lineRule="auto"/>
                    <w:jc w:val="both"/>
                    <w:rPr>
                      <w:sz w:val="15"/>
                      <w:szCs w:val="15"/>
                    </w:rPr>
                  </w:pPr>
                  <w:r w:rsidDel="00000000" w:rsidR="00000000" w:rsidRPr="00000000">
                    <w:rPr>
                      <w:sz w:val="15"/>
                      <w:szCs w:val="15"/>
                      <w:rtl w:val="0"/>
                    </w:rPr>
                    <w:t xml:space="preserve">Empresas y entidades no participantes que adoptan las soluciones (N°)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C">
                  <w:pPr>
                    <w:spacing w:after="20" w:lineRule="auto"/>
                    <w:jc w:val="center"/>
                    <w:rPr>
                      <w:sz w:val="15"/>
                      <w:szCs w:val="15"/>
                    </w:rPr>
                  </w:pPr>
                  <w:r w:rsidDel="00000000" w:rsidR="00000000" w:rsidRPr="00000000">
                    <w:rPr>
                      <w:sz w:val="15"/>
                      <w:szCs w:val="15"/>
                      <w:rtl w:val="0"/>
                    </w:rPr>
                    <w:t xml:space="preserve">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D">
                  <w:pPr>
                    <w:spacing w:after="20" w:lineRule="auto"/>
                    <w:jc w:val="center"/>
                    <w:rPr>
                      <w:sz w:val="15"/>
                      <w:szCs w:val="15"/>
                    </w:rPr>
                  </w:pPr>
                  <w:r w:rsidDel="00000000" w:rsidR="00000000" w:rsidRPr="00000000">
                    <w:rPr>
                      <w:sz w:val="15"/>
                      <w:szCs w:val="15"/>
                      <w:rtl w:val="0"/>
                    </w:rPr>
                    <w:t xml:space="preserve">≥30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E">
                  <w:pPr>
                    <w:spacing w:after="20" w:lineRule="auto"/>
                    <w:jc w:val="center"/>
                    <w:rPr>
                      <w:sz w:val="15"/>
                      <w:szCs w:val="15"/>
                    </w:rPr>
                  </w:pPr>
                  <w:r w:rsidDel="00000000" w:rsidR="00000000" w:rsidRPr="00000000">
                    <w:rPr>
                      <w:sz w:val="15"/>
                      <w:szCs w:val="15"/>
                      <w:rtl w:val="0"/>
                    </w:rPr>
                    <w:t xml:space="preserve">≥150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F">
                  <w:pPr>
                    <w:spacing w:after="20" w:lineRule="auto"/>
                    <w:jc w:val="both"/>
                    <w:rPr>
                      <w:sz w:val="15"/>
                      <w:szCs w:val="15"/>
                    </w:rPr>
                  </w:pPr>
                  <w:r w:rsidDel="00000000" w:rsidR="00000000" w:rsidRPr="00000000">
                    <w:rPr>
                      <w:sz w:val="15"/>
                      <w:szCs w:val="15"/>
                      <w:rtl w:val="0"/>
                    </w:rPr>
                    <w:t xml:space="preserve">Contratos y registro de clientes; semestral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0">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1">
                  <w:pPr>
                    <w:spacing w:after="20" w:lineRule="auto"/>
                    <w:jc w:val="both"/>
                    <w:rPr>
                      <w:sz w:val="15"/>
                      <w:szCs w:val="15"/>
                    </w:rPr>
                  </w:pPr>
                  <w:r w:rsidDel="00000000" w:rsidR="00000000" w:rsidRPr="00000000">
                    <w:rPr>
                      <w:sz w:val="15"/>
                      <w:szCs w:val="15"/>
                      <w:rtl w:val="0"/>
                    </w:rPr>
                    <w:t xml:space="preserve">Inversión privada movilizada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2">
                  <w:pPr>
                    <w:spacing w:after="20" w:lineRule="auto"/>
                    <w:jc w:val="center"/>
                    <w:rPr>
                      <w:sz w:val="15"/>
                      <w:szCs w:val="15"/>
                    </w:rPr>
                  </w:pPr>
                  <w:r w:rsidDel="00000000" w:rsidR="00000000" w:rsidRPr="00000000">
                    <w:rPr>
                      <w:sz w:val="15"/>
                      <w:szCs w:val="15"/>
                      <w:rtl w:val="0"/>
                    </w:rPr>
                    <w:t xml:space="preserv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3">
                  <w:pPr>
                    <w:spacing w:after="20" w:lineRule="auto"/>
                    <w:jc w:val="center"/>
                    <w:rPr>
                      <w:sz w:val="15"/>
                      <w:szCs w:val="15"/>
                    </w:rPr>
                  </w:pPr>
                  <w:r w:rsidDel="00000000" w:rsidR="00000000" w:rsidRPr="00000000">
                    <w:rPr>
                      <w:sz w:val="15"/>
                      <w:szCs w:val="15"/>
                      <w:rtl w:val="0"/>
                    </w:rPr>
                    <w:t xml:space="preserve">Aportes comprometidos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4">
                  <w:pPr>
                    <w:spacing w:after="20" w:lineRule="auto"/>
                    <w:jc w:val="center"/>
                    <w:rPr>
                      <w:sz w:val="15"/>
                      <w:szCs w:val="15"/>
                    </w:rPr>
                  </w:pPr>
                  <w:r w:rsidDel="00000000" w:rsidR="00000000" w:rsidRPr="00000000">
                    <w:rPr>
                      <w:sz w:val="15"/>
                      <w:szCs w:val="15"/>
                      <w:rtl w:val="0"/>
                    </w:rPr>
                    <w:t xml:space="preserve">Aportes y ronda de inversión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5">
                  <w:pPr>
                    <w:spacing w:after="20" w:lineRule="auto"/>
                    <w:jc w:val="both"/>
                    <w:rPr>
                      <w:sz w:val="15"/>
                      <w:szCs w:val="15"/>
                    </w:rPr>
                  </w:pPr>
                  <w:r w:rsidDel="00000000" w:rsidR="00000000" w:rsidRPr="00000000">
                    <w:rPr>
                      <w:sz w:val="15"/>
                      <w:szCs w:val="15"/>
                      <w:rtl w:val="0"/>
                    </w:rPr>
                    <w:t xml:space="preserve">Estados financieros y contratos; anual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6">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7">
                  <w:pPr>
                    <w:spacing w:after="20" w:lineRule="auto"/>
                    <w:jc w:val="both"/>
                    <w:rPr>
                      <w:sz w:val="15"/>
                      <w:szCs w:val="15"/>
                    </w:rPr>
                  </w:pPr>
                  <w:r w:rsidDel="00000000" w:rsidR="00000000" w:rsidRPr="00000000">
                    <w:rPr>
                      <w:sz w:val="15"/>
                      <w:szCs w:val="15"/>
                      <w:rtl w:val="0"/>
                    </w:rPr>
                    <w:t xml:space="preserve">Empleo directo especializado generado (N° y % mujeres)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8">
                  <w:pPr>
                    <w:spacing w:after="20" w:lineRule="auto"/>
                    <w:jc w:val="center"/>
                    <w:rPr>
                      <w:sz w:val="15"/>
                      <w:szCs w:val="15"/>
                    </w:rPr>
                  </w:pPr>
                  <w:r w:rsidDel="00000000" w:rsidR="00000000" w:rsidRPr="00000000">
                    <w:rPr>
                      <w:sz w:val="15"/>
                      <w:szCs w:val="15"/>
                      <w:rtl w:val="0"/>
                    </w:rPr>
                    <w:t xml:space="preserve">M1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9">
                  <w:pPr>
                    <w:spacing w:after="20" w:lineRule="auto"/>
                    <w:jc w:val="center"/>
                    <w:rPr>
                      <w:sz w:val="15"/>
                      <w:szCs w:val="15"/>
                    </w:rPr>
                  </w:pPr>
                  <w:r w:rsidDel="00000000" w:rsidR="00000000" w:rsidRPr="00000000">
                    <w:rPr>
                      <w:sz w:val="15"/>
                      <w:szCs w:val="15"/>
                      <w:rtl w:val="0"/>
                    </w:rPr>
                    <w:t xml:space="preserve">≥15 (≥40%)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A">
                  <w:pPr>
                    <w:spacing w:after="20" w:lineRule="auto"/>
                    <w:jc w:val="center"/>
                    <w:rPr>
                      <w:sz w:val="15"/>
                      <w:szCs w:val="15"/>
                    </w:rPr>
                  </w:pPr>
                  <w:r w:rsidDel="00000000" w:rsidR="00000000" w:rsidRPr="00000000">
                    <w:rPr>
                      <w:sz w:val="15"/>
                      <w:szCs w:val="15"/>
                      <w:rtl w:val="0"/>
                    </w:rPr>
                    <w:t xml:space="preserve">≥25 (≥40%)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B">
                  <w:pPr>
                    <w:spacing w:after="20" w:lineRule="auto"/>
                    <w:jc w:val="both"/>
                    <w:rPr>
                      <w:sz w:val="15"/>
                      <w:szCs w:val="15"/>
                    </w:rPr>
                  </w:pPr>
                  <w:r w:rsidDel="00000000" w:rsidR="00000000" w:rsidRPr="00000000">
                    <w:rPr>
                      <w:sz w:val="15"/>
                      <w:szCs w:val="15"/>
                      <w:rtl w:val="0"/>
                    </w:rPr>
                    <w:t xml:space="preserve">Contratos y planillas; anual</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C">
                  <w:pPr>
                    <w:spacing w:after="20" w:lineRule="auto"/>
                    <w:jc w:val="both"/>
                    <w:rPr>
                      <w:sz w:val="15"/>
                      <w:szCs w:val="15"/>
                    </w:rPr>
                  </w:pPr>
                  <w:r w:rsidDel="00000000" w:rsidR="00000000" w:rsidRPr="00000000">
                    <w:rPr>
                      <w:sz w:val="15"/>
                      <w:szCs w:val="15"/>
                      <w:rtl w:val="0"/>
                    </w:rPr>
                    <w:t xml:space="preserve">Social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D">
                  <w:pPr>
                    <w:spacing w:after="20" w:lineRule="auto"/>
                    <w:jc w:val="both"/>
                    <w:rPr>
                      <w:sz w:val="15"/>
                      <w:szCs w:val="15"/>
                    </w:rPr>
                  </w:pPr>
                  <w:r w:rsidDel="00000000" w:rsidR="00000000" w:rsidRPr="00000000">
                    <w:rPr>
                      <w:sz w:val="15"/>
                      <w:szCs w:val="15"/>
                      <w:rtl w:val="0"/>
                    </w:rPr>
                    <w:t xml:space="preserve">Reducción del plazo de pre-inversión en proyectos de vivienda con subsidio evaluados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E">
                  <w:pPr>
                    <w:spacing w:after="20" w:lineRule="auto"/>
                    <w:jc w:val="center"/>
                    <w:rPr>
                      <w:sz w:val="15"/>
                      <w:szCs w:val="15"/>
                    </w:rPr>
                  </w:pPr>
                  <w:r w:rsidDel="00000000" w:rsidR="00000000" w:rsidRPr="00000000">
                    <w:rPr>
                      <w:sz w:val="15"/>
                      <w:szCs w:val="15"/>
                      <w:rtl w:val="0"/>
                    </w:rPr>
                    <w:t xml:space="preserve">M6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F">
                  <w:pPr>
                    <w:spacing w:after="20" w:lineRule="auto"/>
                    <w:jc w:val="center"/>
                    <w:rPr>
                      <w:sz w:val="15"/>
                      <w:szCs w:val="15"/>
                    </w:rPr>
                  </w:pPr>
                  <w:r w:rsidDel="00000000" w:rsidR="00000000" w:rsidRPr="00000000">
                    <w:rPr>
                      <w:sz w:val="15"/>
                      <w:szCs w:val="15"/>
                      <w:rtl w:val="0"/>
                    </w:rPr>
                    <w:t xml:space="preserve">≥20%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0">
                  <w:pPr>
                    <w:spacing w:after="20" w:lineRule="auto"/>
                    <w:jc w:val="center"/>
                    <w:rPr>
                      <w:sz w:val="15"/>
                      <w:szCs w:val="15"/>
                    </w:rPr>
                  </w:pPr>
                  <w:r w:rsidDel="00000000" w:rsidR="00000000" w:rsidRPr="00000000">
                    <w:rPr>
                      <w:sz w:val="15"/>
                      <w:szCs w:val="15"/>
                      <w:rtl w:val="0"/>
                    </w:rPr>
                    <w:t xml:space="preserve">≥35%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1">
                  <w:pPr>
                    <w:spacing w:after="20" w:lineRule="auto"/>
                    <w:jc w:val="both"/>
                    <w:rPr>
                      <w:sz w:val="15"/>
                      <w:szCs w:val="15"/>
                    </w:rPr>
                  </w:pPr>
                  <w:r w:rsidDel="00000000" w:rsidR="00000000" w:rsidRPr="00000000">
                    <w:rPr>
                      <w:sz w:val="15"/>
                      <w:szCs w:val="15"/>
                      <w:rtl w:val="0"/>
                    </w:rPr>
                    <w:t xml:space="preserve">Registros de SERVIU y entidades patrocinantes; anual</w:t>
                  </w:r>
                </w:p>
              </w:tc>
            </w:tr>
            <w:tr>
              <w:trPr>
                <w:cantSplit w:val="0"/>
                <w:trHeight w:val="2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2">
                  <w:pPr>
                    <w:spacing w:after="20" w:lineRule="auto"/>
                    <w:jc w:val="both"/>
                    <w:rPr>
                      <w:sz w:val="15"/>
                      <w:szCs w:val="15"/>
                    </w:rPr>
                  </w:pPr>
                  <w:r w:rsidDel="00000000" w:rsidR="00000000" w:rsidRPr="00000000">
                    <w:rPr>
                      <w:sz w:val="15"/>
                      <w:szCs w:val="15"/>
                      <w:rtl w:val="0"/>
                    </w:rPr>
                    <w:t xml:space="preserve">Social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3">
                  <w:pPr>
                    <w:spacing w:after="20" w:lineRule="auto"/>
                    <w:jc w:val="both"/>
                    <w:rPr>
                      <w:sz w:val="15"/>
                      <w:szCs w:val="15"/>
                    </w:rPr>
                  </w:pPr>
                  <w:r w:rsidDel="00000000" w:rsidR="00000000" w:rsidRPr="00000000">
                    <w:rPr>
                      <w:sz w:val="15"/>
                      <w:szCs w:val="15"/>
                      <w:rtl w:val="0"/>
                    </w:rPr>
                    <w:t xml:space="preserve">Personas capacitadas (N° y % mujeres)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4">
                  <w:pPr>
                    <w:spacing w:after="20" w:lineRule="auto"/>
                    <w:jc w:val="center"/>
                    <w:rPr>
                      <w:sz w:val="15"/>
                      <w:szCs w:val="15"/>
                    </w:rPr>
                  </w:pPr>
                  <w:r w:rsidDel="00000000" w:rsidR="00000000" w:rsidRPr="00000000">
                    <w:rPr>
                      <w:sz w:val="15"/>
                      <w:szCs w:val="15"/>
                      <w:rtl w:val="0"/>
                    </w:rPr>
                    <w:t xml:space="preserve">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5">
                  <w:pPr>
                    <w:spacing w:after="20" w:lineRule="auto"/>
                    <w:jc w:val="center"/>
                    <w:rPr>
                      <w:sz w:val="15"/>
                      <w:szCs w:val="15"/>
                    </w:rPr>
                  </w:pPr>
                  <w:r w:rsidDel="00000000" w:rsidR="00000000" w:rsidRPr="00000000">
                    <w:rPr>
                      <w:sz w:val="15"/>
                      <w:szCs w:val="15"/>
                      <w:rtl w:val="0"/>
                    </w:rPr>
                    <w:t xml:space="preserve">≥300 (≥40%)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6">
                  <w:pPr>
                    <w:spacing w:after="20" w:lineRule="auto"/>
                    <w:jc w:val="center"/>
                    <w:rPr>
                      <w:sz w:val="15"/>
                      <w:szCs w:val="15"/>
                    </w:rPr>
                  </w:pPr>
                  <w:r w:rsidDel="00000000" w:rsidR="00000000" w:rsidRPr="00000000">
                    <w:rPr>
                      <w:sz w:val="15"/>
                      <w:szCs w:val="15"/>
                      <w:rtl w:val="0"/>
                    </w:rPr>
                    <w:t xml:space="preserve">≥800 (≥40%)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7">
                  <w:pPr>
                    <w:spacing w:after="20" w:lineRule="auto"/>
                    <w:jc w:val="both"/>
                    <w:rPr>
                      <w:sz w:val="15"/>
                      <w:szCs w:val="15"/>
                    </w:rPr>
                  </w:pPr>
                  <w:r w:rsidDel="00000000" w:rsidR="00000000" w:rsidRPr="00000000">
                    <w:rPr>
                      <w:sz w:val="15"/>
                      <w:szCs w:val="15"/>
                      <w:rtl w:val="0"/>
                    </w:rPr>
                    <w:t xml:space="preserve">Registros de cursos; semestral</w:t>
                  </w:r>
                </w:p>
              </w:tc>
            </w:tr>
            <w:tr>
              <w:trPr>
                <w:cantSplit w:val="0"/>
                <w:trHeight w:val="2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8">
                  <w:pPr>
                    <w:spacing w:after="20" w:lineRule="auto"/>
                    <w:jc w:val="both"/>
                    <w:rPr>
                      <w:sz w:val="15"/>
                      <w:szCs w:val="15"/>
                    </w:rPr>
                  </w:pPr>
                  <w:r w:rsidDel="00000000" w:rsidR="00000000" w:rsidRPr="00000000">
                    <w:rPr>
                      <w:sz w:val="15"/>
                      <w:szCs w:val="15"/>
                      <w:rtl w:val="0"/>
                    </w:rPr>
                    <w:t xml:space="preserve">Social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9">
                  <w:pPr>
                    <w:spacing w:after="20" w:lineRule="auto"/>
                    <w:jc w:val="both"/>
                    <w:rPr>
                      <w:sz w:val="15"/>
                      <w:szCs w:val="15"/>
                    </w:rPr>
                  </w:pPr>
                  <w:r w:rsidDel="00000000" w:rsidR="00000000" w:rsidRPr="00000000">
                    <w:rPr>
                      <w:sz w:val="15"/>
                      <w:szCs w:val="15"/>
                      <w:rtl w:val="0"/>
                    </w:rPr>
                    <w:t xml:space="preserve">Satisfacción de usuarios (NPS)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A">
                  <w:pPr>
                    <w:spacing w:after="20" w:lineRule="auto"/>
                    <w:jc w:val="center"/>
                    <w:rPr>
                      <w:sz w:val="15"/>
                      <w:szCs w:val="15"/>
                    </w:rPr>
                  </w:pPr>
                  <w:r w:rsidDel="00000000" w:rsidR="00000000" w:rsidRPr="00000000">
                    <w:rPr>
                      <w:sz w:val="15"/>
                      <w:szCs w:val="15"/>
                      <w:rtl w:val="0"/>
                    </w:rPr>
                    <w:t xml:space="preserve">M12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B">
                  <w:pPr>
                    <w:spacing w:after="20" w:lineRule="auto"/>
                    <w:jc w:val="center"/>
                    <w:rPr>
                      <w:sz w:val="15"/>
                      <w:szCs w:val="15"/>
                    </w:rPr>
                  </w:pPr>
                  <w:r w:rsidDel="00000000" w:rsidR="00000000" w:rsidRPr="00000000">
                    <w:rPr>
                      <w:sz w:val="15"/>
                      <w:szCs w:val="15"/>
                      <w:rtl w:val="0"/>
                    </w:rPr>
                    <w:t xml:space="preserve">≥30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C">
                  <w:pPr>
                    <w:spacing w:after="20" w:lineRule="auto"/>
                    <w:jc w:val="center"/>
                    <w:rPr>
                      <w:sz w:val="15"/>
                      <w:szCs w:val="15"/>
                    </w:rPr>
                  </w:pPr>
                  <w:r w:rsidDel="00000000" w:rsidR="00000000" w:rsidRPr="00000000">
                    <w:rPr>
                      <w:sz w:val="15"/>
                      <w:szCs w:val="15"/>
                      <w:rtl w:val="0"/>
                    </w:rPr>
                    <w:t xml:space="preserve">≥40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D">
                  <w:pPr>
                    <w:spacing w:after="20" w:lineRule="auto"/>
                    <w:jc w:val="both"/>
                    <w:rPr>
                      <w:sz w:val="15"/>
                      <w:szCs w:val="15"/>
                    </w:rPr>
                  </w:pPr>
                  <w:r w:rsidDel="00000000" w:rsidR="00000000" w:rsidRPr="00000000">
                    <w:rPr>
                      <w:sz w:val="15"/>
                      <w:szCs w:val="15"/>
                      <w:rtl w:val="0"/>
                    </w:rPr>
                    <w:t xml:space="preserve">Encuesta; semestral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E">
                  <w:pPr>
                    <w:spacing w:after="20" w:lineRule="auto"/>
                    <w:jc w:val="both"/>
                    <w:rPr>
                      <w:sz w:val="15"/>
                      <w:szCs w:val="15"/>
                    </w:rPr>
                  </w:pPr>
                  <w:r w:rsidDel="00000000" w:rsidR="00000000" w:rsidRPr="00000000">
                    <w:rPr>
                      <w:sz w:val="15"/>
                      <w:szCs w:val="15"/>
                      <w:rtl w:val="0"/>
                    </w:rPr>
                    <w:t xml:space="preserve">Ética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F">
                  <w:pPr>
                    <w:spacing w:after="20" w:lineRule="auto"/>
                    <w:jc w:val="both"/>
                    <w:rPr>
                      <w:sz w:val="15"/>
                      <w:szCs w:val="15"/>
                    </w:rPr>
                  </w:pPr>
                  <w:r w:rsidDel="00000000" w:rsidR="00000000" w:rsidRPr="00000000">
                    <w:rPr>
                      <w:sz w:val="15"/>
                      <w:szCs w:val="15"/>
                      <w:rtl w:val="0"/>
                    </w:rPr>
                    <w:t xml:space="preserve">Recomendaciones críticas con revisión humana y fuente trazable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0">
                  <w:pPr>
                    <w:spacing w:after="20" w:lineRule="auto"/>
                    <w:jc w:val="center"/>
                    <w:rPr>
                      <w:sz w:val="15"/>
                      <w:szCs w:val="15"/>
                    </w:rPr>
                  </w:pPr>
                  <w:r w:rsidDel="00000000" w:rsidR="00000000" w:rsidRPr="00000000">
                    <w:rPr>
                      <w:sz w:val="15"/>
                      <w:szCs w:val="15"/>
                      <w:rtl w:val="0"/>
                    </w:rPr>
                    <w:t xml:space="preserv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1">
                  <w:pPr>
                    <w:spacing w:after="20" w:lineRule="auto"/>
                    <w:jc w:val="center"/>
                    <w:rPr>
                      <w:sz w:val="15"/>
                      <w:szCs w:val="15"/>
                    </w:rPr>
                  </w:pPr>
                  <w:r w:rsidDel="00000000" w:rsidR="00000000" w:rsidRPr="00000000">
                    <w:rPr>
                      <w:sz w:val="15"/>
                      <w:szCs w:val="15"/>
                      <w:rtl w:val="0"/>
                    </w:rPr>
                    <w:t xml:space="preserve">100%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2">
                  <w:pPr>
                    <w:spacing w:after="20" w:lineRule="auto"/>
                    <w:jc w:val="center"/>
                    <w:rPr>
                      <w:sz w:val="15"/>
                      <w:szCs w:val="15"/>
                    </w:rPr>
                  </w:pPr>
                  <w:r w:rsidDel="00000000" w:rsidR="00000000" w:rsidRPr="00000000">
                    <w:rPr>
                      <w:sz w:val="15"/>
                      <w:szCs w:val="15"/>
                      <w:rtl w:val="0"/>
                    </w:rPr>
                    <w:t xml:space="preserve">100%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3">
                  <w:pPr>
                    <w:spacing w:after="20" w:lineRule="auto"/>
                    <w:jc w:val="both"/>
                    <w:rPr>
                      <w:sz w:val="15"/>
                      <w:szCs w:val="15"/>
                    </w:rPr>
                  </w:pPr>
                  <w:r w:rsidDel="00000000" w:rsidR="00000000" w:rsidRPr="00000000">
                    <w:rPr>
                      <w:sz w:val="15"/>
                      <w:szCs w:val="15"/>
                      <w:rtl w:val="0"/>
                    </w:rPr>
                    <w:t xml:space="preserve">Auditoría de registros de la plataforma; trimestral</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4">
                  <w:pPr>
                    <w:spacing w:after="20" w:lineRule="auto"/>
                    <w:jc w:val="both"/>
                    <w:rPr>
                      <w:sz w:val="15"/>
                      <w:szCs w:val="15"/>
                    </w:rPr>
                  </w:pPr>
                  <w:r w:rsidDel="00000000" w:rsidR="00000000" w:rsidRPr="00000000">
                    <w:rPr>
                      <w:sz w:val="15"/>
                      <w:szCs w:val="15"/>
                      <w:rtl w:val="0"/>
                    </w:rPr>
                    <w:t xml:space="preserve">Ética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5">
                  <w:pPr>
                    <w:spacing w:after="20" w:lineRule="auto"/>
                    <w:jc w:val="both"/>
                    <w:rPr>
                      <w:sz w:val="15"/>
                      <w:szCs w:val="15"/>
                    </w:rPr>
                  </w:pPr>
                  <w:r w:rsidDel="00000000" w:rsidR="00000000" w:rsidRPr="00000000">
                    <w:rPr>
                      <w:sz w:val="15"/>
                      <w:szCs w:val="15"/>
                      <w:rtl w:val="0"/>
                    </w:rPr>
                    <w:t xml:space="preserve">Módulos con evaluación de impacto algorítmico y de privacidad previa a su lanzamiento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6">
                  <w:pPr>
                    <w:spacing w:after="20" w:lineRule="auto"/>
                    <w:jc w:val="center"/>
                    <w:rPr>
                      <w:sz w:val="15"/>
                      <w:szCs w:val="15"/>
                    </w:rPr>
                  </w:pPr>
                  <w:r w:rsidDel="00000000" w:rsidR="00000000" w:rsidRPr="00000000">
                    <w:rPr>
                      <w:sz w:val="15"/>
                      <w:szCs w:val="15"/>
                      <w:rtl w:val="0"/>
                    </w:rPr>
                    <w:t xml:space="preserv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7">
                  <w:pPr>
                    <w:spacing w:after="20" w:lineRule="auto"/>
                    <w:jc w:val="center"/>
                    <w:rPr>
                      <w:sz w:val="15"/>
                      <w:szCs w:val="15"/>
                    </w:rPr>
                  </w:pPr>
                  <w:r w:rsidDel="00000000" w:rsidR="00000000" w:rsidRPr="00000000">
                    <w:rPr>
                      <w:sz w:val="15"/>
                      <w:szCs w:val="15"/>
                      <w:rtl w:val="0"/>
                    </w:rPr>
                    <w:t xml:space="preserve">100%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8">
                  <w:pPr>
                    <w:spacing w:after="20" w:lineRule="auto"/>
                    <w:jc w:val="center"/>
                    <w:rPr>
                      <w:sz w:val="15"/>
                      <w:szCs w:val="15"/>
                    </w:rPr>
                  </w:pPr>
                  <w:r w:rsidDel="00000000" w:rsidR="00000000" w:rsidRPr="00000000">
                    <w:rPr>
                      <w:sz w:val="15"/>
                      <w:szCs w:val="15"/>
                      <w:rtl w:val="0"/>
                    </w:rPr>
                    <w:t xml:space="preserve">100%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9">
                  <w:pPr>
                    <w:spacing w:after="20" w:lineRule="auto"/>
                    <w:jc w:val="both"/>
                    <w:rPr>
                      <w:sz w:val="15"/>
                      <w:szCs w:val="15"/>
                    </w:rPr>
                  </w:pPr>
                  <w:r w:rsidDel="00000000" w:rsidR="00000000" w:rsidRPr="00000000">
                    <w:rPr>
                      <w:sz w:val="15"/>
                      <w:szCs w:val="15"/>
                      <w:rtl w:val="0"/>
                    </w:rPr>
                    <w:t xml:space="preserve">Actas del Comité de Ética y Datos; por lanzamiento</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A">
                  <w:pPr>
                    <w:spacing w:after="20" w:lineRule="auto"/>
                    <w:jc w:val="both"/>
                    <w:rPr>
                      <w:sz w:val="15"/>
                      <w:szCs w:val="15"/>
                    </w:rPr>
                  </w:pPr>
                  <w:r w:rsidDel="00000000" w:rsidR="00000000" w:rsidRPr="00000000">
                    <w:rPr>
                      <w:sz w:val="15"/>
                      <w:szCs w:val="15"/>
                      <w:rtl w:val="0"/>
                    </w:rPr>
                    <w:t xml:space="preserve">Ética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B">
                  <w:pPr>
                    <w:spacing w:after="20" w:lineRule="auto"/>
                    <w:jc w:val="both"/>
                    <w:rPr>
                      <w:sz w:val="15"/>
                      <w:szCs w:val="15"/>
                    </w:rPr>
                  </w:pPr>
                  <w:r w:rsidDel="00000000" w:rsidR="00000000" w:rsidRPr="00000000">
                    <w:rPr>
                      <w:sz w:val="15"/>
                      <w:szCs w:val="15"/>
                      <w:rtl w:val="0"/>
                    </w:rPr>
                    <w:t xml:space="preserve">Incidentes graves de sesgo, privacidad o seguridad (N°) y cierre en ≤30 días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C">
                  <w:pPr>
                    <w:spacing w:after="20" w:lineRule="auto"/>
                    <w:jc w:val="center"/>
                    <w:rPr>
                      <w:sz w:val="15"/>
                      <w:szCs w:val="15"/>
                    </w:rPr>
                  </w:pPr>
                  <w:r w:rsidDel="00000000" w:rsidR="00000000" w:rsidRPr="00000000">
                    <w:rPr>
                      <w:sz w:val="15"/>
                      <w:szCs w:val="15"/>
                      <w:rtl w:val="0"/>
                    </w:rPr>
                    <w:t xml:space="preserv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D">
                  <w:pPr>
                    <w:spacing w:after="20" w:lineRule="auto"/>
                    <w:jc w:val="center"/>
                    <w:rPr>
                      <w:sz w:val="15"/>
                      <w:szCs w:val="15"/>
                    </w:rPr>
                  </w:pPr>
                  <w:r w:rsidDel="00000000" w:rsidR="00000000" w:rsidRPr="00000000">
                    <w:rPr>
                      <w:sz w:val="15"/>
                      <w:szCs w:val="15"/>
                      <w:rtl w:val="0"/>
                    </w:rPr>
                    <w:t xml:space="preserve">0 / 100%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E">
                  <w:pPr>
                    <w:spacing w:after="20" w:lineRule="auto"/>
                    <w:jc w:val="center"/>
                    <w:rPr>
                      <w:sz w:val="15"/>
                      <w:szCs w:val="15"/>
                    </w:rPr>
                  </w:pPr>
                  <w:r w:rsidDel="00000000" w:rsidR="00000000" w:rsidRPr="00000000">
                    <w:rPr>
                      <w:sz w:val="15"/>
                      <w:szCs w:val="15"/>
                      <w:rtl w:val="0"/>
                    </w:rPr>
                    <w:t xml:space="preserve">0 / 100%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F">
                  <w:pPr>
                    <w:spacing w:after="20" w:lineRule="auto"/>
                    <w:jc w:val="both"/>
                    <w:rPr>
                      <w:sz w:val="15"/>
                      <w:szCs w:val="15"/>
                    </w:rPr>
                  </w:pPr>
                  <w:r w:rsidDel="00000000" w:rsidR="00000000" w:rsidRPr="00000000">
                    <w:rPr>
                      <w:sz w:val="15"/>
                      <w:szCs w:val="15"/>
                      <w:rtl w:val="0"/>
                    </w:rPr>
                    <w:t xml:space="preserve">Registro de incidentes; trimestral</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0">
                  <w:pPr>
                    <w:spacing w:after="20" w:lineRule="auto"/>
                    <w:jc w:val="both"/>
                    <w:rPr>
                      <w:sz w:val="15"/>
                      <w:szCs w:val="15"/>
                    </w:rPr>
                  </w:pPr>
                  <w:r w:rsidDel="00000000" w:rsidR="00000000" w:rsidRPr="00000000">
                    <w:rPr>
                      <w:sz w:val="15"/>
                      <w:szCs w:val="15"/>
                      <w:rtl w:val="0"/>
                    </w:rPr>
                    <w:t xml:space="preserve">Ambiental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1">
                  <w:pPr>
                    <w:spacing w:after="20" w:lineRule="auto"/>
                    <w:jc w:val="both"/>
                    <w:rPr>
                      <w:sz w:val="15"/>
                      <w:szCs w:val="15"/>
                    </w:rPr>
                  </w:pPr>
                  <w:r w:rsidDel="00000000" w:rsidR="00000000" w:rsidRPr="00000000">
                    <w:rPr>
                      <w:sz w:val="15"/>
                      <w:szCs w:val="15"/>
                      <w:rtl w:val="0"/>
                    </w:rPr>
                    <w:t xml:space="preserve">Reducción proyectada de demanda de energía operacional en proyectos optimizados con P2 (kWh/m²·año,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2">
                  <w:pPr>
                    <w:spacing w:after="20" w:lineRule="auto"/>
                    <w:jc w:val="center"/>
                    <w:rPr>
                      <w:sz w:val="15"/>
                      <w:szCs w:val="15"/>
                    </w:rPr>
                  </w:pPr>
                  <w:r w:rsidDel="00000000" w:rsidR="00000000" w:rsidRPr="00000000">
                    <w:rPr>
                      <w:sz w:val="15"/>
                      <w:szCs w:val="15"/>
                      <w:rtl w:val="0"/>
                    </w:rPr>
                    <w:t xml:space="preserve">M18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3">
                  <w:pPr>
                    <w:spacing w:after="20" w:lineRule="auto"/>
                    <w:jc w:val="center"/>
                    <w:rPr>
                      <w:sz w:val="15"/>
                      <w:szCs w:val="15"/>
                    </w:rPr>
                  </w:pPr>
                  <w:r w:rsidDel="00000000" w:rsidR="00000000" w:rsidRPr="00000000">
                    <w:rPr>
                      <w:sz w:val="15"/>
                      <w:szCs w:val="15"/>
                      <w:rtl w:val="0"/>
                    </w:rPr>
                    <w:t xml:space="preserve">≥10%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4">
                  <w:pPr>
                    <w:spacing w:after="20" w:lineRule="auto"/>
                    <w:jc w:val="center"/>
                    <w:rPr>
                      <w:sz w:val="15"/>
                      <w:szCs w:val="15"/>
                    </w:rPr>
                  </w:pPr>
                  <w:r w:rsidDel="00000000" w:rsidR="00000000" w:rsidRPr="00000000">
                    <w:rPr>
                      <w:sz w:val="15"/>
                      <w:szCs w:val="15"/>
                      <w:rtl w:val="0"/>
                    </w:rPr>
                    <w:t xml:space="preserve">≥15%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5">
                  <w:pPr>
                    <w:spacing w:after="20" w:lineRule="auto"/>
                    <w:jc w:val="both"/>
                    <w:rPr>
                      <w:sz w:val="15"/>
                      <w:szCs w:val="15"/>
                    </w:rPr>
                  </w:pPr>
                  <w:r w:rsidDel="00000000" w:rsidR="00000000" w:rsidRPr="00000000">
                    <w:rPr>
                      <w:sz w:val="15"/>
                      <w:szCs w:val="15"/>
                      <w:rtl w:val="0"/>
                    </w:rPr>
                    <w:t xml:space="preserve">Simulación energética frente al proyecto base; por proyecto</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6">
                  <w:pPr>
                    <w:spacing w:after="20" w:lineRule="auto"/>
                    <w:jc w:val="both"/>
                    <w:rPr>
                      <w:sz w:val="15"/>
                      <w:szCs w:val="15"/>
                    </w:rPr>
                  </w:pPr>
                  <w:r w:rsidDel="00000000" w:rsidR="00000000" w:rsidRPr="00000000">
                    <w:rPr>
                      <w:sz w:val="15"/>
                      <w:szCs w:val="15"/>
                      <w:rtl w:val="0"/>
                    </w:rPr>
                    <w:t xml:space="preserve">Ambiental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7">
                  <w:pPr>
                    <w:spacing w:after="20" w:lineRule="auto"/>
                    <w:jc w:val="both"/>
                    <w:rPr>
                      <w:sz w:val="15"/>
                      <w:szCs w:val="15"/>
                    </w:rPr>
                  </w:pPr>
                  <w:r w:rsidDel="00000000" w:rsidR="00000000" w:rsidRPr="00000000">
                    <w:rPr>
                      <w:sz w:val="15"/>
                      <w:szCs w:val="15"/>
                      <w:rtl w:val="0"/>
                    </w:rPr>
                    <w:t xml:space="preserve">Reducción proyectada del consumo de agua en proyectos optimizados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8">
                  <w:pPr>
                    <w:spacing w:after="20" w:lineRule="auto"/>
                    <w:jc w:val="center"/>
                    <w:rPr>
                      <w:sz w:val="15"/>
                      <w:szCs w:val="15"/>
                    </w:rPr>
                  </w:pPr>
                  <w:r w:rsidDel="00000000" w:rsidR="00000000" w:rsidRPr="00000000">
                    <w:rPr>
                      <w:sz w:val="15"/>
                      <w:szCs w:val="15"/>
                      <w:rtl w:val="0"/>
                    </w:rPr>
                    <w:t xml:space="preserve">M18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9">
                  <w:pPr>
                    <w:spacing w:after="20" w:lineRule="auto"/>
                    <w:jc w:val="center"/>
                    <w:rPr>
                      <w:sz w:val="15"/>
                      <w:szCs w:val="15"/>
                    </w:rPr>
                  </w:pPr>
                  <w:r w:rsidDel="00000000" w:rsidR="00000000" w:rsidRPr="00000000">
                    <w:rPr>
                      <w:sz w:val="15"/>
                      <w:szCs w:val="15"/>
                      <w:rtl w:val="0"/>
                    </w:rPr>
                    <w:t xml:space="preserve">≥10%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A">
                  <w:pPr>
                    <w:spacing w:after="20" w:lineRule="auto"/>
                    <w:jc w:val="center"/>
                    <w:rPr>
                      <w:sz w:val="15"/>
                      <w:szCs w:val="15"/>
                    </w:rPr>
                  </w:pPr>
                  <w:r w:rsidDel="00000000" w:rsidR="00000000" w:rsidRPr="00000000">
                    <w:rPr>
                      <w:sz w:val="15"/>
                      <w:szCs w:val="15"/>
                      <w:rtl w:val="0"/>
                    </w:rPr>
                    <w:t xml:space="preserve">≥15%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B">
                  <w:pPr>
                    <w:spacing w:after="20" w:lineRule="auto"/>
                    <w:jc w:val="both"/>
                    <w:rPr>
                      <w:sz w:val="15"/>
                      <w:szCs w:val="15"/>
                    </w:rPr>
                  </w:pPr>
                  <w:r w:rsidDel="00000000" w:rsidR="00000000" w:rsidRPr="00000000">
                    <w:rPr>
                      <w:sz w:val="15"/>
                      <w:szCs w:val="15"/>
                      <w:rtl w:val="0"/>
                    </w:rPr>
                    <w:t xml:space="preserve">Memoria de cálculo frente al proyecto base; por proyecto</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C">
                  <w:pPr>
                    <w:spacing w:after="20" w:lineRule="auto"/>
                    <w:jc w:val="both"/>
                    <w:rPr>
                      <w:sz w:val="15"/>
                      <w:szCs w:val="15"/>
                    </w:rPr>
                  </w:pPr>
                  <w:r w:rsidDel="00000000" w:rsidR="00000000" w:rsidRPr="00000000">
                    <w:rPr>
                      <w:sz w:val="15"/>
                      <w:szCs w:val="15"/>
                      <w:rtl w:val="0"/>
                    </w:rPr>
                    <w:t xml:space="preserve">Ambiental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D">
                  <w:pPr>
                    <w:spacing w:after="20" w:lineRule="auto"/>
                    <w:jc w:val="both"/>
                    <w:rPr>
                      <w:sz w:val="15"/>
                      <w:szCs w:val="15"/>
                    </w:rPr>
                  </w:pPr>
                  <w:r w:rsidDel="00000000" w:rsidR="00000000" w:rsidRPr="00000000">
                    <w:rPr>
                      <w:sz w:val="15"/>
                      <w:szCs w:val="15"/>
                      <w:rtl w:val="0"/>
                    </w:rPr>
                    <w:t xml:space="preserve">Residuos de construcción evitados por menor reproceso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E">
                  <w:pPr>
                    <w:spacing w:after="20" w:lineRule="auto"/>
                    <w:jc w:val="center"/>
                    <w:rPr>
                      <w:sz w:val="15"/>
                      <w:szCs w:val="15"/>
                    </w:rPr>
                  </w:pPr>
                  <w:r w:rsidDel="00000000" w:rsidR="00000000" w:rsidRPr="00000000">
                    <w:rPr>
                      <w:sz w:val="15"/>
                      <w:szCs w:val="15"/>
                      <w:rtl w:val="0"/>
                    </w:rPr>
                    <w:t xml:space="preserve">M24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F">
                  <w:pPr>
                    <w:spacing w:after="20" w:lineRule="auto"/>
                    <w:jc w:val="center"/>
                    <w:rPr>
                      <w:sz w:val="15"/>
                      <w:szCs w:val="15"/>
                    </w:rPr>
                  </w:pPr>
                  <w:r w:rsidDel="00000000" w:rsidR="00000000" w:rsidRPr="00000000">
                    <w:rPr>
                      <w:sz w:val="15"/>
                      <w:szCs w:val="15"/>
                      <w:rtl w:val="0"/>
                    </w:rPr>
                    <w:t xml:space="preserve">≥5%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0">
                  <w:pPr>
                    <w:spacing w:after="20" w:lineRule="auto"/>
                    <w:jc w:val="center"/>
                    <w:rPr>
                      <w:sz w:val="15"/>
                      <w:szCs w:val="15"/>
                    </w:rPr>
                  </w:pPr>
                  <w:r w:rsidDel="00000000" w:rsidR="00000000" w:rsidRPr="00000000">
                    <w:rPr>
                      <w:sz w:val="15"/>
                      <w:szCs w:val="15"/>
                      <w:rtl w:val="0"/>
                    </w:rPr>
                    <w:t xml:space="preserve">≥10%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1">
                  <w:pPr>
                    <w:spacing w:after="20" w:lineRule="auto"/>
                    <w:jc w:val="both"/>
                    <w:rPr>
                      <w:sz w:val="15"/>
                      <w:szCs w:val="15"/>
                    </w:rPr>
                  </w:pPr>
                  <w:r w:rsidDel="00000000" w:rsidR="00000000" w:rsidRPr="00000000">
                    <w:rPr>
                      <w:sz w:val="15"/>
                      <w:szCs w:val="15"/>
                      <w:rtl w:val="0"/>
                    </w:rPr>
                    <w:t xml:space="preserve">Cubicaciones y factores de generación de residuos; anual</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2">
                  <w:pPr>
                    <w:spacing w:after="20" w:lineRule="auto"/>
                    <w:jc w:val="both"/>
                    <w:rPr>
                      <w:sz w:val="15"/>
                      <w:szCs w:val="15"/>
                    </w:rPr>
                  </w:pPr>
                  <w:r w:rsidDel="00000000" w:rsidR="00000000" w:rsidRPr="00000000">
                    <w:rPr>
                      <w:sz w:val="15"/>
                      <w:szCs w:val="15"/>
                      <w:rtl w:val="0"/>
                    </w:rPr>
                    <w:t xml:space="preserve">Ambiental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3">
                  <w:pPr>
                    <w:spacing w:after="20" w:lineRule="auto"/>
                    <w:jc w:val="both"/>
                    <w:rPr>
                      <w:sz w:val="15"/>
                      <w:szCs w:val="15"/>
                    </w:rPr>
                  </w:pPr>
                  <w:r w:rsidDel="00000000" w:rsidR="00000000" w:rsidRPr="00000000">
                    <w:rPr>
                      <w:sz w:val="15"/>
                      <w:szCs w:val="15"/>
                      <w:rtl w:val="0"/>
                    </w:rPr>
                    <w:t xml:space="preserve">Emisiones evitadas por eficiencia energética en diseño y operación (tCO₂e/año)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4">
                  <w:pPr>
                    <w:spacing w:after="20" w:lineRule="auto"/>
                    <w:jc w:val="center"/>
                    <w:rPr>
                      <w:sz w:val="15"/>
                      <w:szCs w:val="15"/>
                    </w:rPr>
                  </w:pPr>
                  <w:r w:rsidDel="00000000" w:rsidR="00000000" w:rsidRPr="00000000">
                    <w:rPr>
                      <w:sz w:val="15"/>
                      <w:szCs w:val="15"/>
                      <w:rtl w:val="0"/>
                    </w:rPr>
                    <w:t xml:space="preserve">M18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5">
                  <w:pPr>
                    <w:spacing w:after="20" w:lineRule="auto"/>
                    <w:jc w:val="center"/>
                    <w:rPr>
                      <w:sz w:val="15"/>
                      <w:szCs w:val="15"/>
                    </w:rPr>
                  </w:pPr>
                  <w:r w:rsidDel="00000000" w:rsidR="00000000" w:rsidRPr="00000000">
                    <w:rPr>
                      <w:sz w:val="15"/>
                      <w:szCs w:val="15"/>
                      <w:rtl w:val="0"/>
                    </w:rPr>
                    <w:t xml:space="preserve">Medición inicial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6">
                  <w:pPr>
                    <w:spacing w:after="20" w:lineRule="auto"/>
                    <w:jc w:val="center"/>
                    <w:rPr>
                      <w:sz w:val="15"/>
                      <w:szCs w:val="15"/>
                    </w:rPr>
                  </w:pPr>
                  <w:r w:rsidDel="00000000" w:rsidR="00000000" w:rsidRPr="00000000">
                    <w:rPr>
                      <w:sz w:val="15"/>
                      <w:szCs w:val="15"/>
                      <w:rtl w:val="0"/>
                    </w:rPr>
                    <w:t xml:space="preserve">Meta definida al M36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7">
                  <w:pPr>
                    <w:spacing w:after="20" w:lineRule="auto"/>
                    <w:jc w:val="both"/>
                    <w:rPr>
                      <w:sz w:val="15"/>
                      <w:szCs w:val="15"/>
                    </w:rPr>
                  </w:pPr>
                  <w:r w:rsidDel="00000000" w:rsidR="00000000" w:rsidRPr="00000000">
                    <w:rPr>
                      <w:sz w:val="15"/>
                      <w:szCs w:val="15"/>
                      <w:rtl w:val="0"/>
                    </w:rPr>
                    <w:t xml:space="preserve">GHG Protocol con factor de emisión del sistema eléctrico nacional; anual</w:t>
                  </w:r>
                </w:p>
              </w:tc>
            </w:tr>
          </w:tbl>
          <w:p w:rsidR="00000000" w:rsidDel="00000000" w:rsidP="00000000" w:rsidRDefault="00000000" w:rsidRPr="00000000" w14:paraId="00000D48">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D49">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Técnicas de recolección, unidades y análisis</w:t>
            </w:r>
          </w:p>
          <w:tbl>
            <w:tblPr>
              <w:tblStyle w:val="Table66"/>
              <w:tblW w:w="8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855"/>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4A">
                  <w:pPr>
                    <w:spacing w:after="20" w:lineRule="auto"/>
                    <w:jc w:val="center"/>
                    <w:rPr>
                      <w:b w:val="1"/>
                      <w:bCs w:val="1"/>
                      <w:sz w:val="17"/>
                      <w:szCs w:val="17"/>
                    </w:rPr>
                  </w:pPr>
                  <w:r w:rsidDel="00000000" w:rsidR="00000000" w:rsidRPr="00000000">
                    <w:rPr>
                      <w:b w:val="1"/>
                      <w:bCs w:val="1"/>
                      <w:sz w:val="17"/>
                      <w:szCs w:val="17"/>
                      <w:rtl w:val="0"/>
                    </w:rPr>
                    <w:t xml:space="preserve">Elemento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4B">
                  <w:pPr>
                    <w:spacing w:after="20" w:lineRule="auto"/>
                    <w:jc w:val="center"/>
                    <w:rPr>
                      <w:b w:val="1"/>
                      <w:bCs w:val="1"/>
                      <w:sz w:val="17"/>
                      <w:szCs w:val="17"/>
                    </w:rPr>
                  </w:pPr>
                  <w:r w:rsidDel="00000000" w:rsidR="00000000" w:rsidRPr="00000000">
                    <w:rPr>
                      <w:b w:val="1"/>
                      <w:bCs w:val="1"/>
                      <w:sz w:val="17"/>
                      <w:szCs w:val="17"/>
                      <w:rtl w:val="0"/>
                    </w:rPr>
                    <w:t xml:space="preserve">Definición</w:t>
                  </w:r>
                </w:p>
              </w:tc>
            </w:tr>
            <w:tr>
              <w:trPr>
                <w:cantSplit w:val="0"/>
                <w:trHeight w:val="13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C">
                  <w:pPr>
                    <w:spacing w:after="20" w:lineRule="auto"/>
                    <w:jc w:val="both"/>
                    <w:rPr>
                      <w:b w:val="1"/>
                      <w:bCs w:val="1"/>
                      <w:sz w:val="17"/>
                      <w:szCs w:val="17"/>
                    </w:rPr>
                  </w:pPr>
                  <w:r w:rsidDel="00000000" w:rsidR="00000000" w:rsidRPr="00000000">
                    <w:rPr>
                      <w:b w:val="1"/>
                      <w:bCs w:val="1"/>
                      <w:sz w:val="17"/>
                      <w:szCs w:val="17"/>
                      <w:rtl w:val="0"/>
                    </w:rPr>
                    <w:t xml:space="preserve">Técnicas de recolección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D">
                  <w:pPr>
                    <w:spacing w:after="20" w:lineRule="auto"/>
                    <w:jc w:val="both"/>
                    <w:rPr>
                      <w:sz w:val="17"/>
                      <w:szCs w:val="17"/>
                    </w:rPr>
                  </w:pPr>
                  <w:r w:rsidDel="00000000" w:rsidR="00000000" w:rsidRPr="00000000">
                    <w:rPr>
                      <w:sz w:val="17"/>
                      <w:szCs w:val="17"/>
                      <w:rtl w:val="0"/>
                    </w:rPr>
                    <w:t xml:space="preserve">Telemetría y registros de uso de la plataforma (continua); fichas de hito y actas de validación de pilotos; encuestas estructuradas (línea base, madurez digital y satisfacción); entrevistas semiestructuradas y grupos focales (efectos cualitativos, género y calidad de vida); registros administrativos (DOM en Línea, SERVIU y solicitudes de acceso a información); sensores IoT y sistemas de mantenimiento (P4); modelos BIM, cubicaciones y simulaciones energéticas (P2 y P3); registros contables y de ventas.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E">
                  <w:pPr>
                    <w:spacing w:after="20" w:lineRule="auto"/>
                    <w:jc w:val="both"/>
                    <w:rPr>
                      <w:b w:val="1"/>
                      <w:bCs w:val="1"/>
                      <w:sz w:val="17"/>
                      <w:szCs w:val="17"/>
                    </w:rPr>
                  </w:pPr>
                  <w:r w:rsidDel="00000000" w:rsidR="00000000" w:rsidRPr="00000000">
                    <w:rPr>
                      <w:b w:val="1"/>
                      <w:bCs w:val="1"/>
                      <w:sz w:val="17"/>
                      <w:szCs w:val="17"/>
                      <w:rtl w:val="0"/>
                    </w:rPr>
                    <w:t xml:space="preserve">Unidades de análisis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F">
                  <w:pPr>
                    <w:spacing w:after="20" w:lineRule="auto"/>
                    <w:jc w:val="both"/>
                    <w:rPr>
                      <w:sz w:val="17"/>
                      <w:szCs w:val="17"/>
                    </w:rPr>
                  </w:pPr>
                  <w:r w:rsidDel="00000000" w:rsidR="00000000" w:rsidRPr="00000000">
                    <w:rPr>
                      <w:sz w:val="17"/>
                      <w:szCs w:val="17"/>
                      <w:rtl w:val="0"/>
                    </w:rPr>
                    <w:t xml:space="preserve">Terreno o idea de proyecto evaluado; proyecto en diseño; obra; activo en operación; empresa usuaria; persona usuaria o capacitada.</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0">
                  <w:pPr>
                    <w:spacing w:after="20" w:lineRule="auto"/>
                    <w:jc w:val="both"/>
                    <w:rPr>
                      <w:b w:val="1"/>
                      <w:bCs w:val="1"/>
                      <w:sz w:val="17"/>
                      <w:szCs w:val="17"/>
                    </w:rPr>
                  </w:pPr>
                  <w:r w:rsidDel="00000000" w:rsidR="00000000" w:rsidRPr="00000000">
                    <w:rPr>
                      <w:b w:val="1"/>
                      <w:bCs w:val="1"/>
                      <w:sz w:val="17"/>
                      <w:szCs w:val="17"/>
                      <w:rtl w:val="0"/>
                    </w:rPr>
                    <w:t xml:space="preserve">Unidades de medida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1">
                  <w:pPr>
                    <w:spacing w:after="20" w:lineRule="auto"/>
                    <w:jc w:val="both"/>
                    <w:rPr>
                      <w:sz w:val="17"/>
                      <w:szCs w:val="17"/>
                    </w:rPr>
                  </w:pPr>
                  <w:r w:rsidDel="00000000" w:rsidR="00000000" w:rsidRPr="00000000">
                    <w:rPr>
                      <w:sz w:val="17"/>
                      <w:szCs w:val="17"/>
                      <w:rtl w:val="0"/>
                    </w:rPr>
                    <w:t xml:space="preserve">Días, horas-persona, pesos y UF, porcentajes, kWh/m²·año, m³, toneladas, tCO₂e y número.</w:t>
                  </w:r>
                </w:p>
              </w:tc>
            </w:tr>
            <w:tr>
              <w:trPr>
                <w:cantSplit w:val="0"/>
                <w:trHeight w:val="15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2">
                  <w:pPr>
                    <w:spacing w:after="20" w:lineRule="auto"/>
                    <w:jc w:val="both"/>
                    <w:rPr>
                      <w:b w:val="1"/>
                      <w:bCs w:val="1"/>
                      <w:sz w:val="17"/>
                      <w:szCs w:val="17"/>
                    </w:rPr>
                  </w:pPr>
                  <w:r w:rsidDel="00000000" w:rsidR="00000000" w:rsidRPr="00000000">
                    <w:rPr>
                      <w:b w:val="1"/>
                      <w:bCs w:val="1"/>
                      <w:sz w:val="17"/>
                      <w:szCs w:val="17"/>
                      <w:rtl w:val="0"/>
                    </w:rPr>
                    <w:t xml:space="preserve">Técnicas de análisis (métricas)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3">
                  <w:pPr>
                    <w:spacing w:after="20" w:lineRule="auto"/>
                    <w:jc w:val="both"/>
                    <w:rPr>
                      <w:sz w:val="17"/>
                      <w:szCs w:val="17"/>
                    </w:rPr>
                  </w:pPr>
                  <w:r w:rsidDel="00000000" w:rsidR="00000000" w:rsidRPr="00000000">
                    <w:rPr>
                      <w:sz w:val="17"/>
                      <w:szCs w:val="17"/>
                      <w:rtl w:val="0"/>
                    </w:rPr>
                    <w:t xml:space="preserve">Estadística descriptiva y pruebas de diferencia de medias; diferencias en diferencias con emparejamiento; series de tiempo interrumpidas; métricas de desempeño de modelos (MAPE, MAE, precisión, exhaustividad, F1 y calibración); retorno de la inversión y ahorro neto para usuarios; costo de ciclo de vida (ISO 15686-5) y análisis de ciclo de vida simplificado (ISO 14040/14044); retorno social de la inversión (SROI) y, en proyectos públicos, evaluación social según las metodologías del Sistema Nacional de Inversiones; contabilidad de gases de efecto invernadero según GHG Protocol.</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4">
                  <w:pPr>
                    <w:spacing w:after="20" w:lineRule="auto"/>
                    <w:jc w:val="both"/>
                    <w:rPr>
                      <w:b w:val="1"/>
                      <w:bCs w:val="1"/>
                      <w:sz w:val="17"/>
                      <w:szCs w:val="17"/>
                    </w:rPr>
                  </w:pPr>
                  <w:r w:rsidDel="00000000" w:rsidR="00000000" w:rsidRPr="00000000">
                    <w:rPr>
                      <w:b w:val="1"/>
                      <w:bCs w:val="1"/>
                      <w:sz w:val="17"/>
                      <w:szCs w:val="17"/>
                      <w:rtl w:val="0"/>
                    </w:rPr>
                    <w:t xml:space="preserve">Sistema de seguimiento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5">
                  <w:pPr>
                    <w:spacing w:after="20" w:lineRule="auto"/>
                    <w:jc w:val="both"/>
                    <w:rPr>
                      <w:sz w:val="17"/>
                      <w:szCs w:val="17"/>
                    </w:rPr>
                  </w:pPr>
                  <w:r w:rsidDel="00000000" w:rsidR="00000000" w:rsidRPr="00000000">
                    <w:rPr>
                      <w:sz w:val="17"/>
                      <w:szCs w:val="17"/>
                      <w:rtl w:val="0"/>
                    </w:rPr>
                    <w:t xml:space="preserve">Tablero de control en línea con actualización mensual, revisión trimestral del Consejo Técnico y semestral del Consejo Estratégico, informes de avance y de continuidad a Corfo, informe anual de impacto y mediciones ex post a 12 y 24 meses del cierre.</w:t>
                  </w:r>
                </w:p>
              </w:tc>
            </w:tr>
          </w:tbl>
          <w:p w:rsidR="00000000" w:rsidDel="00000000" w:rsidP="00000000" w:rsidRDefault="00000000" w:rsidRPr="00000000" w14:paraId="00000D56">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D57">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Contribución a los ODS y criterios ESG</w:t>
            </w:r>
          </w:p>
          <w:tbl>
            <w:tblPr>
              <w:tblStyle w:val="Table67"/>
              <w:tblW w:w="88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4740"/>
              <w:gridCol w:w="2205"/>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58">
                  <w:pPr>
                    <w:spacing w:after="20" w:lineRule="auto"/>
                    <w:jc w:val="center"/>
                    <w:rPr>
                      <w:b w:val="1"/>
                      <w:bCs w:val="1"/>
                      <w:sz w:val="17"/>
                      <w:szCs w:val="17"/>
                    </w:rPr>
                  </w:pPr>
                  <w:r w:rsidDel="00000000" w:rsidR="00000000" w:rsidRPr="00000000">
                    <w:rPr>
                      <w:b w:val="1"/>
                      <w:bCs w:val="1"/>
                      <w:sz w:val="17"/>
                      <w:szCs w:val="17"/>
                      <w:rtl w:val="0"/>
                    </w:rPr>
                    <w:t xml:space="preserve">ODS (meta)</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59">
                  <w:pPr>
                    <w:spacing w:after="20" w:lineRule="auto"/>
                    <w:jc w:val="center"/>
                    <w:rPr>
                      <w:b w:val="1"/>
                      <w:bCs w:val="1"/>
                      <w:sz w:val="17"/>
                      <w:szCs w:val="17"/>
                    </w:rPr>
                  </w:pPr>
                  <w:r w:rsidDel="00000000" w:rsidR="00000000" w:rsidRPr="00000000">
                    <w:rPr>
                      <w:b w:val="1"/>
                      <w:bCs w:val="1"/>
                      <w:sz w:val="17"/>
                      <w:szCs w:val="17"/>
                      <w:rtl w:val="0"/>
                    </w:rPr>
                    <w:t xml:space="preserve">Contribución del Programa</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5A">
                  <w:pPr>
                    <w:spacing w:after="20" w:lineRule="auto"/>
                    <w:jc w:val="center"/>
                    <w:rPr>
                      <w:b w:val="1"/>
                      <w:bCs w:val="1"/>
                      <w:sz w:val="17"/>
                      <w:szCs w:val="17"/>
                    </w:rPr>
                  </w:pPr>
                  <w:r w:rsidDel="00000000" w:rsidR="00000000" w:rsidRPr="00000000">
                    <w:rPr>
                      <w:b w:val="1"/>
                      <w:bCs w:val="1"/>
                      <w:sz w:val="17"/>
                      <w:szCs w:val="17"/>
                      <w:rtl w:val="0"/>
                    </w:rPr>
                    <w:t xml:space="preserve">Indicadores asociados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B">
                  <w:pPr>
                    <w:spacing w:after="20" w:lineRule="auto"/>
                    <w:jc w:val="both"/>
                    <w:rPr>
                      <w:b w:val="1"/>
                      <w:bCs w:val="1"/>
                      <w:sz w:val="17"/>
                      <w:szCs w:val="17"/>
                    </w:rPr>
                  </w:pPr>
                  <w:r w:rsidDel="00000000" w:rsidR="00000000" w:rsidRPr="00000000">
                    <w:rPr>
                      <w:b w:val="1"/>
                      <w:bCs w:val="1"/>
                      <w:sz w:val="17"/>
                      <w:szCs w:val="17"/>
                      <w:rtl w:val="0"/>
                    </w:rPr>
                    <w:t xml:space="preserve">ODS 9 (9.4 y 9.5)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C">
                  <w:pPr>
                    <w:spacing w:after="20" w:lineRule="auto"/>
                    <w:jc w:val="both"/>
                    <w:rPr>
                      <w:sz w:val="17"/>
                      <w:szCs w:val="17"/>
                    </w:rPr>
                  </w:pPr>
                  <w:r w:rsidDel="00000000" w:rsidR="00000000" w:rsidRPr="00000000">
                    <w:rPr>
                      <w:sz w:val="17"/>
                      <w:szCs w:val="17"/>
                      <w:rtl w:val="0"/>
                    </w:rPr>
                    <w:t xml:space="preserve">Modernización tecnológica e innovación del sector construcción con IA y datos.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D">
                  <w:pPr>
                    <w:spacing w:after="20" w:lineRule="auto"/>
                    <w:jc w:val="both"/>
                    <w:rPr>
                      <w:sz w:val="17"/>
                      <w:szCs w:val="17"/>
                    </w:rPr>
                  </w:pPr>
                  <w:r w:rsidDel="00000000" w:rsidR="00000000" w:rsidRPr="00000000">
                    <w:rPr>
                      <w:sz w:val="17"/>
                      <w:szCs w:val="17"/>
                      <w:rtl w:val="0"/>
                    </w:rPr>
                    <w:t xml:space="preserve">Tiempo de factibilización, reprocesos y adopción</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E">
                  <w:pPr>
                    <w:spacing w:after="20" w:lineRule="auto"/>
                    <w:jc w:val="both"/>
                    <w:rPr>
                      <w:b w:val="1"/>
                      <w:bCs w:val="1"/>
                      <w:sz w:val="17"/>
                      <w:szCs w:val="17"/>
                    </w:rPr>
                  </w:pPr>
                  <w:r w:rsidDel="00000000" w:rsidR="00000000" w:rsidRPr="00000000">
                    <w:rPr>
                      <w:b w:val="1"/>
                      <w:bCs w:val="1"/>
                      <w:sz w:val="17"/>
                      <w:szCs w:val="17"/>
                      <w:rtl w:val="0"/>
                    </w:rPr>
                    <w:t xml:space="preserve">ODS 11 (11.1 y 11.3)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F">
                  <w:pPr>
                    <w:spacing w:after="20" w:lineRule="auto"/>
                    <w:jc w:val="both"/>
                    <w:rPr>
                      <w:sz w:val="17"/>
                      <w:szCs w:val="17"/>
                    </w:rPr>
                  </w:pPr>
                  <w:r w:rsidDel="00000000" w:rsidR="00000000" w:rsidRPr="00000000">
                    <w:rPr>
                      <w:sz w:val="17"/>
                      <w:szCs w:val="17"/>
                      <w:rtl w:val="0"/>
                    </w:rPr>
                    <w:t xml:space="preserve">Habilitación más rápida de vivienda adecuada y urbanización planificada.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0">
                  <w:pPr>
                    <w:spacing w:after="20" w:lineRule="auto"/>
                    <w:jc w:val="both"/>
                    <w:rPr>
                      <w:sz w:val="17"/>
                      <w:szCs w:val="17"/>
                    </w:rPr>
                  </w:pPr>
                  <w:r w:rsidDel="00000000" w:rsidR="00000000" w:rsidRPr="00000000">
                    <w:rPr>
                      <w:sz w:val="17"/>
                      <w:szCs w:val="17"/>
                      <w:rtl w:val="0"/>
                    </w:rPr>
                    <w:t xml:space="preserve">Plazo de pre-inversión en vivienda con subsidio</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1">
                  <w:pPr>
                    <w:spacing w:after="20" w:lineRule="auto"/>
                    <w:jc w:val="both"/>
                    <w:rPr>
                      <w:b w:val="1"/>
                      <w:bCs w:val="1"/>
                      <w:sz w:val="17"/>
                      <w:szCs w:val="17"/>
                    </w:rPr>
                  </w:pPr>
                  <w:r w:rsidDel="00000000" w:rsidR="00000000" w:rsidRPr="00000000">
                    <w:rPr>
                      <w:b w:val="1"/>
                      <w:bCs w:val="1"/>
                      <w:sz w:val="17"/>
                      <w:szCs w:val="17"/>
                      <w:rtl w:val="0"/>
                    </w:rPr>
                    <w:t xml:space="preserve">ODS 8 (8.2)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2">
                  <w:pPr>
                    <w:spacing w:after="20" w:lineRule="auto"/>
                    <w:jc w:val="both"/>
                    <w:rPr>
                      <w:sz w:val="17"/>
                      <w:szCs w:val="17"/>
                    </w:rPr>
                  </w:pPr>
                  <w:r w:rsidDel="00000000" w:rsidR="00000000" w:rsidRPr="00000000">
                    <w:rPr>
                      <w:sz w:val="17"/>
                      <w:szCs w:val="17"/>
                      <w:rtl w:val="0"/>
                    </w:rPr>
                    <w:t xml:space="preserve">Aumento de la productividad mediante tecnología y empleo especializado.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3">
                  <w:pPr>
                    <w:spacing w:after="20" w:lineRule="auto"/>
                    <w:jc w:val="both"/>
                    <w:rPr>
                      <w:sz w:val="17"/>
                      <w:szCs w:val="17"/>
                    </w:rPr>
                  </w:pPr>
                  <w:r w:rsidDel="00000000" w:rsidR="00000000" w:rsidRPr="00000000">
                    <w:rPr>
                      <w:sz w:val="17"/>
                      <w:szCs w:val="17"/>
                      <w:rtl w:val="0"/>
                    </w:rPr>
                    <w:t xml:space="preserve">Ventas, empleo y costos de mantención</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4">
                  <w:pPr>
                    <w:spacing w:after="20" w:lineRule="auto"/>
                    <w:jc w:val="both"/>
                    <w:rPr>
                      <w:b w:val="1"/>
                      <w:bCs w:val="1"/>
                      <w:sz w:val="17"/>
                      <w:szCs w:val="17"/>
                    </w:rPr>
                  </w:pPr>
                  <w:r w:rsidDel="00000000" w:rsidR="00000000" w:rsidRPr="00000000">
                    <w:rPr>
                      <w:b w:val="1"/>
                      <w:bCs w:val="1"/>
                      <w:sz w:val="17"/>
                      <w:szCs w:val="17"/>
                      <w:rtl w:val="0"/>
                    </w:rPr>
                    <w:t xml:space="preserve">ODS 7 (7.3) y ODS 13 (13.2)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5">
                  <w:pPr>
                    <w:spacing w:after="20" w:lineRule="auto"/>
                    <w:jc w:val="both"/>
                    <w:rPr>
                      <w:sz w:val="17"/>
                      <w:szCs w:val="17"/>
                    </w:rPr>
                  </w:pPr>
                  <w:r w:rsidDel="00000000" w:rsidR="00000000" w:rsidRPr="00000000">
                    <w:rPr>
                      <w:sz w:val="17"/>
                      <w:szCs w:val="17"/>
                      <w:rtl w:val="0"/>
                    </w:rPr>
                    <w:t xml:space="preserve">Eficiencia energética en diseño y operación; emisiones evitadas.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6">
                  <w:pPr>
                    <w:spacing w:after="20" w:lineRule="auto"/>
                    <w:jc w:val="both"/>
                    <w:rPr>
                      <w:sz w:val="17"/>
                      <w:szCs w:val="17"/>
                    </w:rPr>
                  </w:pPr>
                  <w:r w:rsidDel="00000000" w:rsidR="00000000" w:rsidRPr="00000000">
                    <w:rPr>
                      <w:sz w:val="17"/>
                      <w:szCs w:val="17"/>
                      <w:rtl w:val="0"/>
                    </w:rPr>
                    <w:t xml:space="preserve">Energía proyectada y tCO₂e</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7">
                  <w:pPr>
                    <w:spacing w:after="20" w:lineRule="auto"/>
                    <w:jc w:val="both"/>
                    <w:rPr>
                      <w:b w:val="1"/>
                      <w:bCs w:val="1"/>
                      <w:sz w:val="17"/>
                      <w:szCs w:val="17"/>
                    </w:rPr>
                  </w:pPr>
                  <w:r w:rsidDel="00000000" w:rsidR="00000000" w:rsidRPr="00000000">
                    <w:rPr>
                      <w:b w:val="1"/>
                      <w:bCs w:val="1"/>
                      <w:sz w:val="17"/>
                      <w:szCs w:val="17"/>
                      <w:rtl w:val="0"/>
                    </w:rPr>
                    <w:t xml:space="preserve">ODS 12 (12.5)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8">
                  <w:pPr>
                    <w:spacing w:after="20" w:lineRule="auto"/>
                    <w:jc w:val="both"/>
                    <w:rPr>
                      <w:sz w:val="17"/>
                      <w:szCs w:val="17"/>
                    </w:rPr>
                  </w:pPr>
                  <w:r w:rsidDel="00000000" w:rsidR="00000000" w:rsidRPr="00000000">
                    <w:rPr>
                      <w:sz w:val="17"/>
                      <w:szCs w:val="17"/>
                      <w:rtl w:val="0"/>
                    </w:rPr>
                    <w:t xml:space="preserve">Reducción de residuos de construcción por menor reproceso.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9">
                  <w:pPr>
                    <w:spacing w:after="20" w:lineRule="auto"/>
                    <w:jc w:val="both"/>
                    <w:rPr>
                      <w:sz w:val="17"/>
                      <w:szCs w:val="17"/>
                    </w:rPr>
                  </w:pPr>
                  <w:r w:rsidDel="00000000" w:rsidR="00000000" w:rsidRPr="00000000">
                    <w:rPr>
                      <w:sz w:val="17"/>
                      <w:szCs w:val="17"/>
                      <w:rtl w:val="0"/>
                    </w:rPr>
                    <w:t xml:space="preserve">Residuos evitados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A">
                  <w:pPr>
                    <w:spacing w:after="20" w:lineRule="auto"/>
                    <w:jc w:val="both"/>
                    <w:rPr>
                      <w:b w:val="1"/>
                      <w:bCs w:val="1"/>
                      <w:sz w:val="17"/>
                      <w:szCs w:val="17"/>
                    </w:rPr>
                  </w:pPr>
                  <w:r w:rsidDel="00000000" w:rsidR="00000000" w:rsidRPr="00000000">
                    <w:rPr>
                      <w:b w:val="1"/>
                      <w:bCs w:val="1"/>
                      <w:sz w:val="17"/>
                      <w:szCs w:val="17"/>
                      <w:rtl w:val="0"/>
                    </w:rPr>
                    <w:t xml:space="preserve">ODS 5 (5.5)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B">
                  <w:pPr>
                    <w:spacing w:after="20" w:lineRule="auto"/>
                    <w:jc w:val="both"/>
                    <w:rPr>
                      <w:sz w:val="17"/>
                      <w:szCs w:val="17"/>
                    </w:rPr>
                  </w:pPr>
                  <w:r w:rsidDel="00000000" w:rsidR="00000000" w:rsidRPr="00000000">
                    <w:rPr>
                      <w:sz w:val="17"/>
                      <w:szCs w:val="17"/>
                      <w:rtl w:val="0"/>
                    </w:rPr>
                    <w:t xml:space="preserve">Participación y liderazgo de mujeres en tecnología y construcción.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C">
                  <w:pPr>
                    <w:spacing w:after="20" w:lineRule="auto"/>
                    <w:jc w:val="both"/>
                    <w:rPr>
                      <w:sz w:val="17"/>
                      <w:szCs w:val="17"/>
                    </w:rPr>
                  </w:pPr>
                  <w:r w:rsidDel="00000000" w:rsidR="00000000" w:rsidRPr="00000000">
                    <w:rPr>
                      <w:sz w:val="17"/>
                      <w:szCs w:val="17"/>
                      <w:rtl w:val="0"/>
                    </w:rPr>
                    <w:t xml:space="preserve">% de mujeres en equipo, gobernanza y capacitación</w:t>
                  </w:r>
                </w:p>
              </w:tc>
            </w:tr>
          </w:tbl>
          <w:p w:rsidR="00000000" w:rsidDel="00000000" w:rsidP="00000000" w:rsidRDefault="00000000" w:rsidRPr="00000000" w14:paraId="00000D6D">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D6E">
            <w:pPr>
              <w:spacing w:after="0" w:lineRule="auto"/>
              <w:jc w:val="both"/>
              <w:rPr>
                <w:sz w:val="20"/>
                <w:szCs w:val="20"/>
              </w:rPr>
            </w:pPr>
            <w:r w:rsidDel="00000000" w:rsidR="00000000" w:rsidRPr="00000000">
              <w:rPr>
                <w:sz w:val="20"/>
                <w:szCs w:val="20"/>
                <w:rtl w:val="0"/>
              </w:rPr>
              <w:t xml:space="preserve">Los indicadores se integrarán a los reportes ESG de los participantes que los emitan </w:t>
            </w:r>
            <w:r>
              <w:rPr>
                <w:sz w:val="20"/>
                <w:szCs w:val="20"/>
                <w:rtl w:val="0"/>
              </w:rPr>
              <w:t xml:space="preserve">—en particular DTE</w:t>
            </w:r>
            <w:del w:id="9205" w:author="Nicolás Rietta" w:date="2026-09-28T16:00:00Z">
              <w:r>
                <w:rPr>
                  <w:sz w:val="20"/>
                  <w:szCs w:val="20"/>
                  <w:rtl w:val="0"/>
                </w:rPr>
                <w:delText xml:space="preserve">, </w:delText>
              </w:r>
            </w:del>
            <w:r>
              <w:rPr>
                <w:sz w:val="20"/>
                <w:szCs w:val="20"/>
                <w:rtl w:val="0"/>
              </w:rPr>
              <w:t xml:space="preserve">—</w:t>
            </w:r>
            <w:r w:rsidDel="00000000" w:rsidR="00000000" w:rsidRPr="00000000">
              <w:rPr>
                <w:sz w:val="20"/>
                <w:szCs w:val="20"/>
                <w:rtl w:val="0"/>
              </w:rPr>
              <w:t xml:space="preserve"> y se publicarán en el informe anual de impacto. </w:t>
            </w:r>
          </w:p>
          <w:p w:rsidR="00000000" w:rsidDel="00000000" w:rsidP="00000000" w:rsidRDefault="00000000" w:rsidRPr="00000000" w14:paraId="00000D6F">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D70">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D71">
            <w:pPr>
              <w:spacing w:after="0" w:lineRule="auto"/>
              <w:jc w:val="both"/>
              <w:rPr>
                <w:sz w:val="20"/>
                <w:szCs w:val="20"/>
                <w:vertAlign w:val="baseline"/>
              </w:rPr>
            </w:pPr>
            <w:r w:rsidDel="00000000" w:rsidR="00000000" w:rsidRPr="00000000">
              <w:rPr>
                <w:rtl w:val="0"/>
              </w:rPr>
            </w:r>
          </w:p>
        </w:tc>
      </w:tr>
    </w:tbl>
    <w:p w:rsidR="00000000" w:rsidDel="00000000" w:rsidP="00000000" w:rsidRDefault="00000000" w:rsidRPr="00000000" w14:paraId="00000D72">
      <w:pPr>
        <w:spacing w:after="0" w:lineRule="auto"/>
        <w:ind w:left="-284" w:firstLine="0"/>
        <w:rPr>
          <w:i w:val="0"/>
          <w:iCs w:val="0"/>
          <w:sz w:val="20"/>
          <w:szCs w:val="20"/>
          <w:vertAlign w:val="baseline"/>
        </w:rPr>
      </w:pPr>
      <w:bookmarkStart w:colFirst="0" w:colLast="0" w:name="_heading=h.jovcm92r46j0" w:id="16"/>
      <w:bookmarkEnd w:id="16"/>
      <w:r w:rsidDel="00000000" w:rsidR="00000000" w:rsidRPr="00000000">
        <w:rPr>
          <w:rtl w:val="0"/>
        </w:rPr>
      </w:r>
    </w:p>
    <w:p w:rsidR="00000000" w:rsidDel="00000000" w:rsidP="00000000" w:rsidRDefault="00000000" w:rsidRPr="00000000" w14:paraId="00000D73">
      <w:pPr>
        <w:spacing w:after="0" w:lineRule="auto"/>
        <w:ind w:left="-284" w:right="-141" w:firstLine="0"/>
        <w:jc w:val="both"/>
        <w:rPr>
          <w:vertAlign w:val="baseline"/>
        </w:rPr>
      </w:pPr>
      <w:r w:rsidDel="00000000" w:rsidR="00000000" w:rsidRPr="00000000">
        <w:rPr>
          <w:b w:val="1"/>
          <w:bCs w:val="1"/>
          <w:vertAlign w:val="baseline"/>
          <w:rtl w:val="0"/>
        </w:rPr>
        <w:t xml:space="preserve">18.- SISTEMA DE GESTIÓN DE CALIDAD Y MARCOS REGULATORIOS ASOCIADOS A LOS DESARROLLOS TECNOLÓGICOS </w:t>
      </w:r>
      <w:r w:rsidDel="00000000" w:rsidR="00000000" w:rsidRPr="00000000">
        <w:rPr>
          <w:i w:val="1"/>
          <w:iCs w:val="1"/>
          <w:sz w:val="20"/>
          <w:szCs w:val="20"/>
          <w:vertAlign w:val="baseline"/>
          <w:rtl w:val="0"/>
        </w:rPr>
        <w:t xml:space="preserve">(Describa el sistema de gestión de calidad y los marcos regulatorios aplicables, según la Guía Técnica de la convocatoria. Identifique y analice las barreras legales, regulatorias y/o administrativas que puedan afectar la implementación de las soluciones propuestas y sector seleccionado, proponiendo un plan de trabajo con medidas concretas para abordarlas).</w:t>
      </w:r>
      <w:r w:rsidDel="00000000" w:rsidR="00000000" w:rsidRPr="00000000">
        <w:rPr>
          <w:rtl w:val="0"/>
        </w:rPr>
      </w:r>
    </w:p>
    <w:tbl>
      <w:tblPr>
        <w:tblStyle w:val="Table68"/>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rHeight w:val="1077" w:hRule="atLeast"/>
          <w:tblHeader w:val="0"/>
        </w:trPr>
        <w:tc>
          <w:tcPr>
            <w:vAlign w:val="top"/>
          </w:tcPr>
          <w:p w:rsidR="00000000" w:rsidDel="00000000" w:rsidP="00000000" w:rsidRDefault="00000000" w:rsidRPr="00000000" w14:paraId="00000D74">
            <w:pPr>
              <w:spacing w:after="80" w:before="0" w:lineRule="auto"/>
              <w:ind w:left="0" w:firstLine="0"/>
              <w:jc w:val="both"/>
              <w:rPr>
                <w:sz w:val="20"/>
                <w:szCs w:val="20"/>
              </w:rPr>
            </w:pPr>
            <w:r w:rsidDel="00000000" w:rsidR="00000000" w:rsidRPr="00000000">
              <w:rPr>
                <w:rtl w:val="0"/>
              </w:rPr>
            </w:r>
          </w:p>
          <w:p w:rsidR="00000000" w:rsidDel="00000000" w:rsidP="00000000" w:rsidRDefault="00000000" w:rsidRPr="00000000" w14:paraId="00000D78">
            <w:pPr>
              <w:spacing w:after="60" w:before="40" w:lineRule="auto"/>
              <w:jc w:val="both"/>
              <w:rPr>
                <w:b w:val="1"/>
                <w:bCs w:val="1"/>
                <w:color w:val="1f3864"/>
                <w:sz w:val="21"/>
                <w:szCs w:val="21"/>
              </w:rPr>
            </w:pPr>
            <w:r w:rsidDel="00000000" w:rsidR="00000000" w:rsidRPr="00000000">
              <w:rPr>
                <w:b w:val="1"/>
                <w:bCs w:val="1"/>
                <w:color w:val="1f3864"/>
                <w:sz w:val="21"/>
                <w:szCs w:val="21"/>
                <w:rtl w:val="0"/>
              </w:rPr>
              <w:t xml:space="preserve">Estrategia preliminar del sistema de gestión de calidad</w:t>
            </w:r>
          </w:p>
          <w:p w:rsidR="00000000" w:rsidDel="00000000" w:rsidP="00000000" w:rsidRDefault="00000000" w:rsidRPr="00000000" w14:paraId="00000D79">
            <w:pPr>
              <w:spacing w:after="80" w:lineRule="auto"/>
              <w:jc w:val="both"/>
              <w:rPr>
                <w:sz w:val="20"/>
                <w:szCs w:val="20"/>
              </w:rPr>
            </w:pPr>
            <w:r w:rsidDel="00000000" w:rsidR="00000000" w:rsidRPr="00000000">
              <w:rPr>
                <w:sz w:val="20"/>
                <w:szCs w:val="20"/>
                <w:rtl w:val="0"/>
              </w:rPr>
              <w:t xml:space="preserve">El Programa instalará un sistema integrado de gestión basado en el ciclo de mejora continua (planificar, hacer, verificar y actuar), con referentes internacionales, especificidades por tecnología y metas de acreditación o certificación necesarias para cumplir las exigencias de clientes corporativos y públicos y asegurar desarrollos replicables y reproducibles:</w:t>
            </w:r>
          </w:p>
          <w:tbl>
            <w:tblPr>
              <w:tblStyle w:val="Table69"/>
              <w:tblW w:w="9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285"/>
              <w:gridCol w:w="3855"/>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7A">
                  <w:pPr>
                    <w:spacing w:after="20" w:lineRule="auto"/>
                    <w:jc w:val="center"/>
                    <w:rPr>
                      <w:b w:val="1"/>
                      <w:bCs w:val="1"/>
                      <w:sz w:val="16"/>
                      <w:szCs w:val="16"/>
                    </w:rPr>
                  </w:pPr>
                  <w:r w:rsidDel="00000000" w:rsidR="00000000" w:rsidRPr="00000000">
                    <w:rPr>
                      <w:b w:val="1"/>
                      <w:bCs w:val="1"/>
                      <w:sz w:val="16"/>
                      <w:szCs w:val="16"/>
                      <w:rtl w:val="0"/>
                    </w:rPr>
                    <w:t xml:space="preserve">Ámbito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7B">
                  <w:pPr>
                    <w:spacing w:after="20" w:lineRule="auto"/>
                    <w:jc w:val="center"/>
                    <w:rPr>
                      <w:b w:val="1"/>
                      <w:bCs w:val="1"/>
                      <w:sz w:val="16"/>
                      <w:szCs w:val="16"/>
                    </w:rPr>
                  </w:pPr>
                  <w:r w:rsidDel="00000000" w:rsidR="00000000" w:rsidRPr="00000000">
                    <w:rPr>
                      <w:b w:val="1"/>
                      <w:bCs w:val="1"/>
                      <w:sz w:val="16"/>
                      <w:szCs w:val="16"/>
                      <w:rtl w:val="0"/>
                    </w:rPr>
                    <w:t xml:space="preserve">Estándar o buena práctica</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7C">
                  <w:pPr>
                    <w:spacing w:after="20" w:lineRule="auto"/>
                    <w:jc w:val="center"/>
                    <w:rPr>
                      <w:b w:val="1"/>
                      <w:bCs w:val="1"/>
                      <w:sz w:val="16"/>
                      <w:szCs w:val="16"/>
                    </w:rPr>
                  </w:pPr>
                  <w:r w:rsidDel="00000000" w:rsidR="00000000" w:rsidRPr="00000000">
                    <w:rPr>
                      <w:b w:val="1"/>
                      <w:bCs w:val="1"/>
                      <w:sz w:val="16"/>
                      <w:szCs w:val="16"/>
                      <w:rtl w:val="0"/>
                    </w:rPr>
                    <w:t xml:space="preserve">Aplicación en el Programa</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7D">
                  <w:pPr>
                    <w:spacing w:after="20" w:lineRule="auto"/>
                    <w:jc w:val="both"/>
                    <w:rPr>
                      <w:b w:val="1"/>
                      <w:bCs w:val="1"/>
                      <w:sz w:val="16"/>
                      <w:szCs w:val="16"/>
                    </w:rPr>
                  </w:pPr>
                  <w:r w:rsidDel="00000000" w:rsidR="00000000" w:rsidRPr="00000000">
                    <w:rPr>
                      <w:b w:val="1"/>
                      <w:bCs w:val="1"/>
                      <w:sz w:val="16"/>
                      <w:szCs w:val="16"/>
                      <w:rtl w:val="0"/>
                    </w:rPr>
                    <w:t xml:space="preserve">Gestión del Programa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7E">
                  <w:pPr>
                    <w:spacing w:after="20" w:lineRule="auto"/>
                    <w:jc w:val="both"/>
                    <w:rPr>
                      <w:sz w:val="16"/>
                      <w:szCs w:val="16"/>
                    </w:rPr>
                  </w:pPr>
                  <w:r w:rsidDel="00000000" w:rsidR="00000000" w:rsidRPr="00000000">
                    <w:rPr>
                      <w:sz w:val="16"/>
                      <w:szCs w:val="16"/>
                      <w:rtl w:val="0"/>
                    </w:rPr>
                    <w:t xml:space="preserve">ISO 9001:2015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7F">
                  <w:pPr>
                    <w:spacing w:after="20" w:lineRule="auto"/>
                    <w:jc w:val="both"/>
                    <w:rPr>
                      <w:sz w:val="16"/>
                      <w:szCs w:val="16"/>
                    </w:rPr>
                  </w:pPr>
                  <w:r w:rsidDel="00000000" w:rsidR="00000000" w:rsidRPr="00000000">
                    <w:rPr>
                      <w:sz w:val="16"/>
                      <w:szCs w:val="16"/>
                      <w:rtl w:val="0"/>
                    </w:rPr>
                    <w:t xml:space="preserve">Procesos de gestión, control documental, auditorías internas, acciones correctivas y satisfacción de usuarios.</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0">
                  <w:pPr>
                    <w:spacing w:after="20" w:lineRule="auto"/>
                    <w:jc w:val="both"/>
                    <w:rPr>
                      <w:b w:val="1"/>
                      <w:bCs w:val="1"/>
                      <w:sz w:val="16"/>
                      <w:szCs w:val="16"/>
                    </w:rPr>
                  </w:pPr>
                  <w:r w:rsidDel="00000000" w:rsidR="00000000" w:rsidRPr="00000000">
                    <w:rPr>
                      <w:b w:val="1"/>
                      <w:bCs w:val="1"/>
                      <w:sz w:val="16"/>
                      <w:szCs w:val="16"/>
                      <w:rtl w:val="0"/>
                    </w:rPr>
                    <w:t xml:space="preserve">Sistemas de 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1">
                  <w:pPr>
                    <w:spacing w:after="20" w:lineRule="auto"/>
                    <w:jc w:val="both"/>
                    <w:rPr>
                      <w:sz w:val="16"/>
                      <w:szCs w:val="16"/>
                    </w:rPr>
                  </w:pPr>
                  <w:r w:rsidDel="00000000" w:rsidR="00000000" w:rsidRPr="00000000">
                    <w:rPr>
                      <w:sz w:val="16"/>
                      <w:szCs w:val="16"/>
                      <w:rtl w:val="0"/>
                    </w:rPr>
                    <w:t xml:space="preserve">ISO/IEC 42001:2023 (gestión de IA) e ISO/IEC 23894:2023 (riesgos de IA); NIST AI RMF como referencia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2">
                  <w:pPr>
                    <w:spacing w:after="20" w:lineRule="auto"/>
                    <w:jc w:val="both"/>
                    <w:rPr>
                      <w:sz w:val="16"/>
                      <w:szCs w:val="16"/>
                    </w:rPr>
                  </w:pPr>
                  <w:r w:rsidDel="00000000" w:rsidR="00000000" w:rsidRPr="00000000">
                    <w:rPr>
                      <w:sz w:val="16"/>
                      <w:szCs w:val="16"/>
                      <w:rtl w:val="0"/>
                    </w:rPr>
                    <w:t xml:space="preserve">Inventario de sistemas de IA, evaluaciones de impacto, controles del ciclo de vida, supervisión humana y transparencia.</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3">
                  <w:pPr>
                    <w:spacing w:after="20" w:lineRule="auto"/>
                    <w:jc w:val="both"/>
                    <w:rPr>
                      <w:b w:val="1"/>
                      <w:bCs w:val="1"/>
                      <w:sz w:val="16"/>
                      <w:szCs w:val="16"/>
                    </w:rPr>
                  </w:pPr>
                  <w:r w:rsidDel="00000000" w:rsidR="00000000" w:rsidRPr="00000000">
                    <w:rPr>
                      <w:b w:val="1"/>
                      <w:bCs w:val="1"/>
                      <w:sz w:val="16"/>
                      <w:szCs w:val="16"/>
                      <w:rtl w:val="0"/>
                    </w:rPr>
                    <w:t xml:space="preserve">Seguridad de la información y privacidad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4">
                  <w:pPr>
                    <w:spacing w:after="20" w:lineRule="auto"/>
                    <w:jc w:val="both"/>
                    <w:rPr>
                      <w:sz w:val="16"/>
                      <w:szCs w:val="16"/>
                    </w:rPr>
                  </w:pPr>
                  <w:r w:rsidDel="00000000" w:rsidR="00000000" w:rsidRPr="00000000">
                    <w:rPr>
                      <w:sz w:val="16"/>
                      <w:szCs w:val="16"/>
                      <w:rtl w:val="0"/>
                    </w:rPr>
                    <w:t xml:space="preserve">ISO/IEC 27001:2022 e ISO/IEC 27701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5">
                  <w:pPr>
                    <w:spacing w:after="20" w:lineRule="auto"/>
                    <w:jc w:val="both"/>
                    <w:rPr>
                      <w:sz w:val="16"/>
                      <w:szCs w:val="16"/>
                    </w:rPr>
                  </w:pPr>
                  <w:r w:rsidDel="00000000" w:rsidR="00000000" w:rsidRPr="00000000">
                    <w:rPr>
                      <w:sz w:val="16"/>
                      <w:szCs w:val="16"/>
                      <w:rtl w:val="0"/>
                    </w:rPr>
                    <w:t xml:space="preserve">Gestión de accesos, cifrado, continuidad operacional, gestión de incidentes y privacidad.</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6">
                  <w:pPr>
                    <w:spacing w:after="20" w:lineRule="auto"/>
                    <w:jc w:val="both"/>
                    <w:rPr>
                      <w:b w:val="1"/>
                      <w:bCs w:val="1"/>
                      <w:sz w:val="16"/>
                      <w:szCs w:val="16"/>
                    </w:rPr>
                  </w:pPr>
                  <w:r w:rsidDel="00000000" w:rsidR="00000000" w:rsidRPr="00000000">
                    <w:rPr>
                      <w:b w:val="1"/>
                      <w:bCs w:val="1"/>
                      <w:sz w:val="16"/>
                      <w:szCs w:val="16"/>
                      <w:rtl w:val="0"/>
                    </w:rPr>
                    <w:t xml:space="preserve">Calidad de software y datos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7">
                  <w:pPr>
                    <w:spacing w:after="20" w:lineRule="auto"/>
                    <w:jc w:val="both"/>
                    <w:rPr>
                      <w:sz w:val="16"/>
                      <w:szCs w:val="16"/>
                    </w:rPr>
                  </w:pPr>
                  <w:r w:rsidDel="00000000" w:rsidR="00000000" w:rsidRPr="00000000">
                    <w:rPr>
                      <w:sz w:val="16"/>
                      <w:szCs w:val="16"/>
                      <w:rtl w:val="0"/>
                    </w:rPr>
                    <w:t xml:space="preserve">ISO/IEC 25010 e ISO/IEC 25012; OWASP ASVS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8">
                  <w:pPr>
                    <w:spacing w:after="20" w:lineRule="auto"/>
                    <w:jc w:val="both"/>
                    <w:rPr>
                      <w:sz w:val="16"/>
                      <w:szCs w:val="16"/>
                    </w:rPr>
                  </w:pPr>
                  <w:r w:rsidDel="00000000" w:rsidR="00000000" w:rsidRPr="00000000">
                    <w:rPr>
                      <w:sz w:val="16"/>
                      <w:szCs w:val="16"/>
                      <w:rtl w:val="0"/>
                    </w:rPr>
                    <w:t xml:space="preserve">Requisitos de calidad, pruebas automatizadas, revisión de código, seguridad de aplicaciones e indicadores de calidad de datos.</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9">
                  <w:pPr>
                    <w:spacing w:after="20" w:lineRule="auto"/>
                    <w:jc w:val="both"/>
                    <w:rPr>
                      <w:b w:val="1"/>
                      <w:bCs w:val="1"/>
                      <w:sz w:val="16"/>
                      <w:szCs w:val="16"/>
                    </w:rPr>
                  </w:pPr>
                  <w:r w:rsidDel="00000000" w:rsidR="00000000" w:rsidRPr="00000000">
                    <w:rPr>
                      <w:b w:val="1"/>
                      <w:bCs w:val="1"/>
                      <w:sz w:val="16"/>
                      <w:szCs w:val="16"/>
                      <w:rtl w:val="0"/>
                    </w:rPr>
                    <w:t xml:space="preserve">Desarrollo y operación de modelos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A">
                  <w:pPr>
                    <w:spacing w:after="20" w:lineRule="auto"/>
                    <w:jc w:val="both"/>
                    <w:rPr>
                      <w:sz w:val="16"/>
                      <w:szCs w:val="16"/>
                    </w:rPr>
                  </w:pPr>
                  <w:r w:rsidDel="00000000" w:rsidR="00000000" w:rsidRPr="00000000">
                    <w:rPr>
                      <w:sz w:val="16"/>
                      <w:szCs w:val="16"/>
                      <w:rtl w:val="0"/>
                    </w:rPr>
                    <w:t xml:space="preserve">Metodologías ágiles, DevSecOps y MLOps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B">
                  <w:pPr>
                    <w:spacing w:after="20" w:lineRule="auto"/>
                    <w:jc w:val="both"/>
                    <w:rPr>
                      <w:sz w:val="16"/>
                      <w:szCs w:val="16"/>
                    </w:rPr>
                  </w:pPr>
                  <w:r w:rsidDel="00000000" w:rsidR="00000000" w:rsidRPr="00000000">
                    <w:rPr>
                      <w:sz w:val="16"/>
                      <w:szCs w:val="16"/>
                      <w:rtl w:val="0"/>
                    </w:rPr>
                    <w:t xml:space="preserve">Integración y despliegue continuos, versionado de datos y modelos, fichas de modelos y de conjuntos de datos, monitoreo de deriva.</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C">
                  <w:pPr>
                    <w:spacing w:after="20" w:lineRule="auto"/>
                    <w:jc w:val="both"/>
                    <w:rPr>
                      <w:b w:val="1"/>
                      <w:bCs w:val="1"/>
                      <w:sz w:val="16"/>
                      <w:szCs w:val="16"/>
                    </w:rPr>
                  </w:pPr>
                  <w:r w:rsidDel="00000000" w:rsidR="00000000" w:rsidRPr="00000000">
                    <w:rPr>
                      <w:b w:val="1"/>
                      <w:bCs w:val="1"/>
                      <w:sz w:val="16"/>
                      <w:szCs w:val="16"/>
                      <w:rtl w:val="0"/>
                    </w:rPr>
                    <w:t xml:space="preserve">Información de activos construidos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D">
                  <w:pPr>
                    <w:spacing w:after="20" w:lineRule="auto"/>
                    <w:jc w:val="both"/>
                    <w:rPr>
                      <w:sz w:val="16"/>
                      <w:szCs w:val="16"/>
                    </w:rPr>
                  </w:pPr>
                  <w:r w:rsidDel="00000000" w:rsidR="00000000" w:rsidRPr="00000000">
                    <w:rPr>
                      <w:sz w:val="16"/>
                      <w:szCs w:val="16"/>
                      <w:rtl w:val="0"/>
                    </w:rPr>
                    <w:t xml:space="preserve">ISO 19650; ISO 16739-1:2024 (IFC 4.3); buildingSMART IDS y BCF; COBie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E">
                  <w:pPr>
                    <w:spacing w:after="20" w:lineRule="auto"/>
                    <w:jc w:val="both"/>
                    <w:rPr>
                      <w:sz w:val="16"/>
                      <w:szCs w:val="16"/>
                    </w:rPr>
                  </w:pPr>
                  <w:r w:rsidDel="00000000" w:rsidR="00000000" w:rsidRPr="00000000">
                    <w:rPr>
                      <w:sz w:val="16"/>
                      <w:szCs w:val="16"/>
                      <w:rtl w:val="0"/>
                    </w:rPr>
                    <w:t xml:space="preserve">Modelo de datos común y especificación abierta de P3; entrega de información a P4.</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F">
                  <w:pPr>
                    <w:spacing w:after="20" w:lineRule="auto"/>
                    <w:jc w:val="both"/>
                    <w:rPr>
                      <w:b w:val="1"/>
                      <w:bCs w:val="1"/>
                      <w:sz w:val="16"/>
                      <w:szCs w:val="16"/>
                    </w:rPr>
                  </w:pPr>
                  <w:r w:rsidDel="00000000" w:rsidR="00000000" w:rsidRPr="00000000">
                    <w:rPr>
                      <w:b w:val="1"/>
                      <w:bCs w:val="1"/>
                      <w:sz w:val="16"/>
                      <w:szCs w:val="16"/>
                      <w:rtl w:val="0"/>
                    </w:rPr>
                    <w:t xml:space="preserve">Gestión de activos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0">
                  <w:pPr>
                    <w:spacing w:after="20" w:lineRule="auto"/>
                    <w:jc w:val="both"/>
                    <w:rPr>
                      <w:sz w:val="16"/>
                      <w:szCs w:val="16"/>
                    </w:rPr>
                  </w:pPr>
                  <w:r w:rsidDel="00000000" w:rsidR="00000000" w:rsidRPr="00000000">
                    <w:rPr>
                      <w:sz w:val="16"/>
                      <w:szCs w:val="16"/>
                      <w:rtl w:val="0"/>
                    </w:rPr>
                    <w:t xml:space="preserve">ISO 55001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1">
                  <w:pPr>
                    <w:spacing w:after="20" w:lineRule="auto"/>
                    <w:jc w:val="both"/>
                    <w:rPr>
                      <w:sz w:val="16"/>
                      <w:szCs w:val="16"/>
                    </w:rPr>
                  </w:pPr>
                  <w:r w:rsidDel="00000000" w:rsidR="00000000" w:rsidRPr="00000000">
                    <w:rPr>
                      <w:sz w:val="16"/>
                      <w:szCs w:val="16"/>
                      <w:rtl w:val="0"/>
                    </w:rPr>
                    <w:t xml:space="preserve">Planes de mantención y gestión del ciclo de vida en P4.</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2">
                  <w:pPr>
                    <w:spacing w:after="20" w:lineRule="auto"/>
                    <w:jc w:val="both"/>
                    <w:rPr>
                      <w:b w:val="1"/>
                      <w:bCs w:val="1"/>
                      <w:sz w:val="16"/>
                      <w:szCs w:val="16"/>
                    </w:rPr>
                  </w:pPr>
                  <w:r w:rsidDel="00000000" w:rsidR="00000000" w:rsidRPr="00000000">
                    <w:rPr>
                      <w:b w:val="1"/>
                      <w:bCs w:val="1"/>
                      <w:sz w:val="16"/>
                      <w:szCs w:val="16"/>
                      <w:rtl w:val="0"/>
                    </w:rPr>
                    <w:t xml:space="preserve">Información geoespacial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3">
                  <w:pPr>
                    <w:spacing w:after="20" w:lineRule="auto"/>
                    <w:jc w:val="both"/>
                    <w:rPr>
                      <w:sz w:val="16"/>
                      <w:szCs w:val="16"/>
                    </w:rPr>
                  </w:pPr>
                  <w:r w:rsidDel="00000000" w:rsidR="00000000" w:rsidRPr="00000000">
                    <w:rPr>
                      <w:sz w:val="16"/>
                      <w:szCs w:val="16"/>
                      <w:rtl w:val="0"/>
                    </w:rPr>
                    <w:t xml:space="preserve">Normas ISO 19100 y OGC; IDE Chile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4">
                  <w:pPr>
                    <w:spacing w:after="20" w:lineRule="auto"/>
                    <w:jc w:val="both"/>
                    <w:rPr>
                      <w:sz w:val="16"/>
                      <w:szCs w:val="16"/>
                    </w:rPr>
                  </w:pPr>
                  <w:r w:rsidDel="00000000" w:rsidR="00000000" w:rsidRPr="00000000">
                    <w:rPr>
                      <w:sz w:val="16"/>
                      <w:szCs w:val="16"/>
                      <w:rtl w:val="0"/>
                    </w:rPr>
                    <w:t xml:space="preserve">Capas normativas y territoriales de P1.</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5">
                  <w:pPr>
                    <w:spacing w:after="20" w:lineRule="auto"/>
                    <w:jc w:val="both"/>
                    <w:rPr>
                      <w:b w:val="1"/>
                      <w:bCs w:val="1"/>
                      <w:sz w:val="16"/>
                      <w:szCs w:val="16"/>
                    </w:rPr>
                  </w:pPr>
                  <w:r w:rsidDel="00000000" w:rsidR="00000000" w:rsidRPr="00000000">
                    <w:rPr>
                      <w:b w:val="1"/>
                      <w:bCs w:val="1"/>
                      <w:sz w:val="16"/>
                      <w:szCs w:val="16"/>
                      <w:rtl w:val="0"/>
                    </w:rPr>
                    <w:t xml:space="preserve">Gestión de la innovación y vigilancia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6">
                  <w:pPr>
                    <w:spacing w:after="20" w:lineRule="auto"/>
                    <w:jc w:val="both"/>
                    <w:rPr>
                      <w:sz w:val="16"/>
                      <w:szCs w:val="16"/>
                    </w:rPr>
                  </w:pPr>
                  <w:r w:rsidDel="00000000" w:rsidR="00000000" w:rsidRPr="00000000">
                    <w:rPr>
                      <w:sz w:val="16"/>
                      <w:szCs w:val="16"/>
                      <w:rtl w:val="0"/>
                    </w:rPr>
                    <w:t xml:space="preserve">UNE 166002 y UNE 166006 (referencia)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7">
                  <w:pPr>
                    <w:spacing w:after="20" w:lineRule="auto"/>
                    <w:jc w:val="both"/>
                    <w:rPr>
                      <w:sz w:val="16"/>
                      <w:szCs w:val="16"/>
                    </w:rPr>
                  </w:pPr>
                  <w:r w:rsidDel="00000000" w:rsidR="00000000" w:rsidRPr="00000000">
                    <w:rPr>
                      <w:sz w:val="16"/>
                      <w:szCs w:val="16"/>
                      <w:rtl w:val="0"/>
                    </w:rPr>
                    <w:t xml:space="preserve">Gestión del portafolio y sistema de vigilancia tecnológica.</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8">
                  <w:pPr>
                    <w:spacing w:after="20" w:lineRule="auto"/>
                    <w:jc w:val="both"/>
                    <w:rPr>
                      <w:b w:val="1"/>
                      <w:bCs w:val="1"/>
                      <w:sz w:val="16"/>
                      <w:szCs w:val="16"/>
                    </w:rPr>
                  </w:pPr>
                  <w:r w:rsidDel="00000000" w:rsidR="00000000" w:rsidRPr="00000000">
                    <w:rPr>
                      <w:b w:val="1"/>
                      <w:bCs w:val="1"/>
                      <w:sz w:val="16"/>
                      <w:szCs w:val="16"/>
                      <w:rtl w:val="0"/>
                    </w:rPr>
                    <w:t xml:space="preserve">Igualdad de género y conciliación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9">
                  <w:pPr>
                    <w:spacing w:after="20" w:lineRule="auto"/>
                    <w:jc w:val="both"/>
                    <w:rPr>
                      <w:sz w:val="16"/>
                      <w:szCs w:val="16"/>
                    </w:rPr>
                  </w:pPr>
                  <w:r w:rsidDel="00000000" w:rsidR="00000000" w:rsidRPr="00000000">
                    <w:rPr>
                      <w:sz w:val="16"/>
                      <w:szCs w:val="16"/>
                      <w:rtl w:val="0"/>
                    </w:rPr>
                    <w:t xml:space="preserve">NCh 3262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A">
                  <w:pPr>
                    <w:spacing w:after="20" w:lineRule="auto"/>
                    <w:jc w:val="both"/>
                    <w:rPr>
                      <w:sz w:val="16"/>
                      <w:szCs w:val="16"/>
                    </w:rPr>
                  </w:pPr>
                  <w:r w:rsidDel="00000000" w:rsidR="00000000" w:rsidRPr="00000000">
                    <w:rPr>
                      <w:sz w:val="16"/>
                      <w:szCs w:val="16"/>
                      <w:rtl w:val="0"/>
                    </w:rPr>
                    <w:t xml:space="preserve">Prácticas de equidad y conciliación (numeral 19).</w:t>
                  </w:r>
                </w:p>
              </w:tc>
            </w:tr>
          </w:tbl>
          <w:p w:rsidR="00000000" w:rsidDel="00000000" w:rsidP="00000000" w:rsidRDefault="00000000" w:rsidRPr="00000000" w14:paraId="00000D9B">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D9C">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Gobernanza de datos y fuentes de información</w:t>
            </w:r>
          </w:p>
          <w:tbl>
            <w:tblPr>
              <w:tblStyle w:val="Table70"/>
              <w:tblW w:w="94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515"/>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9D">
                  <w:pPr>
                    <w:spacing w:after="20" w:lineRule="auto"/>
                    <w:jc w:val="center"/>
                    <w:rPr>
                      <w:b w:val="1"/>
                      <w:bCs w:val="1"/>
                      <w:sz w:val="17"/>
                      <w:szCs w:val="17"/>
                    </w:rPr>
                  </w:pPr>
                  <w:r w:rsidDel="00000000" w:rsidR="00000000" w:rsidRPr="00000000">
                    <w:rPr>
                      <w:b w:val="1"/>
                      <w:bCs w:val="1"/>
                      <w:sz w:val="17"/>
                      <w:szCs w:val="17"/>
                      <w:rtl w:val="0"/>
                    </w:rPr>
                    <w:t xml:space="preserve">Dimensión</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9E">
                  <w:pPr>
                    <w:spacing w:after="20" w:lineRule="auto"/>
                    <w:jc w:val="center"/>
                    <w:rPr>
                      <w:b w:val="1"/>
                      <w:bCs w:val="1"/>
                      <w:sz w:val="17"/>
                      <w:szCs w:val="17"/>
                    </w:rPr>
                  </w:pPr>
                  <w:r w:rsidDel="00000000" w:rsidR="00000000" w:rsidRPr="00000000">
                    <w:rPr>
                      <w:b w:val="1"/>
                      <w:bCs w:val="1"/>
                      <w:sz w:val="17"/>
                      <w:szCs w:val="17"/>
                      <w:rtl w:val="0"/>
                    </w:rPr>
                    <w:t xml:space="preserve">Política y medidas</w:t>
                  </w:r>
                </w:p>
              </w:tc>
            </w:tr>
            <w:tr>
              <w:trPr>
                <w:cantSplit w:val="0"/>
                <w:trHeight w:val="17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F">
                  <w:pPr>
                    <w:spacing w:after="20" w:lineRule="auto"/>
                    <w:jc w:val="both"/>
                    <w:rPr>
                      <w:b w:val="1"/>
                      <w:bCs w:val="1"/>
                      <w:sz w:val="17"/>
                      <w:szCs w:val="17"/>
                    </w:rPr>
                  </w:pPr>
                  <w:r w:rsidDel="00000000" w:rsidR="00000000" w:rsidRPr="00000000">
                    <w:rPr>
                      <w:b w:val="1"/>
                      <w:bCs w:val="1"/>
                      <w:sz w:val="17"/>
                      <w:szCs w:val="17"/>
                      <w:rtl w:val="0"/>
                    </w:rPr>
                    <w:t xml:space="preserve">Fuentes de datos (Big Data)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0">
                  <w:pPr>
                    <w:spacing w:after="20" w:lineRule="auto"/>
                    <w:jc w:val="both"/>
                    <w:rPr>
                      <w:sz w:val="17"/>
                      <w:szCs w:val="17"/>
                    </w:rPr>
                  </w:pPr>
                  <w:r w:rsidDel="00000000" w:rsidR="00000000" w:rsidRPr="00000000">
                    <w:rPr>
                      <w:sz w:val="17"/>
                      <w:szCs w:val="17"/>
                      <w:rtl w:val="0"/>
                    </w:rPr>
                    <w:t xml:space="preserve">Normativa urbana (hoy más de 148 comunas y 12.000 zonas PRC en el piloto, con meta de cubrir todas las comunas con PRC vigente); capas oficiales (INE, MINEDUC, MINSAL, MINVU, SII, IDE Chile, SEA y Coordinador Eléctrico Nacional); </w:t>
                  </w:r>
                  <w:r>
                    <w:rPr>
                      <w:sz w:val="17"/>
                      <w:szCs w:val="17"/>
                      <w:rtl w:val="0"/>
                    </w:rPr>
                    <w:t xml:space="preserve">oferta diaria de terrenos (portales </w:t>
                  </w:r>
                  <w:del w:id="9206" w:author="Nicolás Rietta" w:date="2026-09-28T16:00:00Z">
                    <w:r>
                      <w:rPr>
                        <w:sz w:val="17"/>
                        <w:szCs w:val="17"/>
                        <w:rtl w:val="0"/>
                      </w:rPr>
                      <w:delText xml:space="preserve">asociados</w:delText>
                    </w:r>
                  </w:del>
                  <w:ins w:id="9207" w:author="Nicolás Rietta" w:date="2026-09-28T16:00:00Z">
                    <w:r>
                      <w:rPr>
                        <w:sz w:val="17"/>
                        <w:szCs w:val="17"/>
                        <w:rtl w:val="0"/>
                      </w:rPr>
                      <w:t xml:space="preserve">inmobiliarios</w:t>
                    </w:r>
                  </w:ins>
                  <w:r>
                    <w:rPr>
                      <w:sz w:val="17"/>
                      <w:szCs w:val="17"/>
                      <w:rtl w:val="0"/>
                    </w:rPr>
                    <w:t xml:space="preserve">)</w:t>
                  </w:r>
                  <w:r w:rsidDel="00000000" w:rsidR="00000000" w:rsidRPr="00000000">
                    <w:rPr>
                      <w:sz w:val="17"/>
                      <w:szCs w:val="17"/>
                      <w:rtl w:val="0"/>
                    </w:rPr>
                    <w:t xml:space="preserve">; permisos y anteproyectos históricos (In-Data); normativa, circulares DDU, dictámenes y jurisprudencia; modelos BIM/IFC y registros de software de obra (P3); sensores IoT y sistemas de mantenimiento (P4). Se procesan con canalizaciones de ingesta y calidad, lago de datos, análisis geoespacial, procesamiento de lenguaje natural para extraer normativa y aprendizaje automático supervisado.</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1">
                  <w:pPr>
                    <w:spacing w:after="20" w:lineRule="auto"/>
                    <w:jc w:val="both"/>
                    <w:rPr>
                      <w:b w:val="1"/>
                      <w:bCs w:val="1"/>
                      <w:sz w:val="17"/>
                      <w:szCs w:val="17"/>
                    </w:rPr>
                  </w:pPr>
                  <w:r w:rsidDel="00000000" w:rsidR="00000000" w:rsidRPr="00000000">
                    <w:rPr>
                      <w:b w:val="1"/>
                      <w:bCs w:val="1"/>
                      <w:sz w:val="17"/>
                      <w:szCs w:val="17"/>
                      <w:rtl w:val="0"/>
                    </w:rPr>
                    <w:t xml:space="preserve">Propiedad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2">
                  <w:pPr>
                    <w:spacing w:after="20" w:lineRule="auto"/>
                    <w:jc w:val="both"/>
                    <w:rPr>
                      <w:sz w:val="17"/>
                      <w:szCs w:val="17"/>
                    </w:rPr>
                  </w:pPr>
                  <w:r w:rsidDel="00000000" w:rsidR="00000000" w:rsidRPr="00000000">
                    <w:rPr>
                      <w:sz w:val="17"/>
                      <w:szCs w:val="17"/>
                      <w:rtl w:val="0"/>
                    </w:rPr>
                    <w:t xml:space="preserve">Los datos pertenecen a quien los genera </w:t>
                  </w:r>
                  <w:r>
                    <w:rPr>
                      <w:sz w:val="17"/>
                      <w:szCs w:val="17"/>
                      <w:rtl w:val="0"/>
                    </w:rPr>
                    <w:t xml:space="preserve">(numeral 13</w:t>
                  </w:r>
                  <w:del w:id="9189" w:author="Nicolás Rietta" w:date="2026-09-28T16:00:00Z">
                    <w:r>
                      <w:rPr>
                        <w:sz w:val="17"/>
                        <w:szCs w:val="17"/>
                        <w:rtl w:val="0"/>
                      </w:rPr>
                      <w:delText xml:space="preserve">.3</w:delText>
                    </w:r>
                  </w:del>
                  <w:r>
                    <w:rPr>
                      <w:sz w:val="17"/>
                      <w:szCs w:val="17"/>
                      <w:rtl w:val="0"/>
                    </w:rPr>
                    <w:t xml:space="preserve">)</w:t>
                  </w:r>
                  <w:r w:rsidDel="00000000" w:rsidR="00000000" w:rsidRPr="00000000">
                    <w:rPr>
                      <w:sz w:val="17"/>
                      <w:szCs w:val="17"/>
                      <w:rtl w:val="0"/>
                    </w:rPr>
                    <w:t xml:space="preserve">; DTE actúa como custodio y encargado del tratamiento según contratos y convenios.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3">
                  <w:pPr>
                    <w:spacing w:after="20" w:lineRule="auto"/>
                    <w:jc w:val="both"/>
                    <w:rPr>
                      <w:b w:val="1"/>
                      <w:bCs w:val="1"/>
                      <w:sz w:val="17"/>
                      <w:szCs w:val="17"/>
                    </w:rPr>
                  </w:pPr>
                  <w:r w:rsidDel="00000000" w:rsidR="00000000" w:rsidRPr="00000000">
                    <w:rPr>
                      <w:b w:val="1"/>
                      <w:bCs w:val="1"/>
                      <w:sz w:val="17"/>
                      <w:szCs w:val="17"/>
                      <w:rtl w:val="0"/>
                    </w:rPr>
                    <w:t xml:space="preserve">Acceso y uso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4">
                  <w:pPr>
                    <w:spacing w:after="20" w:lineRule="auto"/>
                    <w:jc w:val="both"/>
                    <w:rPr>
                      <w:sz w:val="17"/>
                      <w:szCs w:val="17"/>
                    </w:rPr>
                  </w:pPr>
                  <w:r w:rsidDel="00000000" w:rsidR="00000000" w:rsidRPr="00000000">
                    <w:rPr>
                      <w:sz w:val="17"/>
                      <w:szCs w:val="17"/>
                      <w:rtl w:val="0"/>
                    </w:rPr>
                    <w:t xml:space="preserve">Control de acceso por roles y mínimo privilegio; acuerdos de intercambio de datos con finalidad definida; registro de accesos y auditorías.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5">
                  <w:pPr>
                    <w:spacing w:after="20" w:lineRule="auto"/>
                    <w:jc w:val="both"/>
                    <w:rPr>
                      <w:b w:val="1"/>
                      <w:bCs w:val="1"/>
                      <w:sz w:val="17"/>
                      <w:szCs w:val="17"/>
                    </w:rPr>
                  </w:pPr>
                  <w:r w:rsidDel="00000000" w:rsidR="00000000" w:rsidRPr="00000000">
                    <w:rPr>
                      <w:b w:val="1"/>
                      <w:bCs w:val="1"/>
                      <w:sz w:val="17"/>
                      <w:szCs w:val="17"/>
                      <w:rtl w:val="0"/>
                    </w:rPr>
                    <w:t xml:space="preserve">Uso ético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6">
                  <w:pPr>
                    <w:spacing w:after="20" w:lineRule="auto"/>
                    <w:jc w:val="both"/>
                    <w:rPr>
                      <w:sz w:val="17"/>
                      <w:szCs w:val="17"/>
                    </w:rPr>
                  </w:pPr>
                  <w:r w:rsidDel="00000000" w:rsidR="00000000" w:rsidRPr="00000000">
                    <w:rPr>
                      <w:sz w:val="17"/>
                      <w:szCs w:val="17"/>
                      <w:rtl w:val="0"/>
                    </w:rPr>
                    <w:t xml:space="preserve">Principios de la Política Nacional de IA y de la OCDE: transparencia, explicabilidad, no discriminación, supervisión humana y responsabilidad; evaluaciones de impacto algorítmico aprobadas por el </w:t>
                  </w:r>
                  <w:r>
                    <w:rPr>
                      <w:sz w:val="17"/>
                      <w:szCs w:val="17"/>
                      <w:rtl w:val="0"/>
                    </w:rPr>
                    <w:t xml:space="preserve">Comité de Ética </w:t>
                  </w:r>
                  <w:del w:id="9208" w:author="Nicolás Rietta" w:date="2026-09-28T16:00:00Z">
                    <w:r>
                      <w:rPr>
                        <w:sz w:val="17"/>
                        <w:szCs w:val="17"/>
                        <w:rtl w:val="0"/>
                      </w:rPr>
                      <w:delText xml:space="preserve">de IA </w:delText>
                    </w:r>
                  </w:del>
                  <w:r>
                    <w:rPr>
                      <w:sz w:val="17"/>
                      <w:szCs w:val="17"/>
                      <w:rtl w:val="0"/>
                    </w:rPr>
                    <w:t xml:space="preserve">y </w:t>
                  </w:r>
                  <w:del w:id="9209" w:author="Nicolás Rietta" w:date="2026-09-28T16:00:00Z">
                    <w:r>
                      <w:rPr>
                        <w:sz w:val="17"/>
                        <w:szCs w:val="17"/>
                        <w:rtl w:val="0"/>
                      </w:rPr>
                      <w:delText xml:space="preserve">Gobernanza de </w:delText>
                    </w:r>
                  </w:del>
                  <w:r>
                    <w:rPr>
                      <w:sz w:val="17"/>
                      <w:szCs w:val="17"/>
                      <w:rtl w:val="0"/>
                    </w:rPr>
                    <w:t xml:space="preserve">Datos</w:t>
                  </w:r>
                  <w:r w:rsidDel="00000000" w:rsidR="00000000" w:rsidRPr="00000000">
                    <w:rPr>
                      <w:sz w:val="17"/>
                      <w:szCs w:val="17"/>
                      <w:rtl w:val="0"/>
                    </w:rPr>
                    <w:t xml:space="preserve">.</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7">
                  <w:pPr>
                    <w:spacing w:after="20" w:lineRule="auto"/>
                    <w:jc w:val="both"/>
                    <w:rPr>
                      <w:b w:val="1"/>
                      <w:bCs w:val="1"/>
                      <w:sz w:val="17"/>
                      <w:szCs w:val="17"/>
                    </w:rPr>
                  </w:pPr>
                  <w:r w:rsidDel="00000000" w:rsidR="00000000" w:rsidRPr="00000000">
                    <w:rPr>
                      <w:b w:val="1"/>
                      <w:bCs w:val="1"/>
                      <w:sz w:val="17"/>
                      <w:szCs w:val="17"/>
                      <w:rtl w:val="0"/>
                    </w:rPr>
                    <w:t xml:space="preserve">Calidad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8">
                  <w:pPr>
                    <w:spacing w:after="20" w:lineRule="auto"/>
                    <w:jc w:val="both"/>
                    <w:rPr>
                      <w:sz w:val="17"/>
                      <w:szCs w:val="17"/>
                    </w:rPr>
                  </w:pPr>
                  <w:r w:rsidDel="00000000" w:rsidR="00000000" w:rsidRPr="00000000">
                    <w:rPr>
                      <w:sz w:val="17"/>
                      <w:szCs w:val="17"/>
                      <w:rtl w:val="0"/>
                    </w:rPr>
                    <w:t xml:space="preserve">Dimensiones de ISO/IEC 25012 (exactitud, completitud, consistencia, actualidad y trazabilidad); 100% de los datos normativos con fuente documentada (decreto, fecha y origen).</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9">
                  <w:pPr>
                    <w:spacing w:after="20" w:lineRule="auto"/>
                    <w:jc w:val="both"/>
                    <w:rPr>
                      <w:b w:val="1"/>
                      <w:bCs w:val="1"/>
                      <w:sz w:val="17"/>
                      <w:szCs w:val="17"/>
                    </w:rPr>
                  </w:pPr>
                  <w:r w:rsidDel="00000000" w:rsidR="00000000" w:rsidRPr="00000000">
                    <w:rPr>
                      <w:b w:val="1"/>
                      <w:bCs w:val="1"/>
                      <w:sz w:val="17"/>
                      <w:szCs w:val="17"/>
                      <w:rtl w:val="0"/>
                    </w:rPr>
                    <w:t xml:space="preserve">Interoperabilidad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A">
                  <w:pPr>
                    <w:spacing w:after="20" w:lineRule="auto"/>
                    <w:jc w:val="both"/>
                    <w:rPr>
                      <w:sz w:val="17"/>
                      <w:szCs w:val="17"/>
                    </w:rPr>
                  </w:pPr>
                  <w:r w:rsidDel="00000000" w:rsidR="00000000" w:rsidRPr="00000000">
                    <w:rPr>
                      <w:sz w:val="17"/>
                      <w:szCs w:val="17"/>
                      <w:rtl w:val="0"/>
                    </w:rPr>
                    <w:t xml:space="preserve">Estándares abiertos (IFC y OGC/GeoJSON), API REST documentadas, identificador único del activo y diccionario de datos abierto.</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B">
                  <w:pPr>
                    <w:spacing w:after="20" w:lineRule="auto"/>
                    <w:jc w:val="both"/>
                    <w:rPr>
                      <w:b w:val="1"/>
                      <w:bCs w:val="1"/>
                      <w:sz w:val="17"/>
                      <w:szCs w:val="17"/>
                    </w:rPr>
                  </w:pPr>
                  <w:r w:rsidDel="00000000" w:rsidR="00000000" w:rsidRPr="00000000">
                    <w:rPr>
                      <w:b w:val="1"/>
                      <w:bCs w:val="1"/>
                      <w:sz w:val="17"/>
                      <w:szCs w:val="17"/>
                      <w:rtl w:val="0"/>
                    </w:rPr>
                    <w:t xml:space="preserve">Protección de datos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C">
                  <w:pPr>
                    <w:spacing w:after="20" w:lineRule="auto"/>
                    <w:jc w:val="both"/>
                    <w:rPr>
                      <w:sz w:val="17"/>
                      <w:szCs w:val="17"/>
                    </w:rPr>
                  </w:pPr>
                  <w:r w:rsidDel="00000000" w:rsidR="00000000" w:rsidRPr="00000000">
                    <w:rPr>
                      <w:sz w:val="17"/>
                      <w:szCs w:val="17"/>
                      <w:rtl w:val="0"/>
                    </w:rPr>
                    <w:t xml:space="preserve">Cumplimiento de la Ley 19.628 y de la Ley 21.719 (vigente desde diciembre de 2026): bases de licitud, minimización, evaluaciones de impacto en privacidad, derechos de los titulares, anonimización o seudonimización, contratos de encargo, garantías para transferencias internacionales y delegado de protección de datos.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D">
                  <w:pPr>
                    <w:spacing w:after="20" w:lineRule="auto"/>
                    <w:jc w:val="both"/>
                    <w:rPr>
                      <w:b w:val="1"/>
                      <w:bCs w:val="1"/>
                      <w:sz w:val="17"/>
                      <w:szCs w:val="17"/>
                    </w:rPr>
                  </w:pPr>
                  <w:r w:rsidDel="00000000" w:rsidR="00000000" w:rsidRPr="00000000">
                    <w:rPr>
                      <w:b w:val="1"/>
                      <w:bCs w:val="1"/>
                      <w:sz w:val="17"/>
                      <w:szCs w:val="17"/>
                      <w:rtl w:val="0"/>
                    </w:rPr>
                    <w:t xml:space="preserve">Herramientas y recursos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E">
                  <w:pPr>
                    <w:spacing w:after="20" w:lineRule="auto"/>
                    <w:jc w:val="both"/>
                    <w:rPr>
                      <w:sz w:val="17"/>
                      <w:szCs w:val="17"/>
                    </w:rPr>
                  </w:pPr>
                  <w:r w:rsidDel="00000000" w:rsidR="00000000" w:rsidRPr="00000000">
                    <w:rPr>
                      <w:sz w:val="17"/>
                      <w:szCs w:val="17"/>
                      <w:rtl w:val="0"/>
                    </w:rPr>
                    <w:t xml:space="preserve">Catálogo y linaje de datos, lago y almacén de datos, plataforma MLOps, registro de consentimientos y bitácora de auditoría.</w:t>
                  </w:r>
                </w:p>
              </w:tc>
            </w:tr>
          </w:tbl>
          <w:p w:rsidR="00000000" w:rsidDel="00000000" w:rsidP="00000000" w:rsidRDefault="00000000" w:rsidRPr="00000000" w14:paraId="00000DAF">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DB0">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Marcos regulatorios aplicables</w:t>
            </w:r>
          </w:p>
          <w:tbl>
            <w:tblPr>
              <w:tblStyle w:val="Table71"/>
              <w:tblW w:w="94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4530"/>
              <w:gridCol w:w="2985"/>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B1">
                  <w:pPr>
                    <w:spacing w:after="20" w:lineRule="auto"/>
                    <w:jc w:val="center"/>
                    <w:rPr>
                      <w:b w:val="1"/>
                      <w:bCs w:val="1"/>
                      <w:sz w:val="16"/>
                      <w:szCs w:val="16"/>
                    </w:rPr>
                  </w:pPr>
                  <w:r w:rsidDel="00000000" w:rsidR="00000000" w:rsidRPr="00000000">
                    <w:rPr>
                      <w:b w:val="1"/>
                      <w:bCs w:val="1"/>
                      <w:sz w:val="16"/>
                      <w:szCs w:val="16"/>
                      <w:rtl w:val="0"/>
                    </w:rPr>
                    <w:t xml:space="preserve">Ámbito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B2">
                  <w:pPr>
                    <w:spacing w:after="20" w:lineRule="auto"/>
                    <w:jc w:val="center"/>
                    <w:rPr>
                      <w:b w:val="1"/>
                      <w:bCs w:val="1"/>
                      <w:sz w:val="16"/>
                      <w:szCs w:val="16"/>
                    </w:rPr>
                  </w:pPr>
                  <w:r w:rsidDel="00000000" w:rsidR="00000000" w:rsidRPr="00000000">
                    <w:rPr>
                      <w:b w:val="1"/>
                      <w:bCs w:val="1"/>
                      <w:sz w:val="16"/>
                      <w:szCs w:val="16"/>
                      <w:rtl w:val="0"/>
                    </w:rPr>
                    <w:t xml:space="preserve">Normativa principal</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B3">
                  <w:pPr>
                    <w:spacing w:after="20" w:lineRule="auto"/>
                    <w:jc w:val="center"/>
                    <w:rPr>
                      <w:b w:val="1"/>
                      <w:bCs w:val="1"/>
                      <w:sz w:val="16"/>
                      <w:szCs w:val="16"/>
                    </w:rPr>
                  </w:pPr>
                  <w:r w:rsidDel="00000000" w:rsidR="00000000" w:rsidRPr="00000000">
                    <w:rPr>
                      <w:b w:val="1"/>
                      <w:bCs w:val="1"/>
                      <w:sz w:val="16"/>
                      <w:szCs w:val="16"/>
                      <w:rtl w:val="0"/>
                    </w:rPr>
                    <w:t xml:space="preserve">Implicancia para las soluciones</w:t>
                  </w:r>
                </w:p>
              </w:tc>
            </w:tr>
            <w:tr>
              <w:trPr>
                <w:cantSplit w:val="0"/>
                <w:trHeight w:val="12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4">
                  <w:pPr>
                    <w:spacing w:after="20" w:lineRule="auto"/>
                    <w:jc w:val="both"/>
                    <w:rPr>
                      <w:b w:val="1"/>
                      <w:bCs w:val="1"/>
                      <w:sz w:val="16"/>
                      <w:szCs w:val="16"/>
                    </w:rPr>
                  </w:pPr>
                  <w:r w:rsidDel="00000000" w:rsidR="00000000" w:rsidRPr="00000000">
                    <w:rPr>
                      <w:b w:val="1"/>
                      <w:bCs w:val="1"/>
                      <w:sz w:val="16"/>
                      <w:szCs w:val="16"/>
                      <w:rtl w:val="0"/>
                    </w:rPr>
                    <w:t xml:space="preserve">Urbanismo y construcción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5">
                  <w:pPr>
                    <w:spacing w:after="20" w:lineRule="auto"/>
                    <w:jc w:val="both"/>
                    <w:rPr>
                      <w:sz w:val="16"/>
                      <w:szCs w:val="16"/>
                    </w:rPr>
                  </w:pPr>
                  <w:r w:rsidDel="00000000" w:rsidR="00000000" w:rsidRPr="00000000">
                    <w:rPr>
                      <w:sz w:val="16"/>
                      <w:szCs w:val="16"/>
                      <w:rtl w:val="0"/>
                    </w:rPr>
                    <w:t xml:space="preserve">LGUC (DFL 458) y OGUC (DS 47), incluida la reglamentación térmica del art. 4.1.10; instrumentos de planificación territorial (PRC, PRI y planes seccionales); circulares DDU; Ley 20.703 (revisores independientes); Ley 20.958 (aportes al espacio público e IMIV); Ley 21.450 (integración social y urbana); Ley 21.442 (copropiedad inmobiliaria).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6">
                  <w:pPr>
                    <w:spacing w:after="20" w:lineRule="auto"/>
                    <w:jc w:val="both"/>
                    <w:rPr>
                      <w:sz w:val="16"/>
                      <w:szCs w:val="16"/>
                    </w:rPr>
                  </w:pPr>
                  <w:r w:rsidDel="00000000" w:rsidR="00000000" w:rsidRPr="00000000">
                    <w:rPr>
                      <w:sz w:val="16"/>
                      <w:szCs w:val="16"/>
                      <w:rtl w:val="0"/>
                    </w:rPr>
                    <w:t xml:space="preserve">Reglas del motor normativo (P1 y P2); verificación del diseño; administración y mantención de condominios (P4).</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7">
                  <w:pPr>
                    <w:spacing w:after="20" w:lineRule="auto"/>
                    <w:jc w:val="both"/>
                    <w:rPr>
                      <w:b w:val="1"/>
                      <w:bCs w:val="1"/>
                      <w:sz w:val="16"/>
                      <w:szCs w:val="16"/>
                    </w:rPr>
                  </w:pPr>
                  <w:r w:rsidDel="00000000" w:rsidR="00000000" w:rsidRPr="00000000">
                    <w:rPr>
                      <w:b w:val="1"/>
                      <w:bCs w:val="1"/>
                      <w:sz w:val="16"/>
                      <w:szCs w:val="16"/>
                      <w:rtl w:val="0"/>
                    </w:rPr>
                    <w:t xml:space="preserve">Vivienda con subsidio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8">
                  <w:pPr>
                    <w:spacing w:after="20" w:lineRule="auto"/>
                    <w:jc w:val="both"/>
                    <w:rPr>
                      <w:sz w:val="16"/>
                      <w:szCs w:val="16"/>
                    </w:rPr>
                  </w:pPr>
                  <w:r w:rsidDel="00000000" w:rsidR="00000000" w:rsidRPr="00000000">
                    <w:rPr>
                      <w:sz w:val="16"/>
                      <w:szCs w:val="16"/>
                      <w:rtl w:val="0"/>
                    </w:rPr>
                    <w:t xml:space="preserve">DS 49 y DS 19 (MINVU); resoluciones SEREMI, como la Res. Ex. N° 9/2026 de la SEREMI RM sobre localización DS49.</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9">
                  <w:pPr>
                    <w:spacing w:after="20" w:lineRule="auto"/>
                    <w:jc w:val="both"/>
                    <w:rPr>
                      <w:sz w:val="16"/>
                      <w:szCs w:val="16"/>
                    </w:rPr>
                  </w:pPr>
                  <w:r w:rsidDel="00000000" w:rsidR="00000000" w:rsidRPr="00000000">
                    <w:rPr>
                      <w:sz w:val="16"/>
                      <w:szCs w:val="16"/>
                      <w:rtl w:val="0"/>
                    </w:rPr>
                    <w:t xml:space="preserve">Criterios de elegibilidad y rentabilidad de P1.</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A">
                  <w:pPr>
                    <w:spacing w:after="20" w:lineRule="auto"/>
                    <w:jc w:val="both"/>
                    <w:rPr>
                      <w:b w:val="1"/>
                      <w:bCs w:val="1"/>
                      <w:sz w:val="16"/>
                      <w:szCs w:val="16"/>
                    </w:rPr>
                  </w:pPr>
                  <w:r w:rsidDel="00000000" w:rsidR="00000000" w:rsidRPr="00000000">
                    <w:rPr>
                      <w:b w:val="1"/>
                      <w:bCs w:val="1"/>
                      <w:sz w:val="16"/>
                      <w:szCs w:val="16"/>
                      <w:rtl w:val="0"/>
                    </w:rPr>
                    <w:t xml:space="preserve">Ambiental y energía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B">
                  <w:pPr>
                    <w:spacing w:after="20" w:lineRule="auto"/>
                    <w:jc w:val="both"/>
                    <w:rPr>
                      <w:sz w:val="16"/>
                      <w:szCs w:val="16"/>
                    </w:rPr>
                  </w:pPr>
                  <w:r w:rsidDel="00000000" w:rsidR="00000000" w:rsidRPr="00000000">
                    <w:rPr>
                      <w:sz w:val="16"/>
                      <w:szCs w:val="16"/>
                      <w:rtl w:val="0"/>
                    </w:rPr>
                    <w:t xml:space="preserve">Ley 19.300 y DS 40/2012 (SEIA) y criterios del SEA (p. ej., data centers, 2026); Ley 21.202 (humedales urbanos); Ley 21.305 (eficiencia energética); normas de emisión de ruido.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C">
                  <w:pPr>
                    <w:spacing w:after="20" w:lineRule="auto"/>
                    <w:jc w:val="both"/>
                    <w:rPr>
                      <w:sz w:val="16"/>
                      <w:szCs w:val="16"/>
                    </w:rPr>
                  </w:pPr>
                  <w:r w:rsidDel="00000000" w:rsidR="00000000" w:rsidRPr="00000000">
                    <w:rPr>
                      <w:sz w:val="16"/>
                      <w:szCs w:val="16"/>
                      <w:rtl w:val="0"/>
                    </w:rPr>
                    <w:t xml:space="preserve">Capas y reglas de elegibilidad (P1); metas de consumo en diseño y operación (P2 y P4).</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D">
                  <w:pPr>
                    <w:spacing w:after="20" w:lineRule="auto"/>
                    <w:jc w:val="both"/>
                    <w:rPr>
                      <w:b w:val="1"/>
                      <w:bCs w:val="1"/>
                      <w:sz w:val="16"/>
                      <w:szCs w:val="16"/>
                    </w:rPr>
                  </w:pPr>
                  <w:r w:rsidDel="00000000" w:rsidR="00000000" w:rsidRPr="00000000">
                    <w:rPr>
                      <w:b w:val="1"/>
                      <w:bCs w:val="1"/>
                      <w:sz w:val="16"/>
                      <w:szCs w:val="16"/>
                      <w:rtl w:val="0"/>
                    </w:rPr>
                    <w:t xml:space="preserve">Compras públicas y obra pública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E">
                  <w:pPr>
                    <w:spacing w:after="20" w:lineRule="auto"/>
                    <w:jc w:val="both"/>
                    <w:rPr>
                      <w:sz w:val="16"/>
                      <w:szCs w:val="16"/>
                    </w:rPr>
                  </w:pPr>
                  <w:r w:rsidDel="00000000" w:rsidR="00000000" w:rsidRPr="00000000">
                    <w:rPr>
                      <w:sz w:val="16"/>
                      <w:szCs w:val="16"/>
                      <w:rtl w:val="0"/>
                    </w:rPr>
                    <w:t xml:space="preserve">Ley 19.886, modificada por la Ley 21.634; Estándar BIM para Proyectos Públicos (Planbim); reglamentos MOP.</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F">
                  <w:pPr>
                    <w:spacing w:after="20" w:lineRule="auto"/>
                    <w:jc w:val="both"/>
                    <w:rPr>
                      <w:sz w:val="16"/>
                      <w:szCs w:val="16"/>
                    </w:rPr>
                  </w:pPr>
                  <w:r w:rsidDel="00000000" w:rsidR="00000000" w:rsidRPr="00000000">
                    <w:rPr>
                      <w:sz w:val="16"/>
                      <w:szCs w:val="16"/>
                      <w:rtl w:val="0"/>
                    </w:rPr>
                    <w:t xml:space="preserve">Canal de venta B2G y formatos de intercambio (P3).</w:t>
                  </w:r>
                </w:p>
              </w:tc>
            </w:tr>
            <w:tr>
              <w:trPr>
                <w:cantSplit w:val="0"/>
                <w:trHeight w:val="141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0">
                  <w:pPr>
                    <w:spacing w:after="20" w:lineRule="auto"/>
                    <w:jc w:val="both"/>
                    <w:rPr>
                      <w:b w:val="1"/>
                      <w:bCs w:val="1"/>
                      <w:sz w:val="16"/>
                      <w:szCs w:val="16"/>
                    </w:rPr>
                  </w:pPr>
                  <w:r w:rsidDel="00000000" w:rsidR="00000000" w:rsidRPr="00000000">
                    <w:rPr>
                      <w:b w:val="1"/>
                      <w:bCs w:val="1"/>
                      <w:sz w:val="16"/>
                      <w:szCs w:val="16"/>
                      <w:rtl w:val="0"/>
                    </w:rPr>
                    <w:t xml:space="preserve">Datos, IA y ciberseguridad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1">
                  <w:pPr>
                    <w:spacing w:after="20" w:lineRule="auto"/>
                    <w:jc w:val="both"/>
                    <w:rPr>
                      <w:sz w:val="16"/>
                      <w:szCs w:val="16"/>
                    </w:rPr>
                  </w:pPr>
                  <w:r w:rsidDel="00000000" w:rsidR="00000000" w:rsidRPr="00000000">
                    <w:rPr>
                      <w:sz w:val="16"/>
                      <w:szCs w:val="16"/>
                      <w:rtl w:val="0"/>
                    </w:rPr>
                    <w:t xml:space="preserve">Ley 19.628 y Ley 21.719 (protección de datos personales); Ley 21.663 (marco de ciberseguridad); Ley 21.459 (delitos informáticos); Ley 21.180 (transformación digital del Estado); Ley 20.285 (acceso a información pública); Ley 19.799 (firma electrónica); Política Nacional de IA y proyecto de ley que regula los sistemas de IA (Boletín N° 16.821-19); referencia internacional: Reglamento (UE) 2024/1689.</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2">
                  <w:pPr>
                    <w:spacing w:after="20" w:lineRule="auto"/>
                    <w:jc w:val="both"/>
                    <w:rPr>
                      <w:sz w:val="16"/>
                      <w:szCs w:val="16"/>
                    </w:rPr>
                  </w:pPr>
                  <w:r w:rsidDel="00000000" w:rsidR="00000000" w:rsidRPr="00000000">
                    <w:rPr>
                      <w:sz w:val="16"/>
                      <w:szCs w:val="16"/>
                      <w:rtl w:val="0"/>
                    </w:rPr>
                    <w:t xml:space="preserve">Gobernanza de datos, privacidad, seguridad y supervisión humana en todos los módulos.</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3">
                  <w:pPr>
                    <w:spacing w:after="20" w:lineRule="auto"/>
                    <w:jc w:val="both"/>
                    <w:rPr>
                      <w:b w:val="1"/>
                      <w:bCs w:val="1"/>
                      <w:sz w:val="16"/>
                      <w:szCs w:val="16"/>
                    </w:rPr>
                  </w:pPr>
                  <w:r w:rsidDel="00000000" w:rsidR="00000000" w:rsidRPr="00000000">
                    <w:rPr>
                      <w:b w:val="1"/>
                      <w:bCs w:val="1"/>
                      <w:sz w:val="16"/>
                      <w:szCs w:val="16"/>
                      <w:rtl w:val="0"/>
                    </w:rPr>
                    <w:t xml:space="preserve">Propiedad intelectual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4">
                  <w:pPr>
                    <w:spacing w:after="20" w:lineRule="auto"/>
                    <w:jc w:val="both"/>
                    <w:rPr>
                      <w:sz w:val="16"/>
                      <w:szCs w:val="16"/>
                    </w:rPr>
                  </w:pPr>
                  <w:r w:rsidDel="00000000" w:rsidR="00000000" w:rsidRPr="00000000">
                    <w:rPr>
                      <w:sz w:val="16"/>
                      <w:szCs w:val="16"/>
                      <w:rtl w:val="0"/>
                    </w:rPr>
                    <w:t xml:space="preserve">Ley 17.336 (propiedad intelectual) y Ley 19.039 (propiedad industrial).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5">
                  <w:pPr>
                    <w:spacing w:after="20" w:lineRule="auto"/>
                    <w:jc w:val="both"/>
                    <w:rPr>
                      <w:sz w:val="16"/>
                      <w:szCs w:val="16"/>
                    </w:rPr>
                  </w:pPr>
                  <w:r w:rsidDel="00000000" w:rsidR="00000000" w:rsidRPr="00000000">
                    <w:rPr>
                      <w:sz w:val="16"/>
                      <w:szCs w:val="16"/>
                      <w:rtl w:val="0"/>
                    </w:rPr>
                    <w:t xml:space="preserve">Estrategia de protección (numeral 13).</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6">
                  <w:pPr>
                    <w:spacing w:after="20" w:lineRule="auto"/>
                    <w:jc w:val="both"/>
                    <w:rPr>
                      <w:b w:val="1"/>
                      <w:bCs w:val="1"/>
                      <w:sz w:val="16"/>
                      <w:szCs w:val="16"/>
                    </w:rPr>
                  </w:pPr>
                  <w:r w:rsidDel="00000000" w:rsidR="00000000" w:rsidRPr="00000000">
                    <w:rPr>
                      <w:b w:val="1"/>
                      <w:bCs w:val="1"/>
                      <w:sz w:val="16"/>
                      <w:szCs w:val="16"/>
                      <w:rtl w:val="0"/>
                    </w:rPr>
                    <w:t xml:space="preserve">Laboral y género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7">
                  <w:pPr>
                    <w:spacing w:after="20" w:lineRule="auto"/>
                    <w:jc w:val="both"/>
                    <w:rPr>
                      <w:sz w:val="16"/>
                      <w:szCs w:val="16"/>
                    </w:rPr>
                  </w:pPr>
                  <w:r w:rsidDel="00000000" w:rsidR="00000000" w:rsidRPr="00000000">
                    <w:rPr>
                      <w:sz w:val="16"/>
                      <w:szCs w:val="16"/>
                      <w:rtl w:val="0"/>
                    </w:rPr>
                    <w:t xml:space="preserve">Código del Trabajo; Ley 21.643 (prevención del acoso y la violencia en el trabajo); Ley 20.348 (igualdad de remuneraciones); Ley 21.645 (conciliación); Ley 21.015 (inclusión laboral).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8">
                  <w:pPr>
                    <w:spacing w:after="20" w:lineRule="auto"/>
                    <w:jc w:val="both"/>
                    <w:rPr>
                      <w:sz w:val="16"/>
                      <w:szCs w:val="16"/>
                    </w:rPr>
                  </w:pPr>
                  <w:r w:rsidDel="00000000" w:rsidR="00000000" w:rsidRPr="00000000">
                    <w:rPr>
                      <w:sz w:val="16"/>
                      <w:szCs w:val="16"/>
                      <w:rtl w:val="0"/>
                    </w:rPr>
                    <w:t xml:space="preserve">Medidas de género y diversidad (numeral 19).</w:t>
                  </w:r>
                </w:p>
              </w:tc>
            </w:tr>
          </w:tbl>
          <w:p w:rsidR="00000000" w:rsidDel="00000000" w:rsidP="00000000" w:rsidRDefault="00000000" w:rsidRPr="00000000" w14:paraId="00000DC9">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DCA">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Barreras legales, regulatorias y administrativas, y plan de trabajo para abordarlas</w:t>
            </w:r>
          </w:p>
          <w:tbl>
            <w:tblPr>
              <w:tblStyle w:val="Table72"/>
              <w:tblW w:w="94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85"/>
              <w:gridCol w:w="3105"/>
              <w:gridCol w:w="1470"/>
              <w:gridCol w:w="1500"/>
            </w:tblGrid>
            <w:tr>
              <w:trPr>
                <w:cantSplit w:val="0"/>
                <w:trHeight w:val="43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CB">
                  <w:pPr>
                    <w:spacing w:after="20" w:lineRule="auto"/>
                    <w:jc w:val="center"/>
                    <w:rPr>
                      <w:b w:val="1"/>
                      <w:bCs w:val="1"/>
                      <w:sz w:val="15"/>
                      <w:szCs w:val="15"/>
                    </w:rPr>
                  </w:pPr>
                  <w:r w:rsidDel="00000000" w:rsidR="00000000" w:rsidRPr="00000000">
                    <w:rPr>
                      <w:b w:val="1"/>
                      <w:bCs w:val="1"/>
                      <w:sz w:val="15"/>
                      <w:szCs w:val="15"/>
                      <w:rtl w:val="0"/>
                    </w:rPr>
                    <w:t xml:space="preserve">Barrera</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CC">
                  <w:pPr>
                    <w:spacing w:after="20" w:lineRule="auto"/>
                    <w:jc w:val="center"/>
                    <w:rPr>
                      <w:b w:val="1"/>
                      <w:bCs w:val="1"/>
                      <w:sz w:val="15"/>
                      <w:szCs w:val="15"/>
                    </w:rPr>
                  </w:pPr>
                  <w:r w:rsidDel="00000000" w:rsidR="00000000" w:rsidRPr="00000000">
                    <w:rPr>
                      <w:b w:val="1"/>
                      <w:bCs w:val="1"/>
                      <w:sz w:val="15"/>
                      <w:szCs w:val="15"/>
                      <w:rtl w:val="0"/>
                    </w:rPr>
                    <w:t xml:space="preserve">Efecto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CD">
                  <w:pPr>
                    <w:spacing w:after="20" w:lineRule="auto"/>
                    <w:jc w:val="center"/>
                    <w:rPr>
                      <w:b w:val="1"/>
                      <w:bCs w:val="1"/>
                      <w:sz w:val="15"/>
                      <w:szCs w:val="15"/>
                    </w:rPr>
                  </w:pPr>
                  <w:r w:rsidDel="00000000" w:rsidR="00000000" w:rsidRPr="00000000">
                    <w:rPr>
                      <w:b w:val="1"/>
                      <w:bCs w:val="1"/>
                      <w:sz w:val="15"/>
                      <w:szCs w:val="15"/>
                      <w:rtl w:val="0"/>
                    </w:rPr>
                    <w:t xml:space="preserve">Medidas concretas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CE">
                  <w:pPr>
                    <w:spacing w:after="20" w:lineRule="auto"/>
                    <w:jc w:val="center"/>
                    <w:rPr>
                      <w:b w:val="1"/>
                      <w:bCs w:val="1"/>
                      <w:sz w:val="15"/>
                      <w:szCs w:val="15"/>
                    </w:rPr>
                  </w:pPr>
                  <w:r w:rsidDel="00000000" w:rsidR="00000000" w:rsidRPr="00000000">
                    <w:rPr>
                      <w:b w:val="1"/>
                      <w:bCs w:val="1"/>
                      <w:sz w:val="15"/>
                      <w:szCs w:val="15"/>
                      <w:rtl w:val="0"/>
                    </w:rPr>
                    <w:t xml:space="preserve">Responsable y plazo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CF">
                  <w:pPr>
                    <w:spacing w:after="20" w:lineRule="auto"/>
                    <w:jc w:val="center"/>
                    <w:rPr>
                      <w:b w:val="1"/>
                      <w:bCs w:val="1"/>
                      <w:sz w:val="15"/>
                      <w:szCs w:val="15"/>
                    </w:rPr>
                  </w:pPr>
                  <w:r w:rsidDel="00000000" w:rsidR="00000000" w:rsidRPr="00000000">
                    <w:rPr>
                      <w:b w:val="1"/>
                      <w:bCs w:val="1"/>
                      <w:sz w:val="15"/>
                      <w:szCs w:val="15"/>
                      <w:rtl w:val="0"/>
                    </w:rPr>
                    <w:t xml:space="preserve">Indicador</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0">
                  <w:pPr>
                    <w:spacing w:after="20" w:lineRule="auto"/>
                    <w:jc w:val="both"/>
                    <w:rPr>
                      <w:sz w:val="15"/>
                      <w:szCs w:val="15"/>
                    </w:rPr>
                  </w:pPr>
                  <w:r w:rsidDel="00000000" w:rsidR="00000000" w:rsidRPr="00000000">
                    <w:rPr>
                      <w:sz w:val="15"/>
                      <w:szCs w:val="15"/>
                      <w:rtl w:val="0"/>
                    </w:rPr>
                    <w:t xml:space="preserve">Normativa urbana (PRC, PRI y ordenanzas) no disponible en formatos digitales estructurados y heterogénea entre comunas (administrativa)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1">
                  <w:pPr>
                    <w:spacing w:after="20" w:lineRule="auto"/>
                    <w:jc w:val="both"/>
                    <w:rPr>
                      <w:sz w:val="15"/>
                      <w:szCs w:val="15"/>
                    </w:rPr>
                  </w:pPr>
                  <w:r w:rsidDel="00000000" w:rsidR="00000000" w:rsidRPr="00000000">
                    <w:rPr>
                      <w:sz w:val="15"/>
                      <w:szCs w:val="15"/>
                      <w:rtl w:val="0"/>
                    </w:rPr>
                    <w:t xml:space="preserve">Limita la cobertura y la actualización automática de P1 y P2.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2">
                  <w:pPr>
                    <w:spacing w:after="20" w:lineRule="auto"/>
                    <w:jc w:val="both"/>
                    <w:rPr>
                      <w:sz w:val="15"/>
                      <w:szCs w:val="15"/>
                    </w:rPr>
                  </w:pPr>
                  <w:r w:rsidDel="00000000" w:rsidR="00000000" w:rsidRPr="00000000">
                    <w:rPr>
                      <w:sz w:val="15"/>
                      <w:szCs w:val="15"/>
                      <w:rtl w:val="0"/>
                    </w:rPr>
                    <w:t xml:space="preserve">Convenios de acceso a capas con MINVU, SEREMI y municipios; propuesta de estándar de normativa urbana legible por máquina junto a MINVU-DDU e IDE Chile; carga asistida con trazabilidad de fuentes.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3">
                  <w:pPr>
                    <w:spacing w:after="20" w:lineRule="auto"/>
                    <w:jc w:val="both"/>
                    <w:rPr>
                      <w:sz w:val="15"/>
                      <w:szCs w:val="15"/>
                    </w:rPr>
                  </w:pPr>
                  <w:r w:rsidDel="00000000" w:rsidR="00000000" w:rsidRPr="00000000">
                    <w:rPr>
                      <w:sz w:val="15"/>
                      <w:szCs w:val="15"/>
                      <w:rtl w:val="0"/>
                    </w:rPr>
                    <w:t xml:space="preserve">Dirección y Líder P1; M3–M36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4">
                  <w:pPr>
                    <w:spacing w:after="20" w:lineRule="auto"/>
                    <w:jc w:val="both"/>
                    <w:rPr>
                      <w:sz w:val="15"/>
                      <w:szCs w:val="15"/>
                    </w:rPr>
                  </w:pPr>
                  <w:r w:rsidDel="00000000" w:rsidR="00000000" w:rsidRPr="00000000">
                    <w:rPr>
                      <w:sz w:val="15"/>
                      <w:szCs w:val="15"/>
                      <w:rtl w:val="0"/>
                    </w:rPr>
                    <w:t xml:space="preserve">Comunas con normativa estructurada (148 → todas con PRC vigente)</w:t>
                  </w:r>
                </w:p>
              </w:tc>
            </w:tr>
            <w:tr>
              <w:trPr>
                <w:cantSplit w:val="0"/>
                <w:trHeight w:val="13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5">
                  <w:pPr>
                    <w:spacing w:after="20" w:lineRule="auto"/>
                    <w:jc w:val="both"/>
                    <w:rPr>
                      <w:sz w:val="15"/>
                      <w:szCs w:val="15"/>
                    </w:rPr>
                  </w:pPr>
                  <w:r w:rsidDel="00000000" w:rsidR="00000000" w:rsidRPr="00000000">
                    <w:rPr>
                      <w:sz w:val="15"/>
                      <w:szCs w:val="15"/>
                      <w:rtl w:val="0"/>
                    </w:rPr>
                    <w:t xml:space="preserve">Interpretaciones normativas divergentes entre Direcciones de Obras (regulatoria)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6">
                  <w:pPr>
                    <w:spacing w:after="20" w:lineRule="auto"/>
                    <w:jc w:val="both"/>
                    <w:rPr>
                      <w:sz w:val="15"/>
                      <w:szCs w:val="15"/>
                    </w:rPr>
                  </w:pPr>
                  <w:r w:rsidDel="00000000" w:rsidR="00000000" w:rsidRPr="00000000">
                    <w:rPr>
                      <w:sz w:val="15"/>
                      <w:szCs w:val="15"/>
                      <w:rtl w:val="0"/>
                    </w:rPr>
                    <w:t xml:space="preserve">Riesgo de que la evaluación automatizada difiera del criterio de la DOM.</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7">
                  <w:pPr>
                    <w:spacing w:after="20" w:lineRule="auto"/>
                    <w:jc w:val="both"/>
                    <w:rPr>
                      <w:sz w:val="15"/>
                      <w:szCs w:val="15"/>
                    </w:rPr>
                  </w:pPr>
                  <w:r w:rsidDel="00000000" w:rsidR="00000000" w:rsidRPr="00000000">
                    <w:rPr>
                      <w:sz w:val="15"/>
                      <w:szCs w:val="15"/>
                      <w:rtl w:val="0"/>
                    </w:rPr>
                    <w:t xml:space="preserve">Reglas versionadas con citación de circulares DDU y dictámenes; validación por revisores de ANRI y abogados; reporte de discrepancias a MINVU-DDU; advertencia expresa de que no reemplaza el pronunciamiento de la DOM ni el Certificado de Informaciones Previas.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8">
                  <w:pPr>
                    <w:spacing w:after="20" w:lineRule="auto"/>
                    <w:jc w:val="both"/>
                    <w:rPr>
                      <w:sz w:val="15"/>
                      <w:szCs w:val="15"/>
                    </w:rPr>
                  </w:pPr>
                  <w:r w:rsidDel="00000000" w:rsidR="00000000" w:rsidRPr="00000000">
                    <w:rPr>
                      <w:sz w:val="15"/>
                      <w:szCs w:val="15"/>
                      <w:rtl w:val="0"/>
                    </w:rPr>
                    <w:t xml:space="preserve">Líder P1 y asesor legal; permanente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9">
                  <w:pPr>
                    <w:spacing w:after="20" w:lineRule="auto"/>
                    <w:jc w:val="both"/>
                    <w:rPr>
                      <w:sz w:val="15"/>
                      <w:szCs w:val="15"/>
                    </w:rPr>
                  </w:pPr>
                  <w:r w:rsidDel="00000000" w:rsidR="00000000" w:rsidRPr="00000000">
                    <w:rPr>
                      <w:sz w:val="15"/>
                      <w:szCs w:val="15"/>
                      <w:rtl w:val="0"/>
                    </w:rPr>
                    <w:t xml:space="preserve">100% de reglas con fuente citada</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A">
                  <w:pPr>
                    <w:spacing w:after="20" w:lineRule="auto"/>
                    <w:jc w:val="both"/>
                    <w:rPr>
                      <w:sz w:val="15"/>
                      <w:szCs w:val="15"/>
                    </w:rPr>
                  </w:pPr>
                  <w:r w:rsidDel="00000000" w:rsidR="00000000" w:rsidRPr="00000000">
                    <w:rPr>
                      <w:sz w:val="15"/>
                      <w:szCs w:val="15"/>
                      <w:rtl w:val="0"/>
                    </w:rPr>
                    <w:t xml:space="preserve">Responsabilidad legal por decisiones basadas en recomendaciones de IA (legal)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B">
                  <w:pPr>
                    <w:spacing w:after="20" w:lineRule="auto"/>
                    <w:jc w:val="both"/>
                    <w:rPr>
                      <w:sz w:val="15"/>
                      <w:szCs w:val="15"/>
                    </w:rPr>
                  </w:pPr>
                  <w:r w:rsidDel="00000000" w:rsidR="00000000" w:rsidRPr="00000000">
                    <w:rPr>
                      <w:sz w:val="15"/>
                      <w:szCs w:val="15"/>
                      <w:rtl w:val="0"/>
                    </w:rPr>
                    <w:t xml:space="preserve">Riesgo reputacional y de litigios que frene la adopción.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C">
                  <w:pPr>
                    <w:spacing w:after="20" w:lineRule="auto"/>
                    <w:jc w:val="both"/>
                    <w:rPr>
                      <w:sz w:val="15"/>
                      <w:szCs w:val="15"/>
                    </w:rPr>
                  </w:pPr>
                  <w:r w:rsidDel="00000000" w:rsidR="00000000" w:rsidRPr="00000000">
                    <w:rPr>
                      <w:sz w:val="15"/>
                      <w:szCs w:val="15"/>
                      <w:rtl w:val="0"/>
                    </w:rPr>
                    <w:t xml:space="preserve">Diseño como sistema de apoyo a la decisión con supervisión humana; términos y condiciones y acuerdos de nivel de servicio; trazabilidad y explicabilidad; evaluación de seguro de responsabilidad profesional.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D">
                  <w:pPr>
                    <w:spacing w:after="20" w:lineRule="auto"/>
                    <w:jc w:val="both"/>
                    <w:rPr>
                      <w:sz w:val="15"/>
                      <w:szCs w:val="15"/>
                    </w:rPr>
                  </w:pPr>
                  <w:r w:rsidDel="00000000" w:rsidR="00000000" w:rsidRPr="00000000">
                    <w:rPr>
                      <w:sz w:val="15"/>
                      <w:szCs w:val="15"/>
                      <w:rtl w:val="0"/>
                    </w:rPr>
                    <w:t xml:space="preserve">Gerente/a TT-PI y asesor legal; M12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E">
                  <w:pPr>
                    <w:spacing w:after="20" w:lineRule="auto"/>
                    <w:jc w:val="both"/>
                    <w:rPr>
                      <w:sz w:val="15"/>
                      <w:szCs w:val="15"/>
                    </w:rPr>
                  </w:pPr>
                  <w:r w:rsidDel="00000000" w:rsidR="00000000" w:rsidRPr="00000000">
                    <w:rPr>
                      <w:sz w:val="15"/>
                      <w:szCs w:val="15"/>
                      <w:rtl w:val="0"/>
                    </w:rPr>
                    <w:t xml:space="preserve">Términos aprobados; 0 reclamos</w:t>
                  </w:r>
                </w:p>
              </w:tc>
            </w:tr>
            <w:tr>
              <w:trPr>
                <w:cantSplit w:val="0"/>
                <w:trHeight w:val="13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F">
                  <w:pPr>
                    <w:spacing w:after="20" w:lineRule="auto"/>
                    <w:jc w:val="both"/>
                    <w:rPr>
                      <w:sz w:val="15"/>
                      <w:szCs w:val="15"/>
                    </w:rPr>
                  </w:pPr>
                  <w:r w:rsidDel="00000000" w:rsidR="00000000" w:rsidRPr="00000000">
                    <w:rPr>
                      <w:sz w:val="15"/>
                      <w:szCs w:val="15"/>
                      <w:rtl w:val="0"/>
                    </w:rPr>
                    <w:t xml:space="preserve">Protección de datos personales (Ley 21.719): datos de propietarios, permisos y operación de activos; uso de nube en el extranjero (legal)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0">
                  <w:pPr>
                    <w:spacing w:after="20" w:lineRule="auto"/>
                    <w:jc w:val="both"/>
                    <w:rPr>
                      <w:sz w:val="15"/>
                      <w:szCs w:val="15"/>
                    </w:rPr>
                  </w:pPr>
                  <w:r w:rsidDel="00000000" w:rsidR="00000000" w:rsidRPr="00000000">
                    <w:rPr>
                      <w:sz w:val="15"/>
                      <w:szCs w:val="15"/>
                      <w:rtl w:val="0"/>
                    </w:rPr>
                    <w:t xml:space="preserve">Posibles sanciones y restricciones al uso de datos.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1">
                  <w:pPr>
                    <w:spacing w:after="20" w:lineRule="auto"/>
                    <w:jc w:val="both"/>
                    <w:rPr>
                      <w:sz w:val="15"/>
                      <w:szCs w:val="15"/>
                    </w:rPr>
                  </w:pPr>
                  <w:r w:rsidDel="00000000" w:rsidR="00000000" w:rsidRPr="00000000">
                    <w:rPr>
                      <w:sz w:val="15"/>
                      <w:szCs w:val="15"/>
                      <w:rtl w:val="0"/>
                    </w:rPr>
                    <w:t xml:space="preserve">Evaluación de impacto en privacidad por módulo; bases de licitud y finalidad; minimización y anonimización; contratos de encargo; garantías para transferencias; delegado de protección de datos; adecuación antes de diciembre de 2026 y de cada lanzamiento.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2">
                  <w:pPr>
                    <w:spacing w:after="20" w:lineRule="auto"/>
                    <w:jc w:val="both"/>
                    <w:rPr>
                      <w:sz w:val="15"/>
                      <w:szCs w:val="15"/>
                    </w:rPr>
                  </w:pPr>
                  <w:r w:rsidDel="00000000" w:rsidR="00000000" w:rsidRPr="00000000">
                    <w:rPr>
                      <w:sz w:val="15"/>
                      <w:szCs w:val="15"/>
                      <w:rtl w:val="0"/>
                    </w:rPr>
                    <w:t xml:space="preserve">Comité de Ética y Datos; M1–M12 y continuo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3">
                  <w:pPr>
                    <w:spacing w:after="20" w:lineRule="auto"/>
                    <w:jc w:val="both"/>
                    <w:rPr>
                      <w:sz w:val="15"/>
                      <w:szCs w:val="15"/>
                    </w:rPr>
                  </w:pPr>
                  <w:r w:rsidDel="00000000" w:rsidR="00000000" w:rsidRPr="00000000">
                    <w:rPr>
                      <w:sz w:val="15"/>
                      <w:szCs w:val="15"/>
                      <w:rtl w:val="0"/>
                    </w:rPr>
                    <w:t xml:space="preserve">100% de módulos con evaluación</w:t>
                  </w:r>
                </w:p>
              </w:tc>
            </w:tr>
            <w:tr>
              <w:trPr>
                <w:cantSplit w:val="0"/>
                <w:trHeight w:val="7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4">
                  <w:pPr>
                    <w:spacing w:after="20" w:lineRule="auto"/>
                    <w:jc w:val="both"/>
                    <w:rPr>
                      <w:sz w:val="15"/>
                      <w:szCs w:val="15"/>
                    </w:rPr>
                  </w:pPr>
                  <w:r w:rsidDel="00000000" w:rsidR="00000000" w:rsidRPr="00000000">
                    <w:rPr>
                      <w:sz w:val="15"/>
                      <w:szCs w:val="15"/>
                      <w:rtl w:val="0"/>
                    </w:rPr>
                    <w:t xml:space="preserve">Uso de información de portales inmobiliarios y sus términos de uso (contractual)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5">
                  <w:pPr>
                    <w:spacing w:after="20" w:lineRule="auto"/>
                    <w:jc w:val="both"/>
                    <w:rPr>
                      <w:sz w:val="15"/>
                      <w:szCs w:val="15"/>
                    </w:rPr>
                  </w:pPr>
                  <w:r w:rsidDel="00000000" w:rsidR="00000000" w:rsidRPr="00000000">
                    <w:rPr>
                      <w:sz w:val="15"/>
                      <w:szCs w:val="15"/>
                      <w:rtl w:val="0"/>
                    </w:rPr>
                    <w:t xml:space="preserve">Restricción de la fuente de datos de oferta de terrenos.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6">
                  <w:pPr>
                    <w:spacing w:after="20" w:lineRule="auto"/>
                    <w:jc w:val="both"/>
                    <w:rPr>
                      <w:sz w:val="15"/>
                      <w:szCs w:val="15"/>
                    </w:rPr>
                  </w:pPr>
                  <w:r w:rsidDel="00000000" w:rsidR="00000000" w:rsidRPr="00000000">
                    <w:rPr>
                      <w:sz w:val="15"/>
                      <w:szCs w:val="15"/>
                      <w:rtl w:val="0"/>
                    </w:rPr>
                    <w:t xml:space="preserve">Convenios formales de datos o API con </w:t>
                  </w:r>
                  <w:r>
                    <w:rPr>
                      <w:sz w:val="15"/>
                      <w:szCs w:val="15"/>
                      <w:rtl w:val="0"/>
                    </w:rPr>
                    <w:t xml:space="preserve">Toc-Toc y Portal Inmobiliario</w:t>
                  </w:r>
                  <w:del w:id="9210" w:author="Nicolás Rietta" w:date="2026-09-28T16:00:00Z">
                    <w:r>
                      <w:rPr>
                        <w:sz w:val="15"/>
                        <w:szCs w:val="15"/>
                        <w:rtl w:val="0"/>
                      </w:rPr>
                      <w:delText xml:space="preserve"> (asociados)</w:delText>
                    </w:r>
                  </w:del>
                  <w:r w:rsidDel="00000000" w:rsidR="00000000" w:rsidRPr="00000000">
                    <w:rPr>
                      <w:sz w:val="15"/>
                      <w:szCs w:val="15"/>
                      <w:rtl w:val="0"/>
                    </w:rPr>
                    <w:t xml:space="preserve">; cese de captura no autorizada; revisión legal.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7">
                  <w:pPr>
                    <w:spacing w:after="20" w:lineRule="auto"/>
                    <w:jc w:val="both"/>
                    <w:rPr>
                      <w:sz w:val="15"/>
                      <w:szCs w:val="15"/>
                    </w:rPr>
                  </w:pPr>
                  <w:r w:rsidDel="00000000" w:rsidR="00000000" w:rsidRPr="00000000">
                    <w:rPr>
                      <w:sz w:val="15"/>
                      <w:szCs w:val="15"/>
                      <w:rtl w:val="0"/>
                    </w:rPr>
                    <w:t xml:space="preserve">Dirección; M1–M6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8">
                  <w:pPr>
                    <w:spacing w:after="20" w:lineRule="auto"/>
                    <w:jc w:val="both"/>
                    <w:rPr>
                      <w:sz w:val="15"/>
                      <w:szCs w:val="15"/>
                    </w:rPr>
                  </w:pPr>
                  <w:r w:rsidDel="00000000" w:rsidR="00000000" w:rsidRPr="00000000">
                    <w:rPr>
                      <w:sz w:val="15"/>
                      <w:szCs w:val="15"/>
                      <w:rtl w:val="0"/>
                    </w:rPr>
                    <w:t xml:space="preserve">Convenios firmados</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9">
                  <w:pPr>
                    <w:spacing w:after="20" w:lineRule="auto"/>
                    <w:jc w:val="both"/>
                    <w:rPr>
                      <w:sz w:val="15"/>
                      <w:szCs w:val="15"/>
                    </w:rPr>
                  </w:pPr>
                  <w:r w:rsidDel="00000000" w:rsidR="00000000" w:rsidRPr="00000000">
                    <w:rPr>
                      <w:sz w:val="15"/>
                      <w:szCs w:val="15"/>
                      <w:rtl w:val="0"/>
                    </w:rPr>
                    <w:t xml:space="preserve">Datos históricos de tramitación (permisos, factibilidades y estudios) dispersos entre organismos (administrativa)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A">
                  <w:pPr>
                    <w:spacing w:after="20" w:lineRule="auto"/>
                    <w:jc w:val="both"/>
                    <w:rPr>
                      <w:sz w:val="15"/>
                      <w:szCs w:val="15"/>
                    </w:rPr>
                  </w:pPr>
                  <w:r w:rsidDel="00000000" w:rsidR="00000000" w:rsidRPr="00000000">
                    <w:rPr>
                      <w:sz w:val="15"/>
                      <w:szCs w:val="15"/>
                      <w:rtl w:val="0"/>
                    </w:rPr>
                    <w:t xml:space="preserve">Limita el entrenamiento del predictor de plazos.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B">
                  <w:pPr>
                    <w:spacing w:after="20" w:lineRule="auto"/>
                    <w:jc w:val="both"/>
                    <w:rPr>
                      <w:sz w:val="15"/>
                      <w:szCs w:val="15"/>
                    </w:rPr>
                  </w:pPr>
                  <w:r w:rsidDel="00000000" w:rsidR="00000000" w:rsidRPr="00000000">
                    <w:rPr>
                      <w:sz w:val="15"/>
                      <w:szCs w:val="15"/>
                      <w:rtl w:val="0"/>
                    </w:rPr>
                    <w:t xml:space="preserve">Solicitudes por Ley 20.285; convenios con MINVU (DOM en Línea), sanitarias y distribuidoras eléctricas; datos de In-Data y de pilotos.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C">
                  <w:pPr>
                    <w:spacing w:after="20" w:lineRule="auto"/>
                    <w:jc w:val="both"/>
                    <w:rPr>
                      <w:sz w:val="15"/>
                      <w:szCs w:val="15"/>
                    </w:rPr>
                  </w:pPr>
                  <w:r w:rsidDel="00000000" w:rsidR="00000000" w:rsidRPr="00000000">
                    <w:rPr>
                      <w:sz w:val="15"/>
                      <w:szCs w:val="15"/>
                      <w:rtl w:val="0"/>
                    </w:rPr>
                    <w:t xml:space="preserve">Líder P1 e In-Data; M3–M24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D">
                  <w:pPr>
                    <w:spacing w:after="20" w:lineRule="auto"/>
                    <w:jc w:val="both"/>
                    <w:rPr>
                      <w:sz w:val="15"/>
                      <w:szCs w:val="15"/>
                    </w:rPr>
                  </w:pPr>
                  <w:r w:rsidDel="00000000" w:rsidR="00000000" w:rsidRPr="00000000">
                    <w:rPr>
                      <w:sz w:val="15"/>
                      <w:szCs w:val="15"/>
                      <w:rtl w:val="0"/>
                    </w:rPr>
                    <w:t xml:space="preserve">Fuentes integradas (N°)</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E">
                  <w:pPr>
                    <w:spacing w:after="20" w:lineRule="auto"/>
                    <w:jc w:val="both"/>
                    <w:rPr>
                      <w:sz w:val="15"/>
                      <w:szCs w:val="15"/>
                    </w:rPr>
                  </w:pPr>
                  <w:r w:rsidDel="00000000" w:rsidR="00000000" w:rsidRPr="00000000">
                    <w:rPr>
                      <w:sz w:val="15"/>
                      <w:szCs w:val="15"/>
                      <w:rtl w:val="0"/>
                    </w:rPr>
                    <w:t xml:space="preserve">Formatos propietarios y licencias de software de obra que restringen la extracción de datos (contractual y técnica)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F">
                  <w:pPr>
                    <w:spacing w:after="20" w:lineRule="auto"/>
                    <w:jc w:val="both"/>
                    <w:rPr>
                      <w:sz w:val="15"/>
                      <w:szCs w:val="15"/>
                    </w:rPr>
                  </w:pPr>
                  <w:r w:rsidDel="00000000" w:rsidR="00000000" w:rsidRPr="00000000">
                    <w:rPr>
                      <w:sz w:val="15"/>
                      <w:szCs w:val="15"/>
                      <w:rtl w:val="0"/>
                    </w:rPr>
                    <w:t xml:space="preserve">Limita la interoperabilidad de 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0">
                  <w:pPr>
                    <w:spacing w:after="20" w:lineRule="auto"/>
                    <w:jc w:val="both"/>
                    <w:rPr>
                      <w:sz w:val="15"/>
                      <w:szCs w:val="15"/>
                    </w:rPr>
                  </w:pPr>
                  <w:r w:rsidDel="00000000" w:rsidR="00000000" w:rsidRPr="00000000">
                    <w:rPr>
                      <w:sz w:val="15"/>
                      <w:szCs w:val="15"/>
                      <w:rtl w:val="0"/>
                    </w:rPr>
                    <w:t xml:space="preserve">Priorizar estándares abiertos; acuerdos con proveedores; propuesta de norma técnica ante el INN; promover que las compras públicas de MOP y MINVU exijan formatos abiertos.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1">
                  <w:pPr>
                    <w:spacing w:after="20" w:lineRule="auto"/>
                    <w:jc w:val="both"/>
                    <w:rPr>
                      <w:sz w:val="15"/>
                      <w:szCs w:val="15"/>
                    </w:rPr>
                  </w:pPr>
                  <w:r w:rsidDel="00000000" w:rsidR="00000000" w:rsidRPr="00000000">
                    <w:rPr>
                      <w:sz w:val="15"/>
                      <w:szCs w:val="15"/>
                      <w:rtl w:val="0"/>
                    </w:rPr>
                    <w:t xml:space="preserve">Líder P3; M6–M48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2">
                  <w:pPr>
                    <w:spacing w:after="20" w:lineRule="auto"/>
                    <w:jc w:val="both"/>
                    <w:rPr>
                      <w:sz w:val="15"/>
                      <w:szCs w:val="15"/>
                    </w:rPr>
                  </w:pPr>
                  <w:r w:rsidDel="00000000" w:rsidR="00000000" w:rsidRPr="00000000">
                    <w:rPr>
                      <w:sz w:val="15"/>
                      <w:szCs w:val="15"/>
                      <w:rtl w:val="0"/>
                    </w:rPr>
                    <w:t xml:space="preserve">Integraciones (N°); propuesta ingresada al INN</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3">
                  <w:pPr>
                    <w:spacing w:after="20" w:lineRule="auto"/>
                    <w:jc w:val="both"/>
                    <w:rPr>
                      <w:sz w:val="15"/>
                      <w:szCs w:val="15"/>
                    </w:rPr>
                  </w:pPr>
                  <w:r w:rsidDel="00000000" w:rsidR="00000000" w:rsidRPr="00000000">
                    <w:rPr>
                      <w:sz w:val="15"/>
                      <w:szCs w:val="15"/>
                      <w:rtl w:val="0"/>
                    </w:rPr>
                    <w:t xml:space="preserve">Valor probatorio de los registros digitales de obra y de la bitácora del activo, y su transferencia entre propietarios (regulatoria)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4">
                  <w:pPr>
                    <w:spacing w:after="20" w:lineRule="auto"/>
                    <w:jc w:val="both"/>
                    <w:rPr>
                      <w:sz w:val="15"/>
                      <w:szCs w:val="15"/>
                    </w:rPr>
                  </w:pPr>
                  <w:r w:rsidDel="00000000" w:rsidR="00000000" w:rsidRPr="00000000">
                    <w:rPr>
                      <w:sz w:val="15"/>
                      <w:szCs w:val="15"/>
                      <w:rtl w:val="0"/>
                    </w:rPr>
                    <w:t xml:space="preserve">Limita la continuidad y el valor de los datos (P3 y 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5">
                  <w:pPr>
                    <w:spacing w:after="20" w:lineRule="auto"/>
                    <w:jc w:val="both"/>
                    <w:rPr>
                      <w:sz w:val="15"/>
                      <w:szCs w:val="15"/>
                    </w:rPr>
                  </w:pPr>
                  <w:r w:rsidDel="00000000" w:rsidR="00000000" w:rsidRPr="00000000">
                    <w:rPr>
                      <w:sz w:val="15"/>
                      <w:szCs w:val="15"/>
                      <w:rtl w:val="0"/>
                    </w:rPr>
                    <w:t xml:space="preserve">Firma electrónica avanzada (Ley 19.799), sellos de tiempo e integridad; alineación con iniciativas públicas de libro de obras digital; propuesta a MINVU para reconocer la bitácora digital en los antecedentes del edificio.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6">
                  <w:pPr>
                    <w:spacing w:after="20" w:lineRule="auto"/>
                    <w:jc w:val="both"/>
                    <w:rPr>
                      <w:sz w:val="15"/>
                      <w:szCs w:val="15"/>
                    </w:rPr>
                  </w:pPr>
                  <w:r w:rsidDel="00000000" w:rsidR="00000000" w:rsidRPr="00000000">
                    <w:rPr>
                      <w:sz w:val="15"/>
                      <w:szCs w:val="15"/>
                      <w:rtl w:val="0"/>
                    </w:rPr>
                    <w:t xml:space="preserve">Líderes P3 y P4; M18–M48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7">
                  <w:pPr>
                    <w:spacing w:after="20" w:lineRule="auto"/>
                    <w:jc w:val="both"/>
                    <w:rPr>
                      <w:sz w:val="15"/>
                      <w:szCs w:val="15"/>
                    </w:rPr>
                  </w:pPr>
                  <w:r w:rsidDel="00000000" w:rsidR="00000000" w:rsidRPr="00000000">
                    <w:rPr>
                      <w:sz w:val="15"/>
                      <w:szCs w:val="15"/>
                      <w:rtl w:val="0"/>
                    </w:rPr>
                    <w:t xml:space="preserve">Propuesta presentada</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8">
                  <w:pPr>
                    <w:spacing w:after="20" w:lineRule="auto"/>
                    <w:jc w:val="both"/>
                    <w:rPr>
                      <w:sz w:val="15"/>
                      <w:szCs w:val="15"/>
                    </w:rPr>
                  </w:pPr>
                  <w:r w:rsidDel="00000000" w:rsidR="00000000" w:rsidRPr="00000000">
                    <w:rPr>
                      <w:sz w:val="15"/>
                      <w:szCs w:val="15"/>
                      <w:rtl w:val="0"/>
                    </w:rPr>
                    <w:t xml:space="preserve">Ciclos y requisitos de compras públicas (Ley 19.886 y Ley 21.634) (administrativa)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9">
                  <w:pPr>
                    <w:spacing w:after="20" w:lineRule="auto"/>
                    <w:jc w:val="both"/>
                    <w:rPr>
                      <w:sz w:val="15"/>
                      <w:szCs w:val="15"/>
                    </w:rPr>
                  </w:pPr>
                  <w:r w:rsidDel="00000000" w:rsidR="00000000" w:rsidRPr="00000000">
                    <w:rPr>
                      <w:sz w:val="15"/>
                      <w:szCs w:val="15"/>
                      <w:rtl w:val="0"/>
                    </w:rPr>
                    <w:t xml:space="preserve">Retrasa la adopción por mandantes públicos.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A">
                  <w:pPr>
                    <w:spacing w:after="20" w:lineRule="auto"/>
                    <w:jc w:val="both"/>
                    <w:rPr>
                      <w:sz w:val="15"/>
                      <w:szCs w:val="15"/>
                    </w:rPr>
                  </w:pPr>
                  <w:r w:rsidDel="00000000" w:rsidR="00000000" w:rsidRPr="00000000">
                    <w:rPr>
                      <w:sz w:val="15"/>
                      <w:szCs w:val="15"/>
                      <w:rtl w:val="0"/>
                    </w:rPr>
                    <w:t xml:space="preserve">Pilotos mediante convenios de colaboración; Compra Ágil y compra pública de innovación; inscripción en el Registro de Proveedores; evaluación de convenio marco.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B">
                  <w:pPr>
                    <w:spacing w:after="20" w:lineRule="auto"/>
                    <w:jc w:val="both"/>
                    <w:rPr>
                      <w:sz w:val="15"/>
                      <w:szCs w:val="15"/>
                    </w:rPr>
                  </w:pPr>
                  <w:r w:rsidDel="00000000" w:rsidR="00000000" w:rsidRPr="00000000">
                    <w:rPr>
                      <w:sz w:val="15"/>
                      <w:szCs w:val="15"/>
                      <w:rtl w:val="0"/>
                    </w:rPr>
                    <w:t xml:space="preserve">Gerente/a TT-PI; M18–M60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C">
                  <w:pPr>
                    <w:spacing w:after="20" w:lineRule="auto"/>
                    <w:jc w:val="both"/>
                    <w:rPr>
                      <w:sz w:val="15"/>
                      <w:szCs w:val="15"/>
                    </w:rPr>
                  </w:pPr>
                  <w:r w:rsidDel="00000000" w:rsidR="00000000" w:rsidRPr="00000000">
                    <w:rPr>
                      <w:sz w:val="15"/>
                      <w:szCs w:val="15"/>
                      <w:rtl w:val="0"/>
                    </w:rPr>
                    <w:t xml:space="preserve">Contratos públicos (N°)</w:t>
                  </w:r>
                </w:p>
              </w:tc>
            </w:tr>
            <w:tr>
              <w:trPr>
                <w:cantSplit w:val="0"/>
                <w:trHeight w:val="7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D">
                  <w:pPr>
                    <w:spacing w:after="20" w:lineRule="auto"/>
                    <w:jc w:val="both"/>
                    <w:rPr>
                      <w:sz w:val="15"/>
                      <w:szCs w:val="15"/>
                    </w:rPr>
                  </w:pPr>
                  <w:r w:rsidDel="00000000" w:rsidR="00000000" w:rsidRPr="00000000">
                    <w:rPr>
                      <w:sz w:val="15"/>
                      <w:szCs w:val="15"/>
                      <w:rtl w:val="0"/>
                    </w:rPr>
                    <w:t xml:space="preserve">Incertidumbre sobre la futura ley de IA (Boletín N° 16.821-19) (regulatoria)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E">
                  <w:pPr>
                    <w:spacing w:after="20" w:lineRule="auto"/>
                    <w:jc w:val="both"/>
                    <w:rPr>
                      <w:sz w:val="15"/>
                      <w:szCs w:val="15"/>
                    </w:rPr>
                  </w:pPr>
                  <w:r w:rsidDel="00000000" w:rsidR="00000000" w:rsidRPr="00000000">
                    <w:rPr>
                      <w:sz w:val="15"/>
                      <w:szCs w:val="15"/>
                      <w:rtl w:val="0"/>
                    </w:rPr>
                    <w:t xml:space="preserve">Posibles obligaciones adicionales para sistemas de alto riesgo.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F">
                  <w:pPr>
                    <w:spacing w:after="20" w:lineRule="auto"/>
                    <w:jc w:val="both"/>
                    <w:rPr>
                      <w:sz w:val="15"/>
                      <w:szCs w:val="15"/>
                    </w:rPr>
                  </w:pPr>
                  <w:r w:rsidDel="00000000" w:rsidR="00000000" w:rsidRPr="00000000">
                    <w:rPr>
                      <w:sz w:val="15"/>
                      <w:szCs w:val="15"/>
                      <w:rtl w:val="0"/>
                    </w:rPr>
                    <w:t xml:space="preserve">Cumplimiento anticipado (ISO/IEC 42001, evaluaciones de impacto y transparencia); participación en consultas; vigilancia normativa.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0">
                  <w:pPr>
                    <w:spacing w:after="20" w:lineRule="auto"/>
                    <w:jc w:val="both"/>
                    <w:rPr>
                      <w:sz w:val="15"/>
                      <w:szCs w:val="15"/>
                    </w:rPr>
                  </w:pPr>
                  <w:r w:rsidDel="00000000" w:rsidR="00000000" w:rsidRPr="00000000">
                    <w:rPr>
                      <w:sz w:val="15"/>
                      <w:szCs w:val="15"/>
                      <w:rtl w:val="0"/>
                    </w:rPr>
                    <w:t xml:space="preserve">Comité de Ética y Datos; continuo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1">
                  <w:pPr>
                    <w:spacing w:after="20" w:lineRule="auto"/>
                    <w:jc w:val="both"/>
                    <w:rPr>
                      <w:sz w:val="15"/>
                      <w:szCs w:val="15"/>
                    </w:rPr>
                  </w:pPr>
                  <w:r w:rsidDel="00000000" w:rsidR="00000000" w:rsidRPr="00000000">
                    <w:rPr>
                      <w:sz w:val="15"/>
                      <w:szCs w:val="15"/>
                      <w:rtl w:val="0"/>
                    </w:rPr>
                    <w:t xml:space="preserve">Informe anual de cumplimiento</w:t>
                  </w:r>
                </w:p>
              </w:tc>
            </w:tr>
            <w:tr>
              <w:trPr>
                <w:cantSplit w:val="0"/>
                <w:trHeight w:val="7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2">
                  <w:pPr>
                    <w:spacing w:after="20" w:lineRule="auto"/>
                    <w:jc w:val="both"/>
                    <w:rPr>
                      <w:sz w:val="15"/>
                      <w:szCs w:val="15"/>
                    </w:rPr>
                  </w:pPr>
                  <w:r w:rsidDel="00000000" w:rsidR="00000000" w:rsidRPr="00000000">
                    <w:rPr>
                      <w:sz w:val="15"/>
                      <w:szCs w:val="15"/>
                      <w:rtl w:val="0"/>
                    </w:rPr>
                    <w:t xml:space="preserve">Exigencias de ciberseguridad para clientes regulados (Ley 21.663), como energía y minería (regulatoria)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3">
                  <w:pPr>
                    <w:spacing w:after="20" w:lineRule="auto"/>
                    <w:jc w:val="both"/>
                    <w:rPr>
                      <w:sz w:val="15"/>
                      <w:szCs w:val="15"/>
                    </w:rPr>
                  </w:pPr>
                  <w:r w:rsidDel="00000000" w:rsidR="00000000" w:rsidRPr="00000000">
                    <w:rPr>
                      <w:sz w:val="15"/>
                      <w:szCs w:val="15"/>
                      <w:rtl w:val="0"/>
                    </w:rPr>
                    <w:t xml:space="preserve">Requisitos adicionales a proveedores tecnológicos.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4">
                  <w:pPr>
                    <w:spacing w:after="20" w:lineRule="auto"/>
                    <w:jc w:val="both"/>
                    <w:rPr>
                      <w:sz w:val="15"/>
                      <w:szCs w:val="15"/>
                    </w:rPr>
                  </w:pPr>
                  <w:r w:rsidDel="00000000" w:rsidR="00000000" w:rsidRPr="00000000">
                    <w:rPr>
                      <w:sz w:val="15"/>
                      <w:szCs w:val="15"/>
                      <w:rtl w:val="0"/>
                    </w:rPr>
                    <w:t xml:space="preserve">Sistema de gestión ISO/IEC 27001 y certificación en Etapa 2; cláusulas de seguridad.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5">
                  <w:pPr>
                    <w:spacing w:after="20" w:lineRule="auto"/>
                    <w:jc w:val="both"/>
                    <w:rPr>
                      <w:sz w:val="15"/>
                      <w:szCs w:val="15"/>
                    </w:rPr>
                  </w:pPr>
                  <w:r w:rsidDel="00000000" w:rsidR="00000000" w:rsidRPr="00000000">
                    <w:rPr>
                      <w:sz w:val="15"/>
                      <w:szCs w:val="15"/>
                      <w:rtl w:val="0"/>
                    </w:rPr>
                    <w:t xml:space="preserve">Líder técnico; M3–M42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6">
                  <w:pPr>
                    <w:spacing w:after="20" w:lineRule="auto"/>
                    <w:jc w:val="both"/>
                    <w:rPr>
                      <w:sz w:val="15"/>
                      <w:szCs w:val="15"/>
                    </w:rPr>
                  </w:pPr>
                  <w:r w:rsidDel="00000000" w:rsidR="00000000" w:rsidRPr="00000000">
                    <w:rPr>
                      <w:sz w:val="15"/>
                      <w:szCs w:val="15"/>
                      <w:rtl w:val="0"/>
                    </w:rPr>
                    <w:t xml:space="preserve">Certificación obtenida</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7">
                  <w:pPr>
                    <w:spacing w:after="20" w:lineRule="auto"/>
                    <w:jc w:val="both"/>
                    <w:rPr>
                      <w:sz w:val="15"/>
                      <w:szCs w:val="15"/>
                    </w:rPr>
                  </w:pPr>
                  <w:r w:rsidDel="00000000" w:rsidR="00000000" w:rsidRPr="00000000">
                    <w:rPr>
                      <w:sz w:val="15"/>
                      <w:szCs w:val="15"/>
                      <w:rtl w:val="0"/>
                    </w:rPr>
                    <w:t xml:space="preserve">Límites a la patentabilidad del software (art. 37 de la Ley 19.039) (legal)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8">
                  <w:pPr>
                    <w:spacing w:after="20" w:lineRule="auto"/>
                    <w:jc w:val="both"/>
                    <w:rPr>
                      <w:sz w:val="15"/>
                      <w:szCs w:val="15"/>
                    </w:rPr>
                  </w:pPr>
                  <w:r w:rsidDel="00000000" w:rsidR="00000000" w:rsidRPr="00000000">
                    <w:rPr>
                      <w:sz w:val="15"/>
                      <w:szCs w:val="15"/>
                      <w:rtl w:val="0"/>
                    </w:rPr>
                    <w:t xml:space="preserve">Menor protección vía patentes.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9">
                  <w:pPr>
                    <w:spacing w:after="20" w:lineRule="auto"/>
                    <w:jc w:val="both"/>
                    <w:rPr>
                      <w:sz w:val="15"/>
                      <w:szCs w:val="15"/>
                    </w:rPr>
                  </w:pPr>
                  <w:r w:rsidDel="00000000" w:rsidR="00000000" w:rsidRPr="00000000">
                    <w:rPr>
                      <w:sz w:val="15"/>
                      <w:szCs w:val="15"/>
                      <w:rtl w:val="0"/>
                    </w:rPr>
                    <w:t xml:space="preserve">Estrategia mixta: derecho de autor, secreto empresarial, marcas y contratos; evaluación de invenciones con efecto técnico.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A">
                  <w:pPr>
                    <w:spacing w:after="20" w:lineRule="auto"/>
                    <w:jc w:val="both"/>
                    <w:rPr>
                      <w:sz w:val="15"/>
                      <w:szCs w:val="15"/>
                    </w:rPr>
                  </w:pPr>
                  <w:r w:rsidDel="00000000" w:rsidR="00000000" w:rsidRPr="00000000">
                    <w:rPr>
                      <w:sz w:val="15"/>
                      <w:szCs w:val="15"/>
                      <w:rtl w:val="0"/>
                    </w:rPr>
                    <w:t xml:space="preserve">Comité de PI; M6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B">
                  <w:pPr>
                    <w:spacing w:after="20" w:lineRule="auto"/>
                    <w:jc w:val="both"/>
                    <w:rPr>
                      <w:sz w:val="15"/>
                      <w:szCs w:val="15"/>
                    </w:rPr>
                  </w:pPr>
                  <w:r w:rsidDel="00000000" w:rsidR="00000000" w:rsidRPr="00000000">
                    <w:rPr>
                      <w:sz w:val="15"/>
                      <w:szCs w:val="15"/>
                      <w:rtl w:val="0"/>
                    </w:rPr>
                    <w:t xml:space="preserve">Estrategia aprobada</w:t>
                  </w:r>
                </w:p>
              </w:tc>
            </w:tr>
          </w:tbl>
          <w:p w:rsidR="00000000" w:rsidDel="00000000" w:rsidP="00000000" w:rsidRDefault="00000000" w:rsidRPr="00000000" w14:paraId="00000E0C">
            <w:pPr>
              <w:spacing w:after="0" w:lineRule="auto"/>
              <w:jc w:val="both"/>
              <w:rPr>
                <w:sz w:val="20"/>
                <w:szCs w:val="20"/>
              </w:rPr>
            </w:pPr>
            <w:r w:rsidDel="00000000" w:rsidR="00000000" w:rsidRPr="00000000">
              <w:rPr>
                <w:rtl w:val="0"/>
              </w:rPr>
            </w:r>
          </w:p>
          <w:p w:rsidR="00000000" w:rsidDel="00000000" w:rsidP="00000000" w:rsidRDefault="00000000" w:rsidRPr="00000000" w14:paraId="00000E0D">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E0E">
            <w:pPr>
              <w:spacing w:after="0" w:lineRule="auto"/>
              <w:jc w:val="both"/>
              <w:rPr>
                <w:sz w:val="20"/>
                <w:szCs w:val="20"/>
                <w:vertAlign w:val="baseline"/>
              </w:rPr>
            </w:pPr>
            <w:r w:rsidDel="00000000" w:rsidR="00000000" w:rsidRPr="00000000">
              <w:rPr>
                <w:rtl w:val="0"/>
              </w:rPr>
            </w:r>
          </w:p>
        </w:tc>
      </w:tr>
    </w:tbl>
    <w:p w:rsidR="00000000" w:rsidDel="00000000" w:rsidP="00000000" w:rsidRDefault="00000000" w:rsidRPr="00000000" w14:paraId="00000E0F">
      <w:pPr>
        <w:spacing w:after="0" w:lineRule="auto"/>
        <w:ind w:left="-284" w:right="-141" w:firstLine="0"/>
        <w:jc w:val="both"/>
        <w:rPr>
          <w:b w:val="0"/>
          <w:bCs w:val="0"/>
          <w:vertAlign w:val="baseline"/>
        </w:rPr>
      </w:pPr>
      <w:bookmarkStart w:colFirst="0" w:colLast="0" w:name="_heading=h.e1pbjhq3nk6m" w:id="17"/>
      <w:bookmarkEnd w:id="17"/>
      <w:r w:rsidDel="00000000" w:rsidR="00000000" w:rsidRPr="00000000">
        <w:rPr>
          <w:rtl w:val="0"/>
        </w:rPr>
      </w:r>
    </w:p>
    <w:p w:rsidR="00000000" w:rsidDel="00000000" w:rsidP="00000000" w:rsidRDefault="00000000" w:rsidRPr="00000000" w14:paraId="00000E10">
      <w:pPr>
        <w:spacing w:after="0" w:lineRule="auto"/>
        <w:ind w:left="-284" w:right="-141" w:firstLine="0"/>
        <w:jc w:val="both"/>
        <w:rPr>
          <w:b w:val="0"/>
          <w:bCs w:val="0"/>
          <w:vertAlign w:val="baseline"/>
        </w:rPr>
      </w:pPr>
      <w:r w:rsidDel="00000000" w:rsidR="00000000" w:rsidRPr="00000000">
        <w:rPr>
          <w:rtl w:val="0"/>
        </w:rPr>
      </w:r>
    </w:p>
    <w:p w:rsidR="00000000" w:rsidDel="00000000" w:rsidP="00000000" w:rsidRDefault="00000000" w:rsidRPr="00000000" w14:paraId="00000E11">
      <w:pPr>
        <w:spacing w:after="0" w:lineRule="auto"/>
        <w:ind w:left="-284" w:right="-141" w:firstLine="0"/>
        <w:jc w:val="both"/>
        <w:rPr>
          <w:i w:val="0"/>
          <w:iCs w:val="0"/>
          <w:vertAlign w:val="baseline"/>
        </w:rPr>
      </w:pPr>
      <w:r w:rsidDel="00000000" w:rsidR="00000000" w:rsidRPr="00000000">
        <w:rPr>
          <w:b w:val="1"/>
          <w:bCs w:val="1"/>
          <w:vertAlign w:val="baseline"/>
          <w:rtl w:val="0"/>
        </w:rPr>
        <w:t xml:space="preserve">19.- MEDIDAS DE PERSPECTIVA DE GÉNERO Y/O DIVERSIDAD QUE SE IMPLEMENTARÁN DURANTE LA EJECUCIÓN DEL PROGRAMA </w:t>
      </w:r>
      <w:r w:rsidDel="00000000" w:rsidR="00000000" w:rsidRPr="00000000">
        <w:rPr>
          <w:i w:val="1"/>
          <w:iCs w:val="1"/>
          <w:sz w:val="20"/>
          <w:szCs w:val="20"/>
          <w:vertAlign w:val="baseline"/>
          <w:rtl w:val="0"/>
        </w:rPr>
        <w:t xml:space="preserve">(Refiérase a medidas, acciones y/o políticas que busquen acortar brechas, barreras e inequidades y potenciar la participación de las mujeres en el programa, propiciando así el desarrollo de una cultura de igualdad de oportunidades).</w:t>
      </w:r>
      <w:r w:rsidDel="00000000" w:rsidR="00000000" w:rsidRPr="00000000">
        <w:rPr>
          <w:rtl w:val="0"/>
        </w:rPr>
      </w:r>
    </w:p>
    <w:tbl>
      <w:tblPr>
        <w:tblStyle w:val="Table73"/>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rHeight w:val="1077" w:hRule="atLeast"/>
          <w:tblHeader w:val="0"/>
        </w:trPr>
        <w:tc>
          <w:tcPr>
            <w:vAlign w:val="top"/>
          </w:tcPr>
          <w:p w:rsidR="00000000" w:rsidDel="00000000" w:rsidP="00000000" w:rsidRDefault="00000000" w:rsidRPr="00000000" w14:paraId="00000E12">
            <w:pPr>
              <w:spacing w:after="80" w:before="0" w:lineRule="auto"/>
              <w:ind w:left="0" w:firstLine="0"/>
              <w:jc w:val="both"/>
              <w:rPr>
                <w:sz w:val="20"/>
                <w:szCs w:val="20"/>
              </w:rPr>
            </w:pPr>
            <w:r w:rsidDel="00000000" w:rsidR="00000000" w:rsidRPr="00000000">
              <w:rPr>
                <w:rtl w:val="0"/>
              </w:rPr>
            </w:r>
          </w:p>
          <w:p w:rsidR="00000000" w:rsidDel="00000000" w:rsidP="00000000" w:rsidRDefault="00000000" w:rsidRPr="00000000" w14:paraId="00000E13">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E14">
            <w:pPr>
              <w:spacing w:after="80" w:before="40" w:lineRule="auto"/>
              <w:jc w:val="both"/>
              <w:rPr>
                <w:sz w:val="20"/>
                <w:szCs w:val="20"/>
              </w:rPr>
            </w:pPr>
            <w:r w:rsidDel="00000000" w:rsidR="00000000" w:rsidRPr="00000000">
              <w:rPr>
                <w:b w:val="1"/>
                <w:bCs w:val="1"/>
                <w:sz w:val="20"/>
                <w:szCs w:val="20"/>
                <w:rtl w:val="0"/>
              </w:rPr>
              <w:t xml:space="preserve">Diagnóstico.</w:t>
            </w:r>
            <w:r w:rsidDel="00000000" w:rsidR="00000000" w:rsidRPr="00000000">
              <w:rPr>
                <w:sz w:val="20"/>
                <w:szCs w:val="20"/>
                <w:rtl w:val="0"/>
              </w:rPr>
              <w:t xml:space="preserve"> La construcción es uno de los sectores con menor participación femenina en el empleo en Chile, y las disciplinas de datos e IA también presentan brechas de género relevantes. A la vez, las soluciones del Programa impactan la vivienda con subsidio, donde una alta proporción de las postulaciones corresponde a mujeres jefas de hogar. El Programa parte de una base favorable —</w:t>
            </w:r>
            <w:del w:id="9211" w:author="Nicolás Rietta" w:date="2026-09-28T16:00:00Z">
              <w:r>
                <w:rPr>
                  <w:sz w:val="20"/>
                  <w:szCs w:val="20"/>
                  <w:rtl w:val="0"/>
                </w:rPr>
                <w:delText xml:space="preserve">su</w:delText>
              </w:r>
            </w:del>
            <w:ins w:id="9212" w:author="Nicolás Rietta" w:date="2026-09-28T16:00:00Z">
              <w:r>
                <w:rPr>
                  <w:sz w:val="20"/>
                  <w:szCs w:val="20"/>
                  <w:rtl w:val="0"/>
                </w:rPr>
                <w:t xml:space="preserve">la</w:t>
              </w:r>
            </w:ins>
            <w:r>
              <w:rPr>
                <w:sz w:val="20"/>
                <w:szCs w:val="20"/>
                <w:rtl w:val="0"/>
              </w:rPr>
              <w:t xml:space="preserve"> dirección</w:t>
            </w:r>
            <w:ins w:id="9213" w:author="Nicolás Rietta" w:date="2026-09-28T16:00:00Z">
              <w:r>
                <w:rPr>
                  <w:sz w:val="20"/>
                  <w:szCs w:val="20"/>
                  <w:rtl w:val="0"/>
                </w:rPr>
                <w:t xml:space="preserve"> del proyecto de gestión</w:t>
              </w:r>
            </w:ins>
            <w:r>
              <w:rPr>
                <w:sz w:val="20"/>
                <w:szCs w:val="20"/>
                <w:rtl w:val="0"/>
              </w:rPr>
              <w:t xml:space="preserve"> recae en una mujer</w:t>
            </w:r>
            <w:r w:rsidDel="00000000" w:rsidR="00000000" w:rsidRPr="00000000">
              <w:rPr>
                <w:sz w:val="20"/>
                <w:szCs w:val="20"/>
                <w:rtl w:val="0"/>
              </w:rPr>
              <w:t xml:space="preserve"> y participan organizaciones lideradas por mujeres, como ANRI— y la transforma en compromisos medibles:</w:t>
            </w:r>
          </w:p>
          <w:tbl>
            <w:tblPr>
              <w:tblStyle w:val="Table74"/>
              <w:tblW w:w="9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4845"/>
              <w:gridCol w:w="2670"/>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E15">
                  <w:pPr>
                    <w:spacing w:after="20" w:lineRule="auto"/>
                    <w:jc w:val="center"/>
                    <w:rPr>
                      <w:b w:val="1"/>
                      <w:bCs w:val="1"/>
                      <w:sz w:val="17"/>
                      <w:szCs w:val="17"/>
                    </w:rPr>
                  </w:pPr>
                  <w:r w:rsidDel="00000000" w:rsidR="00000000" w:rsidRPr="00000000">
                    <w:rPr>
                      <w:b w:val="1"/>
                      <w:bCs w:val="1"/>
                      <w:sz w:val="17"/>
                      <w:szCs w:val="17"/>
                      <w:rtl w:val="0"/>
                    </w:rPr>
                    <w:t xml:space="preserve">Ámbito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E16">
                  <w:pPr>
                    <w:spacing w:after="20" w:lineRule="auto"/>
                    <w:jc w:val="center"/>
                    <w:rPr>
                      <w:b w:val="1"/>
                      <w:bCs w:val="1"/>
                      <w:sz w:val="17"/>
                      <w:szCs w:val="17"/>
                    </w:rPr>
                  </w:pPr>
                  <w:r w:rsidDel="00000000" w:rsidR="00000000" w:rsidRPr="00000000">
                    <w:rPr>
                      <w:b w:val="1"/>
                      <w:bCs w:val="1"/>
                      <w:sz w:val="17"/>
                      <w:szCs w:val="17"/>
                      <w:rtl w:val="0"/>
                    </w:rPr>
                    <w:t xml:space="preserve">Medidas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E17">
                  <w:pPr>
                    <w:spacing w:after="20" w:lineRule="auto"/>
                    <w:jc w:val="center"/>
                    <w:rPr>
                      <w:b w:val="1"/>
                      <w:bCs w:val="1"/>
                      <w:sz w:val="17"/>
                      <w:szCs w:val="17"/>
                    </w:rPr>
                  </w:pPr>
                  <w:r w:rsidDel="00000000" w:rsidR="00000000" w:rsidRPr="00000000">
                    <w:rPr>
                      <w:b w:val="1"/>
                      <w:bCs w:val="1"/>
                      <w:sz w:val="17"/>
                      <w:szCs w:val="17"/>
                      <w:rtl w:val="0"/>
                    </w:rPr>
                    <w:t xml:space="preserve">Meta e indicador</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18">
                  <w:pPr>
                    <w:spacing w:after="20" w:lineRule="auto"/>
                    <w:jc w:val="both"/>
                    <w:rPr>
                      <w:b w:val="1"/>
                      <w:bCs w:val="1"/>
                      <w:sz w:val="17"/>
                      <w:szCs w:val="17"/>
                    </w:rPr>
                  </w:pPr>
                  <w:r w:rsidDel="00000000" w:rsidR="00000000" w:rsidRPr="00000000">
                    <w:rPr>
                      <w:b w:val="1"/>
                      <w:bCs w:val="1"/>
                      <w:sz w:val="17"/>
                      <w:szCs w:val="17"/>
                      <w:rtl w:val="0"/>
                    </w:rPr>
                    <w:t xml:space="preserve">Gobernanza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19">
                  <w:pPr>
                    <w:spacing w:after="20" w:lineRule="auto"/>
                    <w:jc w:val="both"/>
                    <w:rPr>
                      <w:sz w:val="17"/>
                      <w:szCs w:val="17"/>
                    </w:rPr>
                  </w:pPr>
                  <w:r w:rsidDel="00000000" w:rsidR="00000000" w:rsidRPr="00000000">
                    <w:rPr>
                      <w:sz w:val="17"/>
                      <w:szCs w:val="17"/>
                      <w:rtl w:val="0"/>
                    </w:rPr>
                    <w:t xml:space="preserve">Al menos 40% de mujeres en Consejos y comités; ternas con al menos una mujer para especialistas del Consejo Técnico y cargos clave; responsable de género en la UGP.</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1A">
                  <w:pPr>
                    <w:spacing w:after="20" w:lineRule="auto"/>
                    <w:jc w:val="both"/>
                    <w:rPr>
                      <w:sz w:val="17"/>
                      <w:szCs w:val="17"/>
                    </w:rPr>
                  </w:pPr>
                  <w:r w:rsidDel="00000000" w:rsidR="00000000" w:rsidRPr="00000000">
                    <w:rPr>
                      <w:sz w:val="17"/>
                      <w:szCs w:val="17"/>
                      <w:rtl w:val="0"/>
                    </w:rPr>
                    <w:t xml:space="preserve">≥40% de mujeres en instancias de gobernanza</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1B">
                  <w:pPr>
                    <w:spacing w:after="20" w:lineRule="auto"/>
                    <w:jc w:val="both"/>
                    <w:rPr>
                      <w:b w:val="1"/>
                      <w:bCs w:val="1"/>
                      <w:sz w:val="17"/>
                      <w:szCs w:val="17"/>
                    </w:rPr>
                  </w:pPr>
                  <w:r w:rsidDel="00000000" w:rsidR="00000000" w:rsidRPr="00000000">
                    <w:rPr>
                      <w:b w:val="1"/>
                      <w:bCs w:val="1"/>
                      <w:sz w:val="17"/>
                      <w:szCs w:val="17"/>
                      <w:rtl w:val="0"/>
                    </w:rPr>
                    <w:t xml:space="preserve">Reclutamiento y selección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1C">
                  <w:pPr>
                    <w:spacing w:after="20" w:lineRule="auto"/>
                    <w:jc w:val="both"/>
                    <w:rPr>
                      <w:sz w:val="17"/>
                      <w:szCs w:val="17"/>
                    </w:rPr>
                  </w:pPr>
                  <w:r w:rsidDel="00000000" w:rsidR="00000000" w:rsidRPr="00000000">
                    <w:rPr>
                      <w:sz w:val="17"/>
                      <w:szCs w:val="17"/>
                      <w:rtl w:val="0"/>
                    </w:rPr>
                    <w:t xml:space="preserve">Descripciones de cargo con lenguaje neutro; preselección con currículos anonimizados; ternas finales con al menos una candidata; comités de selección mixtos; difusión de vacantes en redes de mujeres en tecnología y construcción.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1D">
                  <w:pPr>
                    <w:spacing w:after="20" w:lineRule="auto"/>
                    <w:jc w:val="both"/>
                    <w:rPr>
                      <w:sz w:val="17"/>
                      <w:szCs w:val="17"/>
                    </w:rPr>
                  </w:pPr>
                  <w:r w:rsidDel="00000000" w:rsidR="00000000" w:rsidRPr="00000000">
                    <w:rPr>
                      <w:sz w:val="17"/>
                      <w:szCs w:val="17"/>
                      <w:rtl w:val="0"/>
                    </w:rPr>
                    <w:t xml:space="preserve">≥40% de mujeres en nuevas contrataciones y ≥30% en roles técnicos de IA y datos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1E">
                  <w:pPr>
                    <w:spacing w:after="20" w:lineRule="auto"/>
                    <w:jc w:val="both"/>
                    <w:rPr>
                      <w:b w:val="1"/>
                      <w:bCs w:val="1"/>
                      <w:sz w:val="17"/>
                      <w:szCs w:val="17"/>
                    </w:rPr>
                  </w:pPr>
                  <w:r w:rsidDel="00000000" w:rsidR="00000000" w:rsidRPr="00000000">
                    <w:rPr>
                      <w:b w:val="1"/>
                      <w:bCs w:val="1"/>
                      <w:sz w:val="17"/>
                      <w:szCs w:val="17"/>
                      <w:rtl w:val="0"/>
                    </w:rPr>
                    <w:t xml:space="preserve">Equidad salarial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1F">
                  <w:pPr>
                    <w:spacing w:after="20" w:lineRule="auto"/>
                    <w:jc w:val="both"/>
                    <w:rPr>
                      <w:sz w:val="17"/>
                      <w:szCs w:val="17"/>
                    </w:rPr>
                  </w:pPr>
                  <w:r w:rsidDel="00000000" w:rsidR="00000000" w:rsidRPr="00000000">
                    <w:rPr>
                      <w:sz w:val="17"/>
                      <w:szCs w:val="17"/>
                      <w:rtl w:val="0"/>
                    </w:rPr>
                    <w:t xml:space="preserve">Bandas de remuneración por cargo y auditoría anual de brecha salarial (Ley 20.348).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0">
                  <w:pPr>
                    <w:spacing w:after="20" w:lineRule="auto"/>
                    <w:jc w:val="both"/>
                    <w:rPr>
                      <w:sz w:val="17"/>
                      <w:szCs w:val="17"/>
                    </w:rPr>
                  </w:pPr>
                  <w:r w:rsidDel="00000000" w:rsidR="00000000" w:rsidRPr="00000000">
                    <w:rPr>
                      <w:sz w:val="17"/>
                      <w:szCs w:val="17"/>
                      <w:rtl w:val="0"/>
                    </w:rPr>
                    <w:t xml:space="preserve">Brecha ≤5% en cargos equivalentes</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1">
                  <w:pPr>
                    <w:spacing w:after="20" w:lineRule="auto"/>
                    <w:jc w:val="both"/>
                    <w:rPr>
                      <w:b w:val="1"/>
                      <w:bCs w:val="1"/>
                      <w:sz w:val="17"/>
                      <w:szCs w:val="17"/>
                    </w:rPr>
                  </w:pPr>
                  <w:r w:rsidDel="00000000" w:rsidR="00000000" w:rsidRPr="00000000">
                    <w:rPr>
                      <w:b w:val="1"/>
                      <w:bCs w:val="1"/>
                      <w:sz w:val="17"/>
                      <w:szCs w:val="17"/>
                      <w:rtl w:val="0"/>
                    </w:rPr>
                    <w:t xml:space="preserve">Conciliación y corresponsabilidad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2">
                  <w:pPr>
                    <w:spacing w:after="20" w:lineRule="auto"/>
                    <w:jc w:val="both"/>
                    <w:rPr>
                      <w:sz w:val="17"/>
                      <w:szCs w:val="17"/>
                    </w:rPr>
                  </w:pPr>
                  <w:r w:rsidDel="00000000" w:rsidR="00000000" w:rsidRPr="00000000">
                    <w:rPr>
                      <w:sz w:val="17"/>
                      <w:szCs w:val="17"/>
                      <w:rtl w:val="0"/>
                    </w:rPr>
                    <w:t xml:space="preserve">Jornada flexible y teletrabajo; permisos para cuidados (Ley 21.645); reuniones en horario protegido; actividades compatibles con responsabilidades de cuidado.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3">
                  <w:pPr>
                    <w:spacing w:after="20" w:lineRule="auto"/>
                    <w:jc w:val="both"/>
                    <w:rPr>
                      <w:sz w:val="17"/>
                      <w:szCs w:val="17"/>
                    </w:rPr>
                  </w:pPr>
                  <w:r w:rsidDel="00000000" w:rsidR="00000000" w:rsidRPr="00000000">
                    <w:rPr>
                      <w:sz w:val="17"/>
                      <w:szCs w:val="17"/>
                      <w:rtl w:val="0"/>
                    </w:rPr>
                    <w:t xml:space="preserve">100% del equipo con acceso a las medidas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4">
                  <w:pPr>
                    <w:spacing w:after="20" w:lineRule="auto"/>
                    <w:jc w:val="both"/>
                    <w:rPr>
                      <w:b w:val="1"/>
                      <w:bCs w:val="1"/>
                      <w:sz w:val="17"/>
                      <w:szCs w:val="17"/>
                    </w:rPr>
                  </w:pPr>
                  <w:r w:rsidDel="00000000" w:rsidR="00000000" w:rsidRPr="00000000">
                    <w:rPr>
                      <w:b w:val="1"/>
                      <w:bCs w:val="1"/>
                      <w:sz w:val="17"/>
                      <w:szCs w:val="17"/>
                      <w:rtl w:val="0"/>
                    </w:rPr>
                    <w:t xml:space="preserve">Ambientes laborales seguros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5">
                  <w:pPr>
                    <w:spacing w:after="20" w:lineRule="auto"/>
                    <w:jc w:val="both"/>
                    <w:rPr>
                      <w:sz w:val="17"/>
                      <w:szCs w:val="17"/>
                    </w:rPr>
                  </w:pPr>
                  <w:r w:rsidDel="00000000" w:rsidR="00000000" w:rsidRPr="00000000">
                    <w:rPr>
                      <w:sz w:val="17"/>
                      <w:szCs w:val="17"/>
                      <w:rtl w:val="0"/>
                    </w:rPr>
                    <w:t xml:space="preserve">Protocolo de prevención del acoso sexual, laboral y la violencia en el trabajo (Ley 21.643), canal de denuncia confidencial y capacitación anual.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6">
                  <w:pPr>
                    <w:spacing w:after="20" w:lineRule="auto"/>
                    <w:jc w:val="both"/>
                    <w:rPr>
                      <w:sz w:val="17"/>
                      <w:szCs w:val="17"/>
                    </w:rPr>
                  </w:pPr>
                  <w:r w:rsidDel="00000000" w:rsidR="00000000" w:rsidRPr="00000000">
                    <w:rPr>
                      <w:sz w:val="17"/>
                      <w:szCs w:val="17"/>
                      <w:rtl w:val="0"/>
                    </w:rPr>
                    <w:t xml:space="preserve">100% del equipo capacitado; denuncias gestionadas en plazo legal</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7">
                  <w:pPr>
                    <w:spacing w:after="20" w:lineRule="auto"/>
                    <w:jc w:val="both"/>
                    <w:rPr>
                      <w:b w:val="1"/>
                      <w:bCs w:val="1"/>
                      <w:sz w:val="17"/>
                      <w:szCs w:val="17"/>
                    </w:rPr>
                  </w:pPr>
                  <w:r w:rsidDel="00000000" w:rsidR="00000000" w:rsidRPr="00000000">
                    <w:rPr>
                      <w:b w:val="1"/>
                      <w:bCs w:val="1"/>
                      <w:sz w:val="17"/>
                      <w:szCs w:val="17"/>
                      <w:rtl w:val="0"/>
                    </w:rPr>
                    <w:t xml:space="preserve">Formación y desarrollo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8">
                  <w:pPr>
                    <w:spacing w:after="20" w:lineRule="auto"/>
                    <w:jc w:val="both"/>
                    <w:rPr>
                      <w:sz w:val="17"/>
                      <w:szCs w:val="17"/>
                    </w:rPr>
                  </w:pPr>
                  <w:r w:rsidDel="00000000" w:rsidR="00000000" w:rsidRPr="00000000">
                    <w:rPr>
                      <w:sz w:val="17"/>
                      <w:szCs w:val="17"/>
                      <w:rtl w:val="0"/>
                    </w:rPr>
                    <w:t xml:space="preserve">Al menos 40% de cupos para mujeres en las capacitaciones del Programa; mentorías para profesionales mujeres en IA y construcción; becas de certificación.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9">
                  <w:pPr>
                    <w:spacing w:after="20" w:lineRule="auto"/>
                    <w:jc w:val="both"/>
                    <w:rPr>
                      <w:sz w:val="17"/>
                      <w:szCs w:val="17"/>
                    </w:rPr>
                  </w:pPr>
                  <w:r w:rsidDel="00000000" w:rsidR="00000000" w:rsidRPr="00000000">
                    <w:rPr>
                      <w:sz w:val="17"/>
                      <w:szCs w:val="17"/>
                      <w:rtl w:val="0"/>
                    </w:rPr>
                    <w:t xml:space="preserve">≥40% de mujeres capacitadas; ≥10 mentorías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A">
                  <w:pPr>
                    <w:spacing w:after="20" w:lineRule="auto"/>
                    <w:jc w:val="both"/>
                    <w:rPr>
                      <w:b w:val="1"/>
                      <w:bCs w:val="1"/>
                      <w:sz w:val="17"/>
                      <w:szCs w:val="17"/>
                    </w:rPr>
                  </w:pPr>
                  <w:r w:rsidDel="00000000" w:rsidR="00000000" w:rsidRPr="00000000">
                    <w:rPr>
                      <w:b w:val="1"/>
                      <w:bCs w:val="1"/>
                      <w:sz w:val="17"/>
                      <w:szCs w:val="17"/>
                      <w:rtl w:val="0"/>
                    </w:rPr>
                    <w:t xml:space="preserve">Difusión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B">
                  <w:pPr>
                    <w:spacing w:after="20" w:lineRule="auto"/>
                    <w:jc w:val="both"/>
                    <w:rPr>
                      <w:sz w:val="17"/>
                      <w:szCs w:val="17"/>
                    </w:rPr>
                  </w:pPr>
                  <w:r w:rsidDel="00000000" w:rsidR="00000000" w:rsidRPr="00000000">
                    <w:rPr>
                      <w:sz w:val="17"/>
                      <w:szCs w:val="17"/>
                      <w:rtl w:val="0"/>
                    </w:rPr>
                    <w:t xml:space="preserve">Paneles con al menos 40% de expositoras; lenguaje e imágenes inclusivos; datos desagregados por sexo en todas las actividades.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C">
                  <w:pPr>
                    <w:spacing w:after="20" w:lineRule="auto"/>
                    <w:jc w:val="both"/>
                    <w:rPr>
                      <w:sz w:val="17"/>
                      <w:szCs w:val="17"/>
                    </w:rPr>
                  </w:pPr>
                  <w:r w:rsidDel="00000000" w:rsidR="00000000" w:rsidRPr="00000000">
                    <w:rPr>
                      <w:sz w:val="17"/>
                      <w:szCs w:val="17"/>
                      <w:rtl w:val="0"/>
                    </w:rPr>
                    <w:t xml:space="preserve">≥80% de paneles al M36 y 100% al M60</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D">
                  <w:pPr>
                    <w:spacing w:after="20" w:lineRule="auto"/>
                    <w:jc w:val="both"/>
                    <w:rPr>
                      <w:b w:val="1"/>
                      <w:bCs w:val="1"/>
                      <w:sz w:val="17"/>
                      <w:szCs w:val="17"/>
                    </w:rPr>
                  </w:pPr>
                  <w:r w:rsidDel="00000000" w:rsidR="00000000" w:rsidRPr="00000000">
                    <w:rPr>
                      <w:b w:val="1"/>
                      <w:bCs w:val="1"/>
                      <w:sz w:val="17"/>
                      <w:szCs w:val="17"/>
                      <w:rtl w:val="0"/>
                    </w:rPr>
                    <w:t xml:space="preserve">Diseño de soluciones sin sesgos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E">
                  <w:pPr>
                    <w:spacing w:after="20" w:lineRule="auto"/>
                    <w:jc w:val="both"/>
                    <w:rPr>
                      <w:sz w:val="17"/>
                      <w:szCs w:val="17"/>
                    </w:rPr>
                  </w:pPr>
                  <w:r w:rsidDel="00000000" w:rsidR="00000000" w:rsidRPr="00000000">
                    <w:rPr>
                      <w:sz w:val="17"/>
                      <w:szCs w:val="17"/>
                      <w:rtl w:val="0"/>
                    </w:rPr>
                    <w:t xml:space="preserve">Evaluación de sesgos en datos y modelos; pruebas de usabilidad con usuarias; incorporación en P1 de criterios de cercanía a servicios de cuidado (salas cuna, salud y educación), que benefician especialmente a mujeres.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F">
                  <w:pPr>
                    <w:spacing w:after="20" w:lineRule="auto"/>
                    <w:jc w:val="both"/>
                    <w:rPr>
                      <w:sz w:val="17"/>
                      <w:szCs w:val="17"/>
                    </w:rPr>
                  </w:pPr>
                  <w:r w:rsidDel="00000000" w:rsidR="00000000" w:rsidRPr="00000000">
                    <w:rPr>
                      <w:sz w:val="17"/>
                      <w:szCs w:val="17"/>
                      <w:rtl w:val="0"/>
                    </w:rPr>
                    <w:t xml:space="preserve">100% de los módulos con evaluación de sesgo</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0">
                  <w:pPr>
                    <w:spacing w:after="20" w:lineRule="auto"/>
                    <w:jc w:val="both"/>
                    <w:rPr>
                      <w:b w:val="1"/>
                      <w:bCs w:val="1"/>
                      <w:sz w:val="17"/>
                      <w:szCs w:val="17"/>
                    </w:rPr>
                  </w:pPr>
                  <w:r w:rsidDel="00000000" w:rsidR="00000000" w:rsidRPr="00000000">
                    <w:rPr>
                      <w:b w:val="1"/>
                      <w:bCs w:val="1"/>
                      <w:sz w:val="17"/>
                      <w:szCs w:val="17"/>
                      <w:rtl w:val="0"/>
                    </w:rPr>
                    <w:t xml:space="preserve">Proveedores y pilotos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1">
                  <w:pPr>
                    <w:spacing w:after="20" w:lineRule="auto"/>
                    <w:jc w:val="both"/>
                    <w:rPr>
                      <w:sz w:val="17"/>
                      <w:szCs w:val="17"/>
                    </w:rPr>
                  </w:pPr>
                  <w:r w:rsidDel="00000000" w:rsidR="00000000" w:rsidRPr="00000000">
                    <w:rPr>
                      <w:sz w:val="17"/>
                      <w:szCs w:val="17"/>
                      <w:rtl w:val="0"/>
                    </w:rPr>
                    <w:t xml:space="preserve">Preferencia, en igualdad de condiciones, por empresas lideradas por mujeres en contrataciones y pilotos.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2">
                  <w:pPr>
                    <w:spacing w:after="20" w:lineRule="auto"/>
                    <w:jc w:val="both"/>
                    <w:rPr>
                      <w:sz w:val="17"/>
                      <w:szCs w:val="17"/>
                    </w:rPr>
                  </w:pPr>
                  <w:r w:rsidDel="00000000" w:rsidR="00000000" w:rsidRPr="00000000">
                    <w:rPr>
                      <w:sz w:val="17"/>
                      <w:szCs w:val="17"/>
                      <w:rtl w:val="0"/>
                    </w:rPr>
                    <w:t xml:space="preserve">Empresas lideradas por mujeres contratadas o en pilotos (N°)</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3">
                  <w:pPr>
                    <w:spacing w:after="20" w:lineRule="auto"/>
                    <w:jc w:val="both"/>
                    <w:rPr>
                      <w:b w:val="1"/>
                      <w:bCs w:val="1"/>
                      <w:sz w:val="17"/>
                      <w:szCs w:val="17"/>
                    </w:rPr>
                  </w:pPr>
                  <w:r w:rsidDel="00000000" w:rsidR="00000000" w:rsidRPr="00000000">
                    <w:rPr>
                      <w:b w:val="1"/>
                      <w:bCs w:val="1"/>
                      <w:sz w:val="17"/>
                      <w:szCs w:val="17"/>
                      <w:rtl w:val="0"/>
                    </w:rPr>
                    <w:t xml:space="preserve">Diversidad e inclusión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4">
                  <w:pPr>
                    <w:spacing w:after="20" w:lineRule="auto"/>
                    <w:jc w:val="both"/>
                    <w:rPr>
                      <w:sz w:val="17"/>
                      <w:szCs w:val="17"/>
                    </w:rPr>
                  </w:pPr>
                  <w:r w:rsidDel="00000000" w:rsidR="00000000" w:rsidRPr="00000000">
                    <w:rPr>
                      <w:sz w:val="17"/>
                      <w:szCs w:val="17"/>
                      <w:rtl w:val="0"/>
                    </w:rPr>
                    <w:t xml:space="preserve">Inclusión laboral de personas con discapacidad (Ley 21.015); accesibilidad digital de la plataforma (WCAG 2.1 AA); diversidad territorial mediante pilotos y capacitaciones en regiones.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5">
                  <w:pPr>
                    <w:spacing w:after="20" w:lineRule="auto"/>
                    <w:jc w:val="both"/>
                    <w:rPr>
                      <w:sz w:val="17"/>
                      <w:szCs w:val="17"/>
                    </w:rPr>
                  </w:pPr>
                  <w:r w:rsidDel="00000000" w:rsidR="00000000" w:rsidRPr="00000000">
                    <w:rPr>
                      <w:sz w:val="17"/>
                      <w:szCs w:val="17"/>
                      <w:rtl w:val="0"/>
                    </w:rPr>
                    <w:t xml:space="preserve">Plataforma accesible; actividades en ≥5 regiones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6">
                  <w:pPr>
                    <w:spacing w:after="20" w:lineRule="auto"/>
                    <w:jc w:val="both"/>
                    <w:rPr>
                      <w:b w:val="1"/>
                      <w:bCs w:val="1"/>
                      <w:sz w:val="17"/>
                      <w:szCs w:val="17"/>
                    </w:rPr>
                  </w:pPr>
                  <w:r w:rsidDel="00000000" w:rsidR="00000000" w:rsidRPr="00000000">
                    <w:rPr>
                      <w:b w:val="1"/>
                      <w:bCs w:val="1"/>
                      <w:sz w:val="17"/>
                      <w:szCs w:val="17"/>
                      <w:rtl w:val="0"/>
                    </w:rPr>
                    <w:t xml:space="preserve">Gestión y certificación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7">
                  <w:pPr>
                    <w:spacing w:after="20" w:lineRule="auto"/>
                    <w:jc w:val="both"/>
                    <w:rPr>
                      <w:sz w:val="17"/>
                      <w:szCs w:val="17"/>
                    </w:rPr>
                  </w:pPr>
                  <w:r w:rsidDel="00000000" w:rsidR="00000000" w:rsidRPr="00000000">
                    <w:rPr>
                      <w:sz w:val="17"/>
                      <w:szCs w:val="17"/>
                      <w:rtl w:val="0"/>
                    </w:rPr>
                    <w:t xml:space="preserve">Prácticas alineadas con la norma NCh 3262 y postulación al Sello Iguala-Conciliación.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8">
                  <w:pPr>
                    <w:spacing w:after="20" w:lineRule="auto"/>
                    <w:jc w:val="both"/>
                    <w:rPr>
                      <w:sz w:val="17"/>
                      <w:szCs w:val="17"/>
                    </w:rPr>
                  </w:pPr>
                  <w:r w:rsidDel="00000000" w:rsidR="00000000" w:rsidRPr="00000000">
                    <w:rPr>
                      <w:sz w:val="17"/>
                      <w:szCs w:val="17"/>
                      <w:rtl w:val="0"/>
                    </w:rPr>
                    <w:t xml:space="preserve">Postulación en la Etapa 2</w:t>
                  </w:r>
                </w:p>
              </w:tc>
            </w:tr>
          </w:tbl>
          <w:p w:rsidR="00000000" w:rsidDel="00000000" w:rsidP="00000000" w:rsidRDefault="00000000" w:rsidRPr="00000000" w14:paraId="00000E39">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E3A">
            <w:pPr>
              <w:spacing w:after="0" w:lineRule="auto"/>
              <w:jc w:val="both"/>
              <w:rPr>
                <w:sz w:val="20"/>
                <w:szCs w:val="20"/>
              </w:rPr>
            </w:pPr>
            <w:r w:rsidDel="00000000" w:rsidR="00000000" w:rsidRPr="00000000">
              <w:rPr>
                <w:b w:val="1"/>
                <w:bCs w:val="1"/>
                <w:sz w:val="20"/>
                <w:szCs w:val="20"/>
                <w:rtl w:val="0"/>
              </w:rPr>
              <w:t xml:space="preserve">Seguimiento.</w:t>
            </w:r>
            <w:r w:rsidDel="00000000" w:rsidR="00000000" w:rsidRPr="00000000">
              <w:rPr>
                <w:sz w:val="20"/>
                <w:szCs w:val="20"/>
                <w:rtl w:val="0"/>
              </w:rPr>
              <w:t xml:space="preserve"> Todos los indicadores de personas se reportan desagregados por sexo en el tablero del Programa; el/la responsable de género informa semestralmente al Consejo Estratégico, que evalúa el avance y adopta medidas correctivas. </w:t>
            </w:r>
          </w:p>
          <w:p w:rsidR="00000000" w:rsidDel="00000000" w:rsidP="00000000" w:rsidRDefault="00000000" w:rsidRPr="00000000" w14:paraId="00000E3B">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E3C">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E3D">
            <w:pPr>
              <w:spacing w:after="0" w:lineRule="auto"/>
              <w:jc w:val="both"/>
              <w:rPr>
                <w:sz w:val="20"/>
                <w:szCs w:val="20"/>
                <w:vertAlign w:val="baseline"/>
              </w:rPr>
            </w:pPr>
            <w:r w:rsidDel="00000000" w:rsidR="00000000" w:rsidRPr="00000000">
              <w:rPr>
                <w:rtl w:val="0"/>
              </w:rPr>
            </w:r>
          </w:p>
        </w:tc>
      </w:tr>
    </w:tbl>
    <w:p w:rsidR="00000000" w:rsidDel="00000000" w:rsidP="00000000" w:rsidRDefault="00000000" w:rsidRPr="00000000" w14:paraId="00000E3E">
      <w:pPr>
        <w:spacing w:after="0" w:lineRule="auto"/>
        <w:ind w:left="-284" w:right="-141" w:firstLine="0"/>
        <w:jc w:val="both"/>
        <w:rPr>
          <w:b w:val="0"/>
          <w:bCs w:val="0"/>
          <w:vertAlign w:val="baseline"/>
        </w:rPr>
      </w:pPr>
      <w:r w:rsidDel="00000000" w:rsidR="00000000" w:rsidRPr="00000000">
        <w:rPr>
          <w:rtl w:val="0"/>
        </w:rPr>
      </w:r>
    </w:p>
    <w:p w:rsidR="00000000" w:rsidDel="00000000" w:rsidP="00000000" w:rsidRDefault="00000000" w:rsidRPr="00000000" w14:paraId="00000E3F">
      <w:pPr>
        <w:spacing w:after="0" w:lineRule="auto"/>
        <w:ind w:left="-284" w:right="-141" w:firstLine="0"/>
        <w:jc w:val="both"/>
        <w:rPr>
          <w:b w:val="0"/>
          <w:bCs w:val="0"/>
          <w:vertAlign w:val="baseline"/>
        </w:rPr>
      </w:pPr>
      <w:r w:rsidDel="00000000" w:rsidR="00000000" w:rsidRPr="00000000">
        <w:rPr>
          <w:rtl w:val="0"/>
        </w:rPr>
      </w:r>
    </w:p>
    <w:p w:rsidR="00000000" w:rsidDel="00000000" w:rsidP="00000000" w:rsidRDefault="00000000" w:rsidRPr="00000000" w14:paraId="00000E40">
      <w:pPr>
        <w:spacing w:after="0" w:lineRule="auto"/>
        <w:ind w:left="-284" w:right="-141" w:firstLine="0"/>
        <w:jc w:val="both"/>
        <w:rPr>
          <w:b w:val="0"/>
          <w:bCs w:val="0"/>
          <w:vertAlign w:val="baseline"/>
        </w:rPr>
      </w:pPr>
      <w:r w:rsidDel="00000000" w:rsidR="00000000" w:rsidRPr="00000000">
        <w:rPr>
          <w:b w:val="1"/>
          <w:bCs w:val="1"/>
          <w:vertAlign w:val="baseline"/>
          <w:rtl w:val="0"/>
        </w:rPr>
        <w:t xml:space="preserve">20.- RESUMEN DE PRESUPUESTO </w:t>
      </w:r>
      <w:r w:rsidDel="00000000" w:rsidR="00000000" w:rsidRPr="00000000">
        <w:rPr>
          <w:rtl w:val="0"/>
        </w:rPr>
      </w:r>
    </w:p>
    <w:p w:rsidR="00000000" w:rsidDel="00000000" w:rsidP="00000000" w:rsidRDefault="00000000" w:rsidRPr="00000000" w14:paraId="00000E41">
      <w:pPr>
        <w:spacing w:after="0" w:lineRule="auto"/>
        <w:rPr>
          <w:sz w:val="20"/>
          <w:szCs w:val="20"/>
          <w:vertAlign w:val="baseline"/>
        </w:rPr>
      </w:pPr>
      <w:r w:rsidDel="00000000" w:rsidR="00000000" w:rsidRPr="00000000">
        <w:rPr>
          <w:rtl w:val="0"/>
        </w:rPr>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20.1. Presupuesto consolidado de todo el programa </w:t>
      </w:r>
    </w:p>
    <w:tbl>
      <w:tblPr>
        <w:tblStyle w:val="Table75"/>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663"/>
        <w:gridCol w:w="3260"/>
      </w:tblGrid>
      <w:tr>
        <w:trPr>
          <w:cantSplit w:val="0"/>
          <w:trHeight w:val="28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Costo Total del Programa</w:t>
            </w:r>
            <w:r w:rsidDel="00000000" w:rsidR="00000000" w:rsidRPr="00000000">
              <w:rPr>
                <w:rtl w:val="0"/>
              </w:rPr>
            </w:r>
          </w:p>
          <w:p w:rsidR="00000000" w:rsidDel="00000000" w:rsidP="00000000" w:rsidRDefault="00000000" w:rsidRPr="00000000" w14:paraId="00000E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Sumatoria del Subsidio Corfo más aporte de los Participantes.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5">
            <w:pPr>
              <w:keepNext w:val="0"/>
              <w:keepLines w:val="0"/>
              <w:widowControl w:val="1"/>
              <w:pBdr>
                <w:top w:space="0" w:sz="0" w:val="nil"/>
                <w:left w:space="0" w:sz="0" w:val="nil"/>
                <w:bottom w:space="0" w:sz="0" w:val="nil"/>
                <w:right w:space="0" w:sz="0" w:val="nil"/>
                <w:between w:space="0" w:sz="0" w:val="nil"/>
              </w:pBdr>
              <w:shd w:fill="auto" w:val="clear"/>
              <w:tabs>
                <w:tab w:val="left" w:leader="none" w:pos="2322"/>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$ 5.000.000.000 (100%)</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a Corfo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7">
            <w:pPr>
              <w:keepNext w:val="0"/>
              <w:keepLines w:val="0"/>
              <w:widowControl w:val="1"/>
              <w:pBdr>
                <w:top w:space="0" w:sz="0" w:val="nil"/>
                <w:left w:space="0" w:sz="0" w:val="nil"/>
                <w:bottom w:space="0" w:sz="0" w:val="nil"/>
                <w:right w:space="0" w:sz="0" w:val="nil"/>
                <w:between w:space="0" w:sz="0" w:val="nil"/>
              </w:pBdr>
              <w:shd w:fill="auto" w:val="clear"/>
              <w:tabs>
                <w:tab w:val="left" w:leader="none" w:pos="2322"/>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$ 3.000.000.000 (60,00%)</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Total de Entidades Participantes del Programa (Beneficiario, Coejecutores y Asociados)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9">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$ 2.000.000.000 (40,00%)</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Pecuniario de las Entidades Participantes del Programa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B">
            <w:pPr>
              <w:tabs>
                <w:tab w:val="left" w:leader="none" w:pos="2322"/>
              </w:tabs>
              <w:spacing w:after="0" w:lineRule="auto"/>
              <w:ind w:right="-376"/>
              <w:rPr>
                <w:sz w:val="20"/>
                <w:szCs w:val="20"/>
                <w:vertAlign w:val="baseline"/>
              </w:rPr>
            </w:pPr>
            <w:r w:rsidDel="00000000" w:rsidR="00000000" w:rsidRPr="00000000">
              <w:rPr>
                <w:sz w:val="20"/>
                <w:szCs w:val="20"/>
                <w:vertAlign w:val="baseline"/>
                <w:rtl w:val="0"/>
              </w:rPr>
              <w:t xml:space="preserve">$ 1.045.000.000 (20,90%)</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Valorizado de las Entidades Participantes del Programa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D">
            <w:pPr>
              <w:tabs>
                <w:tab w:val="left" w:leader="none" w:pos="2322"/>
              </w:tabs>
              <w:spacing w:after="0" w:lineRule="auto"/>
              <w:ind w:right="-376"/>
              <w:rPr>
                <w:sz w:val="20"/>
                <w:szCs w:val="20"/>
                <w:vertAlign w:val="baseline"/>
              </w:rPr>
            </w:pPr>
            <w:r w:rsidDel="00000000" w:rsidR="00000000" w:rsidRPr="00000000">
              <w:rPr>
                <w:sz w:val="20"/>
                <w:szCs w:val="20"/>
                <w:vertAlign w:val="baseline"/>
                <w:rtl w:val="0"/>
              </w:rPr>
              <w:t xml:space="preserve">$ 955.000.000 (19,10%)</w:t>
            </w:r>
            <w:r w:rsidDel="00000000" w:rsidR="00000000" w:rsidRPr="00000000">
              <w:rPr>
                <w:rtl w:val="0"/>
              </w:rPr>
            </w:r>
          </w:p>
        </w:tc>
      </w:tr>
      <w:tr>
        <w:trPr>
          <w:cantSplit w:val="0"/>
          <w:trHeight w:val="24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Total del Beneficiario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F">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$ 995.000.000</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Pecuniario del Beneficiario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1">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$ 845.000.000</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Valorizado del Beneficiario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3">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$ 150.000.000</w:t>
            </w:r>
            <w:r w:rsidDel="00000000" w:rsidR="00000000" w:rsidRPr="00000000">
              <w:rPr>
                <w:rtl w:val="0"/>
              </w:rPr>
            </w:r>
          </w:p>
        </w:tc>
      </w:tr>
      <w:tr>
        <w:trPr>
          <w:cantSplit w:val="0"/>
          <w:trHeight w:val="45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correspondiente a la cuenta de Recursos Humanos.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establecido en las bases administrativas subnumeral 4.6.1 letra a y bases técnicas numeral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5">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$ 2.125.000.000 (70,83% del subsidio)</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correspondiente a la cuenta Gastos de Operación. </w:t>
            </w:r>
            <w:r w:rsidDel="00000000" w:rsidR="00000000" w:rsidRPr="00000000">
              <w:rPr>
                <w:rtl w:val="0"/>
              </w:rPr>
            </w:r>
          </w:p>
          <w:p w:rsidR="00000000" w:rsidDel="00000000" w:rsidP="00000000" w:rsidRDefault="00000000" w:rsidRPr="00000000" w14:paraId="00000E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establecido en las bases administrativas subnumeral 4.6.1 letra b y bases técnicas numeral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8">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$ 500.000.000 (16,67% del subsidio)</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correspondiente a la cuenta Gastos de Inversión.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E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establecido en las bases administrativas subnumeral 4.6.1 letra d y bases técnicas numeral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B">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$ 75.000.000 (2,50% del subsidio)</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correspondiente a la cuenta Gastos de Administración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establecido en las bases administrativas subnumeral 4.6.1 letra e y bases técnicas numeral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D">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$ 300.000.000 (10,00% del subsidio)</w:t>
            </w:r>
            <w:r w:rsidDel="00000000" w:rsidR="00000000" w:rsidRPr="00000000">
              <w:rPr>
                <w:rtl w:val="0"/>
              </w:rPr>
            </w:r>
          </w:p>
        </w:tc>
      </w:tr>
      <w:tr>
        <w:trPr>
          <w:cantSplit w:val="1"/>
          <w:trHeight w:val="84" w:hRule="atLeast"/>
          <w:tblHeader w:val="0"/>
        </w:trPr>
        <w:tc>
          <w:tcPr>
            <w:vMerge w:val="restart"/>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E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Total Coejecutores y Asociados.</w:t>
            </w:r>
            <w:r w:rsidDel="00000000" w:rsidR="00000000" w:rsidRPr="00000000">
              <w:rPr>
                <w:rtl w:val="0"/>
              </w:rPr>
            </w:r>
          </w:p>
          <w:p w:rsidR="00000000" w:rsidDel="00000000" w:rsidP="00000000" w:rsidRDefault="00000000" w:rsidRPr="00000000" w14:paraId="00000E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*Montos deben coincidir con el detalle de planilla Excel denominada “Presupuesto y Carta Gantt”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Aporte Total $ 1.005.000.000</w:t>
            </w:r>
            <w:r w:rsidDel="00000000" w:rsidR="00000000" w:rsidRPr="00000000">
              <w:rPr>
                <w:rtl w:val="0"/>
              </w:rPr>
            </w:r>
          </w:p>
        </w:tc>
      </w:tr>
      <w:tr>
        <w:trPr>
          <w:cantSplit w:val="1"/>
          <w:trHeight w:val="180"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Aporte Pecuniario $ 200.000.000</w:t>
            </w:r>
            <w:r w:rsidDel="00000000" w:rsidR="00000000" w:rsidRPr="00000000">
              <w:rPr>
                <w:rtl w:val="0"/>
              </w:rPr>
            </w:r>
          </w:p>
        </w:tc>
      </w:tr>
      <w:tr>
        <w:trPr>
          <w:cantSplit w:val="1"/>
          <w:trHeight w:val="84"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Aporte Valorizado $ 805.000.000</w:t>
            </w:r>
            <w:r w:rsidDel="00000000" w:rsidR="00000000" w:rsidRPr="00000000">
              <w:rPr>
                <w:rtl w:val="0"/>
              </w:rPr>
            </w:r>
          </w:p>
        </w:tc>
      </w:tr>
    </w:tbl>
    <w:p w:rsidR="00000000" w:rsidDel="00000000" w:rsidP="00000000" w:rsidRDefault="00000000" w:rsidRPr="00000000" w14:paraId="00000E65">
      <w:pPr>
        <w:spacing w:after="0" w:lineRule="auto"/>
        <w:ind w:left="-142" w:right="142" w:firstLine="0"/>
        <w:jc w:val="center"/>
        <w:rPr>
          <w:b w:val="0"/>
          <w:bCs w:val="0"/>
          <w:sz w:val="28"/>
          <w:szCs w:val="28"/>
          <w:vertAlign w:val="baseline"/>
        </w:rPr>
      </w:pPr>
      <w:r w:rsidDel="00000000" w:rsidR="00000000" w:rsidRPr="00000000">
        <w:br w:type="page"/>
      </w:r>
      <w:r w:rsidDel="00000000" w:rsidR="00000000" w:rsidRPr="00000000">
        <w:rPr>
          <w:b w:val="1"/>
          <w:bCs w:val="1"/>
          <w:sz w:val="28"/>
          <w:szCs w:val="28"/>
          <w:vertAlign w:val="baseline"/>
          <w:rtl w:val="0"/>
        </w:rPr>
        <w:t xml:space="preserve">ANEXO 1: PROYECTOS/PROGRAMAS CON COFINANCIAMIENTO PÚBLICO EN EJECUCIÓN</w:t>
      </w:r>
      <w:r w:rsidDel="00000000" w:rsidR="00000000" w:rsidRPr="00000000">
        <w:rPr>
          <w:rtl w:val="0"/>
        </w:rPr>
      </w:r>
    </w:p>
    <w:p w:rsidR="00000000" w:rsidDel="00000000" w:rsidP="00000000" w:rsidRDefault="00000000" w:rsidRPr="00000000" w14:paraId="00000E66">
      <w:pPr>
        <w:spacing w:after="0" w:lineRule="auto"/>
        <w:ind w:left="-142" w:right="142" w:firstLine="0"/>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E67">
      <w:pPr>
        <w:spacing w:after="0" w:lineRule="auto"/>
        <w:ind w:left="-284" w:right="-141" w:firstLine="0"/>
        <w:jc w:val="both"/>
        <w:rPr>
          <w:vertAlign w:val="baseline"/>
        </w:rPr>
      </w:pPr>
      <w:r w:rsidDel="00000000" w:rsidR="00000000" w:rsidRPr="00000000">
        <w:rPr>
          <w:vertAlign w:val="baseline"/>
          <w:rtl w:val="0"/>
        </w:rPr>
        <w:t xml:space="preserve">Descripción de proyectos o programas, relacionados con la materia de la convocatoria, adjudicados por empresas u otras entidades participantes de la propuesta del programa tecnológico, que se encuentren EN EJECUCIÓN, y que cuenten con cofinanciamiento público de fuentes tales como Corfo, ANID, FIA, FIC-R u otras que puedan considerarse relevantes:</w:t>
      </w:r>
    </w:p>
    <w:p w:rsidR="00000000" w:rsidDel="00000000" w:rsidP="00000000" w:rsidRDefault="00000000" w:rsidRPr="00000000" w14:paraId="00000E68">
      <w:pPr>
        <w:spacing w:after="0" w:lineRule="auto"/>
        <w:jc w:val="both"/>
        <w:rPr>
          <w:vertAlign w:val="baseline"/>
        </w:rPr>
      </w:pPr>
      <w:r w:rsidDel="00000000" w:rsidR="00000000" w:rsidRPr="00000000">
        <w:rPr>
          <w:rtl w:val="0"/>
        </w:rPr>
      </w:r>
    </w:p>
    <w:tbl>
      <w:tblPr>
        <w:tblStyle w:val="Table76"/>
        <w:tblW w:w="9923" w:type="dxa"/>
        <w:jc w:val="left"/>
        <w:tblInd w:w="-284"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962"/>
        <w:gridCol w:w="1843"/>
        <w:gridCol w:w="1984"/>
        <w:gridCol w:w="3134"/>
      </w:tblGrid>
      <w:tr>
        <w:trPr>
          <w:cantSplit w:val="0"/>
          <w:trHeight w:val="299" w:hRule="atLeast"/>
          <w:tblHeader w:val="0"/>
        </w:trPr>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E69">
            <w:pPr>
              <w:spacing w:after="0" w:lineRule="auto"/>
              <w:jc w:val="center"/>
              <w:rPr>
                <w:sz w:val="20"/>
                <w:szCs w:val="20"/>
                <w:vertAlign w:val="baseline"/>
              </w:rPr>
            </w:pPr>
            <w:r w:rsidDel="00000000" w:rsidR="00000000" w:rsidRPr="00000000">
              <w:rPr>
                <w:sz w:val="20"/>
                <w:szCs w:val="20"/>
                <w:vertAlign w:val="baseline"/>
                <w:rtl w:val="0"/>
              </w:rPr>
              <w:t xml:space="preserve">Nombre entidad beneficiaria</w:t>
            </w:r>
          </w:p>
        </w:tc>
        <w:tc>
          <w:tcPr>
            <w:gridSpan w:val="3"/>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E6A">
            <w:pPr>
              <w:spacing w:after="0" w:lineRule="auto"/>
              <w:jc w:val="center"/>
              <w:rPr>
                <w:sz w:val="20"/>
                <w:szCs w:val="20"/>
                <w:vertAlign w:val="baseline"/>
              </w:rPr>
            </w:pPr>
            <w:r w:rsidDel="00000000" w:rsidR="00000000" w:rsidRPr="00000000">
              <w:rPr>
                <w:sz w:val="20"/>
                <w:szCs w:val="20"/>
                <w:vertAlign w:val="baseline"/>
                <w:rtl w:val="0"/>
              </w:rPr>
              <w:t xml:space="preserve">No se registran. Si durante la evaluación o la ejecución alguna entidad participante se adjudica un proyecto o programa con cofinanciamiento público (Corfo, ANID, FIA, FIC-R u otros) relacionado con la materia de esta convocatoria, se informará a Corfo con su análisis de adicionalidad y no duplicidad.</w:t>
            </w:r>
            <w:r w:rsidDel="00000000" w:rsidR="00000000" w:rsidRPr="00000000">
              <w:rPr>
                <w:rtl w:val="0"/>
              </w:rPr>
            </w:r>
          </w:p>
        </w:tc>
      </w:tr>
      <w:tr>
        <w:trPr>
          <w:cantSplit w:val="0"/>
          <w:trHeight w:val="389" w:hRule="atLeast"/>
          <w:tblHeader w:val="0"/>
        </w:trPr>
        <w:tc>
          <w:tcPr>
            <w:vAlign w:val="top"/>
          </w:tcPr>
          <w:p w:rsidR="00000000" w:rsidDel="00000000" w:rsidP="00000000" w:rsidRDefault="00000000" w:rsidRPr="00000000" w14:paraId="00000E6D">
            <w:pPr>
              <w:spacing w:after="0" w:lineRule="auto"/>
              <w:jc w:val="center"/>
              <w:rPr>
                <w:sz w:val="20"/>
                <w:szCs w:val="20"/>
                <w:vertAlign w:val="baseline"/>
              </w:rPr>
            </w:pPr>
            <w:r w:rsidDel="00000000" w:rsidR="00000000" w:rsidRPr="00000000">
              <w:rPr>
                <w:sz w:val="20"/>
                <w:szCs w:val="20"/>
                <w:vertAlign w:val="baseline"/>
                <w:rtl w:val="0"/>
              </w:rPr>
              <w:t xml:space="preserve">Nombre entidad de origen del con financiamiento público</w:t>
            </w:r>
          </w:p>
        </w:tc>
        <w:tc>
          <w:tcPr>
            <w:gridSpan w:val="3"/>
            <w:vAlign w:val="top"/>
          </w:tcPr>
          <w:p w:rsidR="00000000" w:rsidDel="00000000" w:rsidP="00000000" w:rsidRDefault="00000000" w:rsidRPr="00000000" w14:paraId="00000E6E">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r>
      <w:tr>
        <w:trPr>
          <w:cantSplit w:val="0"/>
          <w:trHeight w:val="296" w:hRule="atLeast"/>
          <w:tblHeader w:val="0"/>
        </w:trPr>
        <w:tc>
          <w:tcPr>
            <w:vAlign w:val="top"/>
          </w:tcPr>
          <w:p w:rsidR="00000000" w:rsidDel="00000000" w:rsidP="00000000" w:rsidRDefault="00000000" w:rsidRPr="00000000" w14:paraId="00000E71">
            <w:pPr>
              <w:spacing w:after="0" w:lineRule="auto"/>
              <w:jc w:val="center"/>
              <w:rPr>
                <w:sz w:val="20"/>
                <w:szCs w:val="20"/>
                <w:vertAlign w:val="baseline"/>
              </w:rPr>
            </w:pPr>
            <w:r w:rsidDel="00000000" w:rsidR="00000000" w:rsidRPr="00000000">
              <w:rPr>
                <w:sz w:val="20"/>
                <w:szCs w:val="20"/>
                <w:vertAlign w:val="baseline"/>
                <w:rtl w:val="0"/>
              </w:rPr>
              <w:t xml:space="preserve">Nombre del Instrumento</w:t>
            </w:r>
          </w:p>
        </w:tc>
        <w:tc>
          <w:tcPr>
            <w:gridSpan w:val="3"/>
            <w:vAlign w:val="top"/>
          </w:tcPr>
          <w:p w:rsidR="00000000" w:rsidDel="00000000" w:rsidP="00000000" w:rsidRDefault="00000000" w:rsidRPr="00000000" w14:paraId="00000E72">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r>
      <w:tr>
        <w:trPr>
          <w:cantSplit w:val="0"/>
          <w:trHeight w:val="259" w:hRule="atLeast"/>
          <w:tblHeader w:val="0"/>
        </w:trPr>
        <w:tc>
          <w:tcPr>
            <w:vAlign w:val="top"/>
          </w:tcPr>
          <w:p w:rsidR="00000000" w:rsidDel="00000000" w:rsidP="00000000" w:rsidRDefault="00000000" w:rsidRPr="00000000" w14:paraId="00000E75">
            <w:pPr>
              <w:spacing w:after="0" w:lineRule="auto"/>
              <w:jc w:val="center"/>
              <w:rPr>
                <w:sz w:val="20"/>
                <w:szCs w:val="20"/>
                <w:vertAlign w:val="baseline"/>
              </w:rPr>
            </w:pPr>
            <w:r w:rsidDel="00000000" w:rsidR="00000000" w:rsidRPr="00000000">
              <w:rPr>
                <w:sz w:val="20"/>
                <w:szCs w:val="20"/>
                <w:vertAlign w:val="baseline"/>
                <w:rtl w:val="0"/>
              </w:rPr>
              <w:t xml:space="preserve">Nombre programa/proyecto </w:t>
            </w:r>
          </w:p>
        </w:tc>
        <w:tc>
          <w:tcPr>
            <w:gridSpan w:val="3"/>
            <w:vAlign w:val="top"/>
          </w:tcPr>
          <w:p w:rsidR="00000000" w:rsidDel="00000000" w:rsidP="00000000" w:rsidRDefault="00000000" w:rsidRPr="00000000" w14:paraId="00000E76">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r>
      <w:tr>
        <w:trPr>
          <w:cantSplit w:val="0"/>
          <w:trHeight w:val="249" w:hRule="atLeast"/>
          <w:tblHeader w:val="0"/>
        </w:trPr>
        <w:tc>
          <w:tcPr>
            <w:vAlign w:val="top"/>
          </w:tcPr>
          <w:p w:rsidR="00000000" w:rsidDel="00000000" w:rsidP="00000000" w:rsidRDefault="00000000" w:rsidRPr="00000000" w14:paraId="00000E79">
            <w:pPr>
              <w:spacing w:after="0" w:lineRule="auto"/>
              <w:jc w:val="center"/>
              <w:rPr>
                <w:sz w:val="20"/>
                <w:szCs w:val="20"/>
                <w:vertAlign w:val="baseline"/>
              </w:rPr>
            </w:pPr>
            <w:r w:rsidDel="00000000" w:rsidR="00000000" w:rsidRPr="00000000">
              <w:rPr>
                <w:sz w:val="20"/>
                <w:szCs w:val="20"/>
                <w:vertAlign w:val="baseline"/>
                <w:rtl w:val="0"/>
              </w:rPr>
              <w:t xml:space="preserve">Código del programa/proyecto</w:t>
            </w:r>
          </w:p>
        </w:tc>
        <w:tc>
          <w:tcPr>
            <w:gridSpan w:val="3"/>
            <w:vAlign w:val="top"/>
          </w:tcPr>
          <w:p w:rsidR="00000000" w:rsidDel="00000000" w:rsidP="00000000" w:rsidRDefault="00000000" w:rsidRPr="00000000" w14:paraId="00000E7A">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r>
      <w:tr>
        <w:trPr>
          <w:cantSplit w:val="0"/>
          <w:trHeight w:val="394" w:hRule="atLeast"/>
          <w:tblHeader w:val="0"/>
        </w:trPr>
        <w:tc>
          <w:tcPr>
            <w:vAlign w:val="top"/>
          </w:tcPr>
          <w:p w:rsidR="00000000" w:rsidDel="00000000" w:rsidP="00000000" w:rsidRDefault="00000000" w:rsidRPr="00000000" w14:paraId="00000E7D">
            <w:pPr>
              <w:spacing w:after="0" w:lineRule="auto"/>
              <w:jc w:val="center"/>
              <w:rPr>
                <w:sz w:val="20"/>
                <w:szCs w:val="20"/>
                <w:vertAlign w:val="baseline"/>
              </w:rPr>
            </w:pPr>
            <w:r w:rsidDel="00000000" w:rsidR="00000000" w:rsidRPr="00000000">
              <w:rPr>
                <w:sz w:val="20"/>
                <w:szCs w:val="20"/>
                <w:vertAlign w:val="baseline"/>
                <w:rtl w:val="0"/>
              </w:rPr>
              <w:t xml:space="preserve">Objetivo del programa o proyecto (máx. 500 caracteres)  </w:t>
            </w:r>
          </w:p>
        </w:tc>
        <w:tc>
          <w:tcPr>
            <w:gridSpan w:val="3"/>
            <w:vAlign w:val="top"/>
          </w:tcPr>
          <w:p w:rsidR="00000000" w:rsidDel="00000000" w:rsidP="00000000" w:rsidRDefault="00000000" w:rsidRPr="00000000" w14:paraId="00000E7E">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r>
      <w:tr>
        <w:trPr>
          <w:cantSplit w:val="0"/>
          <w:trHeight w:val="303" w:hRule="atLeast"/>
          <w:tblHeader w:val="0"/>
        </w:trPr>
        <w:tc>
          <w:tcPr>
            <w:vAlign w:val="top"/>
          </w:tcPr>
          <w:p w:rsidR="00000000" w:rsidDel="00000000" w:rsidP="00000000" w:rsidRDefault="00000000" w:rsidRPr="00000000" w14:paraId="00000E81">
            <w:pPr>
              <w:spacing w:after="0" w:lineRule="auto"/>
              <w:jc w:val="center"/>
              <w:rPr>
                <w:sz w:val="20"/>
                <w:szCs w:val="20"/>
                <w:vertAlign w:val="baseline"/>
              </w:rPr>
            </w:pPr>
            <w:r w:rsidDel="00000000" w:rsidR="00000000" w:rsidRPr="00000000">
              <w:rPr>
                <w:sz w:val="20"/>
                <w:szCs w:val="20"/>
                <w:vertAlign w:val="baseline"/>
                <w:rtl w:val="0"/>
              </w:rPr>
              <w:t xml:space="preserve">Justificar adicionalidad con el Programa Tecnológico postulado</w:t>
            </w:r>
          </w:p>
        </w:tc>
        <w:tc>
          <w:tcPr>
            <w:gridSpan w:val="3"/>
            <w:vAlign w:val="top"/>
          </w:tcPr>
          <w:p w:rsidR="00000000" w:rsidDel="00000000" w:rsidP="00000000" w:rsidRDefault="00000000" w:rsidRPr="00000000" w14:paraId="00000E82">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r>
      <w:tr>
        <w:trPr>
          <w:cantSplit w:val="0"/>
          <w:trHeight w:val="495" w:hRule="atLeast"/>
          <w:tblHeader w:val="0"/>
        </w:trPr>
        <w:tc>
          <w:tcPr>
            <w:vAlign w:val="top"/>
          </w:tcPr>
          <w:p w:rsidR="00000000" w:rsidDel="00000000" w:rsidP="00000000" w:rsidRDefault="00000000" w:rsidRPr="00000000" w14:paraId="00000E85">
            <w:pPr>
              <w:spacing w:after="0" w:lineRule="auto"/>
              <w:jc w:val="center"/>
              <w:rPr>
                <w:sz w:val="20"/>
                <w:szCs w:val="20"/>
                <w:vertAlign w:val="baseline"/>
              </w:rPr>
            </w:pPr>
            <w:r w:rsidDel="00000000" w:rsidR="00000000" w:rsidRPr="00000000">
              <w:rPr>
                <w:sz w:val="20"/>
                <w:szCs w:val="20"/>
                <w:vertAlign w:val="baseline"/>
                <w:rtl w:val="0"/>
              </w:rPr>
              <w:t xml:space="preserve">Argumentar la no duplicidad con el Programa Tecnológico postulado</w:t>
            </w:r>
          </w:p>
        </w:tc>
        <w:tc>
          <w:tcPr>
            <w:gridSpan w:val="3"/>
            <w:vAlign w:val="top"/>
          </w:tcPr>
          <w:p w:rsidR="00000000" w:rsidDel="00000000" w:rsidP="00000000" w:rsidRDefault="00000000" w:rsidRPr="00000000" w14:paraId="00000E86">
            <w:pPr>
              <w:spacing w:after="0" w:lineRule="auto"/>
              <w:jc w:val="center"/>
              <w:rPr>
                <w:i w:val="0"/>
                <w:iCs w:val="0"/>
                <w:sz w:val="20"/>
                <w:szCs w:val="20"/>
                <w:vertAlign w:val="baseline"/>
              </w:rPr>
            </w:pPr>
            <w:r w:rsidDel="00000000" w:rsidR="00000000" w:rsidRPr="00000000">
              <w:rPr>
                <w:i w:val="1"/>
                <w:iCs w:val="1"/>
                <w:sz w:val="20"/>
                <w:szCs w:val="20"/>
                <w:vertAlign w:val="baseline"/>
                <w:rtl w:val="0"/>
              </w:rPr>
              <w:t xml:space="preserve">No aplica. Se deja constancia de que los proyectos habitacionales DS49 de DTE (La Serena y Chillán) se financian con subsidios habitacionales del MINVU para las familias y no financian desarrollo tecnológico; en el Programa solo aportan datos y entorno de pilotaje a P1, sin duplicidad de actividades ni de recursos humanos.</w:t>
            </w:r>
            <w:r w:rsidDel="00000000" w:rsidR="00000000" w:rsidRPr="00000000">
              <w:rPr>
                <w:rtl w:val="0"/>
              </w:rPr>
            </w:r>
          </w:p>
        </w:tc>
      </w:tr>
      <w:tr>
        <w:trPr>
          <w:cantSplit w:val="0"/>
          <w:trHeight w:val="389" w:hRule="atLeast"/>
          <w:tblHeader w:val="0"/>
        </w:trPr>
        <w:tc>
          <w:tcPr>
            <w:vAlign w:val="top"/>
          </w:tcPr>
          <w:p w:rsidR="00000000" w:rsidDel="00000000" w:rsidP="00000000" w:rsidRDefault="00000000" w:rsidRPr="00000000" w14:paraId="00000E89">
            <w:pPr>
              <w:spacing w:after="0" w:lineRule="auto"/>
              <w:jc w:val="center"/>
              <w:rPr>
                <w:sz w:val="20"/>
                <w:szCs w:val="20"/>
                <w:vertAlign w:val="baseline"/>
              </w:rPr>
            </w:pPr>
            <w:r w:rsidDel="00000000" w:rsidR="00000000" w:rsidRPr="00000000">
              <w:rPr>
                <w:sz w:val="20"/>
                <w:szCs w:val="20"/>
                <w:vertAlign w:val="baseline"/>
                <w:rtl w:val="0"/>
              </w:rPr>
              <w:t xml:space="preserve">Monto Total ($)</w:t>
            </w:r>
          </w:p>
        </w:tc>
        <w:tc>
          <w:tcPr>
            <w:vAlign w:val="top"/>
          </w:tcPr>
          <w:p w:rsidR="00000000" w:rsidDel="00000000" w:rsidP="00000000" w:rsidRDefault="00000000" w:rsidRPr="00000000" w14:paraId="00000E8A">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c>
          <w:tcPr>
            <w:vAlign w:val="top"/>
          </w:tcPr>
          <w:p w:rsidR="00000000" w:rsidDel="00000000" w:rsidP="00000000" w:rsidRDefault="00000000" w:rsidRPr="00000000" w14:paraId="00000E8B">
            <w:pPr>
              <w:spacing w:after="0" w:lineRule="auto"/>
              <w:jc w:val="center"/>
              <w:rPr>
                <w:sz w:val="20"/>
                <w:szCs w:val="20"/>
                <w:vertAlign w:val="baseline"/>
              </w:rPr>
            </w:pPr>
            <w:r w:rsidDel="00000000" w:rsidR="00000000" w:rsidRPr="00000000">
              <w:rPr>
                <w:sz w:val="20"/>
                <w:szCs w:val="20"/>
                <w:vertAlign w:val="baseline"/>
                <w:rtl w:val="0"/>
              </w:rPr>
              <w:t xml:space="preserve">Aporte Subsidio Institución Pública ($)</w:t>
            </w:r>
          </w:p>
        </w:tc>
        <w:tc>
          <w:tcPr>
            <w:vAlign w:val="top"/>
          </w:tcPr>
          <w:p w:rsidR="00000000" w:rsidDel="00000000" w:rsidP="00000000" w:rsidRDefault="00000000" w:rsidRPr="00000000" w14:paraId="00000E8C">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r>
      <w:tr>
        <w:trPr>
          <w:cantSplit w:val="0"/>
          <w:trHeight w:val="155" w:hRule="atLeast"/>
          <w:tblHeader w:val="0"/>
        </w:trPr>
        <w:tc>
          <w:tcPr>
            <w:vAlign w:val="top"/>
          </w:tcPr>
          <w:p w:rsidR="00000000" w:rsidDel="00000000" w:rsidP="00000000" w:rsidRDefault="00000000" w:rsidRPr="00000000" w14:paraId="00000E8D">
            <w:pPr>
              <w:spacing w:after="0" w:lineRule="auto"/>
              <w:jc w:val="center"/>
              <w:rPr>
                <w:sz w:val="20"/>
                <w:szCs w:val="20"/>
                <w:vertAlign w:val="baseline"/>
              </w:rPr>
            </w:pPr>
            <w:r w:rsidDel="00000000" w:rsidR="00000000" w:rsidRPr="00000000">
              <w:rPr>
                <w:sz w:val="20"/>
                <w:szCs w:val="20"/>
                <w:vertAlign w:val="baseline"/>
                <w:rtl w:val="0"/>
              </w:rPr>
              <w:t xml:space="preserve">Año inicio</w:t>
            </w:r>
          </w:p>
        </w:tc>
        <w:tc>
          <w:tcPr>
            <w:vAlign w:val="top"/>
          </w:tcPr>
          <w:p w:rsidR="00000000" w:rsidDel="00000000" w:rsidP="00000000" w:rsidRDefault="00000000" w:rsidRPr="00000000" w14:paraId="00000E8E">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c>
          <w:tcPr>
            <w:vAlign w:val="top"/>
          </w:tcPr>
          <w:p w:rsidR="00000000" w:rsidDel="00000000" w:rsidP="00000000" w:rsidRDefault="00000000" w:rsidRPr="00000000" w14:paraId="00000E8F">
            <w:pPr>
              <w:spacing w:after="0" w:lineRule="auto"/>
              <w:jc w:val="center"/>
              <w:rPr>
                <w:sz w:val="20"/>
                <w:szCs w:val="20"/>
                <w:vertAlign w:val="baseline"/>
              </w:rPr>
            </w:pPr>
            <w:r w:rsidDel="00000000" w:rsidR="00000000" w:rsidRPr="00000000">
              <w:rPr>
                <w:sz w:val="20"/>
                <w:szCs w:val="20"/>
                <w:vertAlign w:val="baseline"/>
                <w:rtl w:val="0"/>
              </w:rPr>
              <w:t xml:space="preserve">Año término</w:t>
            </w:r>
          </w:p>
        </w:tc>
        <w:tc>
          <w:tcPr>
            <w:vAlign w:val="top"/>
          </w:tcPr>
          <w:p w:rsidR="00000000" w:rsidDel="00000000" w:rsidP="00000000" w:rsidRDefault="00000000" w:rsidRPr="00000000" w14:paraId="00000E90">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r>
    </w:tbl>
    <w:p w:rsidR="00000000" w:rsidDel="00000000" w:rsidP="00000000" w:rsidRDefault="00000000" w:rsidRPr="00000000" w14:paraId="00000E91">
      <w:pPr>
        <w:spacing w:after="0" w:lineRule="auto"/>
        <w:ind w:left="-284" w:right="-141" w:firstLine="0"/>
        <w:rPr>
          <w:vertAlign w:val="baseline"/>
        </w:rPr>
      </w:pPr>
      <w:r w:rsidDel="00000000" w:rsidR="00000000" w:rsidRPr="00000000">
        <w:rPr>
          <w:i w:val="1"/>
          <w:iCs w:val="1"/>
          <w:sz w:val="20"/>
          <w:szCs w:val="20"/>
          <w:highlight w:val="yellow"/>
          <w:vertAlign w:val="baseline"/>
          <w:rtl w:val="0"/>
        </w:rPr>
        <w:t xml:space="preserve">Nota: repetir este cuadro las veces que sea necesario., para indicar PROYECTOS/PROGRAMAS CON COFINANCIAMIENTO PÚBLICO EN EJECUCIÓN</w:t>
      </w:r>
      <w:r w:rsidDel="00000000" w:rsidR="00000000" w:rsidRPr="00000000">
        <w:rPr>
          <w:rtl w:val="0"/>
        </w:rPr>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14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14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0" w:type="default"/>
      <w:footerReference r:id="rId11" w:type="default"/>
      <w:type w:val="nextPage"/>
      <w:pgSz w:h="15840" w:w="12240" w:orient="portrait"/>
      <w:pgMar w:bottom="851" w:top="2127" w:left="1701" w:right="1041" w:header="0" w:footer="948"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EB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E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Se </w:t>
      </w:r>
      <w:r w:rsidDel="00000000" w:rsidR="00000000" w:rsidRPr="00000000">
        <w:rPr>
          <w:rFonts w:ascii="Calibri" w:cs="Calibri" w:eastAsia="Calibri" w:hAnsi="Calibri"/>
          <w:b w:val="1"/>
          <w:bCs w:val="1"/>
          <w:i w:val="0"/>
          <w:iCs w:val="0"/>
          <w:smallCaps w:val="0"/>
          <w:strike w:val="0"/>
          <w:color w:val="000000"/>
          <w:sz w:val="16"/>
          <w:szCs w:val="16"/>
          <w:u w:val="single"/>
          <w:shd w:fill="auto" w:val="clear"/>
          <w:vertAlign w:val="baseline"/>
          <w:rtl w:val="0"/>
        </w:rPr>
        <w:t xml:space="preserve">sugiere</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que la extensión máxima de este formulario no exceda las 150 páginas en total, sin incluir anexo. </w:t>
      </w:r>
    </w:p>
  </w:footnote>
  <w:footnote w:id="1">
    <w:p w:rsidR="00000000" w:rsidDel="00000000" w:rsidP="00000000" w:rsidRDefault="00000000" w:rsidRPr="00000000" w14:paraId="00000E95">
      <w:pPr>
        <w:spacing w:after="0" w:lineRule="auto"/>
        <w:ind w:left="-284" w:right="-2" w:firstLine="0"/>
        <w:jc w:val="both"/>
        <w:rPr>
          <w:sz w:val="16"/>
          <w:szCs w:val="16"/>
          <w:vertAlign w:val="baseline"/>
        </w:rPr>
      </w:pPr>
      <w:bookmarkStart w:colFirst="0" w:colLast="0" w:name="_heading=h.76jbxruk8y1s" w:id="18"/>
      <w:bookmarkEnd w:id="18"/>
      <w:r w:rsidDel="00000000" w:rsidR="00000000" w:rsidRPr="00000000">
        <w:rPr>
          <w:rStyle w:val="FootnoteReference"/>
          <w:vertAlign w:val="superscript"/>
        </w:rPr>
        <w:footnoteRef/>
      </w:r>
      <w:r w:rsidDel="00000000" w:rsidR="00000000" w:rsidRPr="00000000">
        <w:rPr>
          <w:sz w:val="16"/>
          <w:szCs w:val="16"/>
          <w:vertAlign w:val="baseline"/>
          <w:rtl w:val="0"/>
        </w:rPr>
        <w:t xml:space="preserve"> Señalar el sector económico y/o productivo, considerando lo indicado en la publicación del respectivo llamado a concurso del instrumento de financiamiento “Programas Tecnológicos”. </w:t>
      </w:r>
    </w:p>
  </w:footnote>
  <w:footnote w:id="2">
    <w:p w:rsidR="00000000" w:rsidDel="00000000" w:rsidP="00000000" w:rsidRDefault="00000000" w:rsidRPr="00000000" w14:paraId="00000E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596"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acuerdo con lo señalado en el numeral 8.5 de las bases técnicas, se deben considerar al menos los indicadores señalados en la Guía Técnica de esta convocatoria, ajustándolos a las características de la propuesta y completando las metas numéricas anuales.    </w:t>
      </w:r>
    </w:p>
  </w:footnote>
  <w:footnote w:id="3">
    <w:p w:rsidR="00000000" w:rsidDel="00000000" w:rsidP="00000000" w:rsidRDefault="00000000" w:rsidRPr="00000000" w14:paraId="00000E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No se requiere definir las capacidades de los participantes, ya que éstas se encuentran descritas anteriormente.</w:t>
      </w:r>
    </w:p>
  </w:footnote>
  <w:footnote w:id="4">
    <w:p w:rsidR="00000000" w:rsidDel="00000000" w:rsidP="00000000" w:rsidRDefault="00000000" w:rsidRPr="00000000" w14:paraId="00000E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Refiérase a si participa o no el gestor tecnológico en la ejecución del proyecto individualizado.</w:t>
      </w:r>
    </w:p>
  </w:footnote>
  <w:footnote w:id="5">
    <w:p w:rsidR="00000000" w:rsidDel="00000000" w:rsidP="00000000" w:rsidRDefault="00000000" w:rsidRPr="00000000" w14:paraId="00000E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Indicar nombre (s)</w:t>
      </w:r>
    </w:p>
  </w:footnote>
  <w:footnote w:id="6">
    <w:p w:rsidR="00000000" w:rsidDel="00000000" w:rsidP="00000000" w:rsidRDefault="00000000" w:rsidRPr="00000000" w14:paraId="00000E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Indicar nombre (s)</w:t>
      </w:r>
    </w:p>
  </w:footnote>
  <w:footnote w:id="7">
    <w:p w:rsidR="00000000" w:rsidDel="00000000" w:rsidP="00000000" w:rsidRDefault="00000000" w:rsidRPr="00000000" w14:paraId="00000E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Indicar nombre (s)</w:t>
      </w:r>
      <w:r w:rsidDel="00000000" w:rsidR="00000000" w:rsidRPr="00000000">
        <w:rPr>
          <w:rtl w:val="0"/>
        </w:rPr>
      </w:r>
    </w:p>
  </w:footnote>
  <w:footnote w:id="8">
    <w:p w:rsidR="00000000" w:rsidDel="00000000" w:rsidP="00000000" w:rsidRDefault="00000000" w:rsidRPr="00000000" w14:paraId="00000E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Manera en que se pueden integrar y complementar, maximizando el uso de los recursos y evitando la duplicación de actividades.</w:t>
      </w:r>
    </w:p>
  </w:footnote>
  <w:footnote w:id="9">
    <w:p w:rsidR="00000000" w:rsidDel="00000000" w:rsidP="00000000" w:rsidRDefault="00000000" w:rsidRPr="00000000" w14:paraId="00000E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377"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Se deberán considerar las brechas establecidas en el Numeral 2 de la Guía Técnica de la Convocatoria y Numeral 8 de las Bases Técnicas. </w:t>
      </w:r>
    </w:p>
  </w:footnote>
  <w:footnote w:id="10">
    <w:p w:rsidR="00000000" w:rsidDel="00000000" w:rsidP="00000000" w:rsidRDefault="00000000" w:rsidRPr="00000000" w14:paraId="00000E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Incorporar CV de ambos profesionales en anexos</w:t>
      </w:r>
    </w:p>
  </w:footnote>
  <w:footnote w:id="11">
    <w:p w:rsidR="00000000" w:rsidDel="00000000" w:rsidP="00000000" w:rsidRDefault="00000000" w:rsidRPr="00000000" w14:paraId="00000E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Incorporar CV de profesionales del equipo de trabajo en anexos</w:t>
      </w:r>
      <w:r w:rsidDel="00000000" w:rsidR="00000000" w:rsidRPr="00000000">
        <w:rPr>
          <w:rtl w:val="0"/>
        </w:rPr>
      </w:r>
    </w:p>
  </w:footnote>
  <w:footnote w:id="12">
    <w:p w:rsidR="00000000" w:rsidDel="00000000" w:rsidP="00000000" w:rsidRDefault="00000000" w:rsidRPr="00000000" w14:paraId="00000E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Se deberán considerar al menos las brechas establecidas en la Guía Técnica de la convocatoria, entre otras que se consideren necesarias. </w:t>
      </w:r>
    </w:p>
  </w:footnote>
  <w:footnote w:id="13">
    <w:p w:rsidR="00000000" w:rsidDel="00000000" w:rsidP="00000000" w:rsidRDefault="00000000" w:rsidRPr="00000000" w14:paraId="00000E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Manera en que se pueden integrar y complementar, haciendo eficiente el uso de los recursos y evitando la duplicación de actividades.</w:t>
      </w:r>
    </w:p>
  </w:footnote>
  <w:footnote w:id="14">
    <w:p w:rsidR="00000000" w:rsidDel="00000000" w:rsidP="00000000" w:rsidRDefault="00000000" w:rsidRPr="00000000" w14:paraId="00000E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acuerdo con lo señalado en la Guía Técnica de la convocatoria, los proyectos presentados en el portafolio del programa deben iniciarse con un IRL (Innovation Readiness Level ) igual o superior a 5 (IRL 5).</w:t>
      </w:r>
    </w:p>
  </w:footnote>
  <w:footnote w:id="15">
    <w:p w:rsidR="00000000" w:rsidDel="00000000" w:rsidP="00000000" w:rsidRDefault="00000000" w:rsidRPr="00000000" w14:paraId="00000E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Indique con cuáles Objetivos de Desarrollo Sostenible (ODS-Naciones Unidas) se asocia el proyecto.</w:t>
      </w:r>
      <w:r w:rsidDel="00000000" w:rsidR="00000000" w:rsidRPr="00000000">
        <w:rPr>
          <w:rtl w:val="0"/>
        </w:rPr>
      </w:r>
    </w:p>
  </w:footnote>
  <w:footnote w:id="16">
    <w:p w:rsidR="00000000" w:rsidDel="00000000" w:rsidP="00000000" w:rsidRDefault="00000000" w:rsidRPr="00000000" w14:paraId="00000EA4">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 deberán considerar al menos las brechas establecidas en la Guía Técnica de la convocatoria, entre otras que se consideren necesarias. </w:t>
      </w:r>
    </w:p>
  </w:footnote>
  <w:footnote w:id="17">
    <w:p w:rsidR="00000000" w:rsidDel="00000000" w:rsidP="00000000" w:rsidRDefault="00000000" w:rsidRPr="00000000" w14:paraId="00000EA5">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Manera en que se pueden integrar y complementar, haciendo eficiente el uso de los recursos y evitando la duplicación de actividades.</w:t>
      </w:r>
    </w:p>
  </w:footnote>
  <w:footnote w:id="18">
    <w:p w:rsidR="00000000" w:rsidDel="00000000" w:rsidP="00000000" w:rsidRDefault="00000000" w:rsidRPr="00000000" w14:paraId="00000EA6">
      <w:pPr>
        <w:spacing w:after="0"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De acuerdo con lo señalado en la Guía Técnica de la convocatoria, los proyectos presentados en el portafolio del programa deben iniciarse con un IRL (Innovation Readiness Level ) igual o superior a 5 (IRL 5).</w:t>
      </w:r>
    </w:p>
  </w:footnote>
  <w:footnote w:id="19">
    <w:p w:rsidR="00000000" w:rsidDel="00000000" w:rsidP="00000000" w:rsidRDefault="00000000" w:rsidRPr="00000000" w14:paraId="00000EA7">
      <w:pPr>
        <w:spacing w:after="0" w:lineRule="auto"/>
        <w:ind w:left="-284" w:right="-141" w:firstLine="0"/>
        <w:jc w:val="both"/>
        <w:rPr>
          <w:rFonts w:ascii="Arimo" w:cs="Arimo" w:eastAsia="Arimo" w:hAnsi="Arimo"/>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Indique con cuáles Objetivos de Desarrollo Sostenible (ODS-Naciones Unidas) se asocia el proyecto.</w:t>
      </w:r>
      <w:r w:rsidDel="00000000" w:rsidR="00000000" w:rsidRPr="00000000">
        <w:rPr>
          <w:rtl w:val="0"/>
        </w:rPr>
      </w:r>
    </w:p>
  </w:footnote>
  <w:footnote w:id="20">
    <w:p w:rsidR="00000000" w:rsidDel="00000000" w:rsidP="00000000" w:rsidRDefault="00000000" w:rsidRPr="00000000" w14:paraId="00000EA8">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 deberán considerar al menos las brechas establecidas en la Guía Técnica de la convocatoria, entre otras que se consideren necesarias. </w:t>
      </w:r>
    </w:p>
  </w:footnote>
  <w:footnote w:id="21">
    <w:p w:rsidR="00000000" w:rsidDel="00000000" w:rsidP="00000000" w:rsidRDefault="00000000" w:rsidRPr="00000000" w14:paraId="00000EA9">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Manera en que se pueden integrar y complementar, haciendo eficiente el uso de los recursos y evitando la duplicación de actividades.</w:t>
      </w:r>
    </w:p>
  </w:footnote>
  <w:footnote w:id="22">
    <w:p w:rsidR="00000000" w:rsidDel="00000000" w:rsidP="00000000" w:rsidRDefault="00000000" w:rsidRPr="00000000" w14:paraId="00000EAA">
      <w:pPr>
        <w:spacing w:after="0"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De acuerdo con lo señalado en la Guía Técnica de la convocatoria, los proyectos presentados en el portafolio del programa deben iniciarse con un IRL (Innovation Readiness Level ) igual o superior a 5 (IRL 5).</w:t>
      </w:r>
    </w:p>
  </w:footnote>
  <w:footnote w:id="23">
    <w:p w:rsidR="00000000" w:rsidDel="00000000" w:rsidP="00000000" w:rsidRDefault="00000000" w:rsidRPr="00000000" w14:paraId="00000EAB">
      <w:pPr>
        <w:spacing w:after="0" w:lineRule="auto"/>
        <w:ind w:left="-284" w:right="-141" w:firstLine="0"/>
        <w:jc w:val="both"/>
        <w:rPr>
          <w:rFonts w:ascii="Arimo" w:cs="Arimo" w:eastAsia="Arimo" w:hAnsi="Arimo"/>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Indique con cuáles Objetivos de Desarrollo Sostenible (ODS-Naciones Unidas) se asocia el proyecto.</w:t>
      </w:r>
      <w:r w:rsidDel="00000000" w:rsidR="00000000" w:rsidRPr="00000000">
        <w:rPr>
          <w:rtl w:val="0"/>
        </w:rPr>
      </w:r>
    </w:p>
  </w:footnote>
  <w:footnote w:id="24">
    <w:p w:rsidR="00000000" w:rsidDel="00000000" w:rsidP="00000000" w:rsidRDefault="00000000" w:rsidRPr="00000000" w14:paraId="00000EAC">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 deberán considerar al menos las brechas establecidas en la Guía Técnica de la convocatoria, entre otras que se consideren necesarias. </w:t>
      </w:r>
    </w:p>
  </w:footnote>
  <w:footnote w:id="25">
    <w:p w:rsidR="00000000" w:rsidDel="00000000" w:rsidP="00000000" w:rsidRDefault="00000000" w:rsidRPr="00000000" w14:paraId="00000EAD">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Manera en que se pueden integrar y complementar, haciendo eficiente el uso de los recursos y evitando la duplicación de actividades.</w:t>
      </w:r>
    </w:p>
  </w:footnote>
  <w:footnote w:id="26">
    <w:p w:rsidR="00000000" w:rsidDel="00000000" w:rsidP="00000000" w:rsidRDefault="00000000" w:rsidRPr="00000000" w14:paraId="00000EAE">
      <w:pPr>
        <w:spacing w:after="0"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De acuerdo con lo señalado en la Guía Técnica de la convocatoria, los proyectos presentados en el portafolio del programa deben iniciarse con un IRL (Innovation Readiness Level ) igual o superior a 5 (IRL 5).</w:t>
      </w:r>
    </w:p>
  </w:footnote>
  <w:footnote w:id="27">
    <w:p w:rsidR="00000000" w:rsidDel="00000000" w:rsidP="00000000" w:rsidRDefault="00000000" w:rsidRPr="00000000" w14:paraId="00000EAF">
      <w:pPr>
        <w:spacing w:after="0" w:lineRule="auto"/>
        <w:ind w:left="-284" w:right="-141" w:firstLine="0"/>
        <w:jc w:val="both"/>
        <w:rPr>
          <w:rFonts w:ascii="Arimo" w:cs="Arimo" w:eastAsia="Arimo" w:hAnsi="Arimo"/>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Indique con cuáles Objetivos de Desarrollo Sostenible (ODS-Naciones Unidas) se asocia el proyecto.</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6336665</wp:posOffset>
          </wp:positionH>
          <wp:positionV relativeFrom="page">
            <wp:posOffset>190500</wp:posOffset>
          </wp:positionV>
          <wp:extent cx="658495" cy="648970"/>
          <wp:effectExtent b="0" l="0" r="0" t="0"/>
          <wp:wrapNone/>
          <wp:docPr descr=" LOGO_TRANS_2014-05" id="1004" name="image3.jpg"/>
          <a:graphic>
            <a:graphicData uri="http://schemas.openxmlformats.org/drawingml/2006/picture">
              <pic:pic>
                <pic:nvPicPr>
                  <pic:cNvPr descr=" LOGO_TRANS_2014-05" id="0" name="image3.jpg"/>
                  <pic:cNvPicPr preferRelativeResize="0"/>
                </pic:nvPicPr>
                <pic:blipFill>
                  <a:blip r:embed="rId1"/>
                  <a:srcRect b="0" l="84756" r="0" t="-2989"/>
                  <a:stretch>
                    <a:fillRect/>
                  </a:stretch>
                </pic:blipFill>
                <pic:spPr>
                  <a:xfrm>
                    <a:off x="0" y="0"/>
                    <a:ext cx="658495" cy="64897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935" hidden="0" layoutInCell="1" locked="0" relativeHeight="0" simplePos="0">
          <wp:simplePos x="0" y="0"/>
          <wp:positionH relativeFrom="column">
            <wp:posOffset>-200021</wp:posOffset>
          </wp:positionH>
          <wp:positionV relativeFrom="paragraph">
            <wp:posOffset>114935</wp:posOffset>
          </wp:positionV>
          <wp:extent cx="974725" cy="312420"/>
          <wp:effectExtent b="0" l="0" r="0" t="0"/>
          <wp:wrapSquare wrapText="bothSides" distB="0" distT="0" distL="114300" distR="114935"/>
          <wp:docPr id="100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74725" cy="3124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7"/>
      <w:numFmt w:val="bullet"/>
      <w:lvlText w:val="-"/>
      <w:lvlJc w:val="left"/>
      <w:pPr>
        <w:ind w:left="1777"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2"/>
      <w:numFmt w:val="decimal"/>
      <w:lvlText w:val="%1."/>
      <w:lvlJc w:val="left"/>
      <w:pPr>
        <w:ind w:left="435" w:hanging="435"/>
      </w:pPr>
      <w:rPr>
        <w:vertAlign w:val="baseline"/>
      </w:rPr>
    </w:lvl>
    <w:lvl w:ilvl="1">
      <w:start w:val="2"/>
      <w:numFmt w:val="decimal"/>
      <w:lvlText w:val="%1.%2."/>
      <w:lvlJc w:val="left"/>
      <w:pPr>
        <w:ind w:left="151" w:hanging="435"/>
      </w:pPr>
      <w:rPr>
        <w:b w:val="1"/>
        <w:bCs w:val="1"/>
        <w:i w:val="0"/>
        <w:iCs w:val="0"/>
        <w:sz w:val="22"/>
        <w:szCs w:val="22"/>
        <w:vertAlign w:val="baseline"/>
      </w:rPr>
    </w:lvl>
    <w:lvl w:ilvl="2">
      <w:start w:val="1"/>
      <w:numFmt w:val="decimal"/>
      <w:lvlText w:val="%1.%2.%3."/>
      <w:lvlJc w:val="left"/>
      <w:pPr>
        <w:ind w:left="152" w:hanging="720"/>
      </w:pPr>
      <w:rPr>
        <w:vertAlign w:val="baseline"/>
      </w:rPr>
    </w:lvl>
    <w:lvl w:ilvl="3">
      <w:start w:val="1"/>
      <w:numFmt w:val="decimal"/>
      <w:lvlText w:val="%1.%2.%3.%4."/>
      <w:lvlJc w:val="left"/>
      <w:pPr>
        <w:ind w:left="-132" w:hanging="720"/>
      </w:pPr>
      <w:rPr>
        <w:vertAlign w:val="baseline"/>
      </w:rPr>
    </w:lvl>
    <w:lvl w:ilvl="4">
      <w:start w:val="1"/>
      <w:numFmt w:val="decimal"/>
      <w:lvlText w:val="%1.%2.%3.%4.%5."/>
      <w:lvlJc w:val="left"/>
      <w:pPr>
        <w:ind w:left="-56" w:hanging="1080"/>
      </w:pPr>
      <w:rPr>
        <w:vertAlign w:val="baseline"/>
      </w:rPr>
    </w:lvl>
    <w:lvl w:ilvl="5">
      <w:start w:val="1"/>
      <w:numFmt w:val="decimal"/>
      <w:lvlText w:val="%1.%2.%3.%4.%5.%6."/>
      <w:lvlJc w:val="left"/>
      <w:pPr>
        <w:ind w:left="-340" w:hanging="1080"/>
      </w:pPr>
      <w:rPr>
        <w:vertAlign w:val="baseline"/>
      </w:rPr>
    </w:lvl>
    <w:lvl w:ilvl="6">
      <w:start w:val="1"/>
      <w:numFmt w:val="decimal"/>
      <w:lvlText w:val="%1.%2.%3.%4.%5.%6.%7."/>
      <w:lvlJc w:val="left"/>
      <w:pPr>
        <w:ind w:left="-264" w:hanging="1440"/>
      </w:pPr>
      <w:rPr>
        <w:vertAlign w:val="baseline"/>
      </w:rPr>
    </w:lvl>
    <w:lvl w:ilvl="7">
      <w:start w:val="1"/>
      <w:numFmt w:val="decimal"/>
      <w:lvlText w:val="%1.%2.%3.%4.%5.%6.%7.%8."/>
      <w:lvlJc w:val="left"/>
      <w:pPr>
        <w:ind w:left="-548" w:hanging="1440"/>
      </w:pPr>
      <w:rPr>
        <w:vertAlign w:val="baseline"/>
      </w:rPr>
    </w:lvl>
    <w:lvl w:ilvl="8">
      <w:start w:val="1"/>
      <w:numFmt w:val="decimal"/>
      <w:lvlText w:val="%1.%2.%3.%4.%5.%6.%7.%8.%9."/>
      <w:lvlJc w:val="left"/>
      <w:pPr>
        <w:ind w:left="-472" w:hanging="1800"/>
      </w:pPr>
      <w:rPr>
        <w:vertAlign w:val="baseline"/>
      </w:rPr>
    </w:lvl>
  </w:abstractNum>
  <w:abstractNum w:abstractNumId="4">
    <w:lvl w:ilvl="0">
      <w:start w:val="7"/>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widowControl w:val="0"/>
      <w:suppressAutoHyphens w:val="1"/>
      <w:spacing w:after="0" w:line="1" w:lineRule="atLeast"/>
      <w:ind w:left="-284" w:right="-142" w:leftChars="-1" w:rightChars="0" w:firstLineChars="-1"/>
      <w:jc w:val="both"/>
      <w:textDirection w:val="btLr"/>
      <w:textAlignment w:val="top"/>
      <w:outlineLvl w:val="0"/>
    </w:pPr>
    <w:rPr>
      <w:b w:val="1"/>
      <w:bCs w:val="1"/>
      <w:iCs w:val="1"/>
      <w:w w:val="100"/>
      <w:position w:val="-1"/>
      <w:sz w:val="22"/>
      <w:szCs w:val="22"/>
      <w:effect w:val="none"/>
      <w:vertAlign w:val="baseline"/>
      <w:cs w:val="0"/>
      <w:em w:val="none"/>
      <w:lang w:bidi="ar-SA" w:eastAsia="en-US" w:val="es-CL"/>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Cambria" w:eastAsia="Times New Roman" w:hAnsi="Cambria"/>
      <w:b w:val="1"/>
      <w:bCs w:val="1"/>
      <w:i w:val="1"/>
      <w:iCs w:val="1"/>
      <w:w w:val="100"/>
      <w:position w:val="-1"/>
      <w:sz w:val="28"/>
      <w:szCs w:val="28"/>
      <w:effect w:val="none"/>
      <w:vertAlign w:val="baseline"/>
      <w:cs w:val="0"/>
      <w:em w:val="none"/>
      <w:lang w:bidi="ar-SA" w:eastAsia="en-US" w:val="es-ES"/>
    </w:rPr>
  </w:style>
  <w:style w:type="paragraph" w:styleId="Título3">
    <w:name w:val="Título 3"/>
    <w:basedOn w:val="Normal"/>
    <w:next w:val="Normal"/>
    <w:autoRedefine w:val="0"/>
    <w:hidden w:val="0"/>
    <w:qFormat w:val="0"/>
    <w:pPr>
      <w:widowControl w:val="0"/>
      <w:suppressAutoHyphens w:val="1"/>
      <w:spacing w:after="120" w:line="1" w:lineRule="atLeast"/>
      <w:ind w:left="720" w:leftChars="-1" w:rightChars="0" w:hanging="720" w:firstLineChars="-1"/>
      <w:jc w:val="both"/>
      <w:textDirection w:val="btLr"/>
      <w:textAlignment w:val="top"/>
      <w:outlineLvl w:val="2"/>
    </w:pPr>
    <w:rPr>
      <w:b w:val="1"/>
      <w:w w:val="100"/>
      <w:position w:val="-1"/>
      <w:sz w:val="22"/>
      <w:szCs w:val="20"/>
      <w:effect w:val="none"/>
      <w:vertAlign w:val="baseline"/>
      <w:cs w:val="0"/>
      <w:em w:val="none"/>
      <w:lang w:bidi="ar-SA" w:eastAsia="es-ES" w:val="en-US"/>
    </w:rPr>
  </w:style>
  <w:style w:type="paragraph" w:styleId="Título4">
    <w:name w:val="Título 4"/>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s-ES"/>
    </w:rPr>
  </w:style>
  <w:style w:type="paragraph" w:styleId="Título5">
    <w:name w:val="Título 5"/>
    <w:basedOn w:val="Normal"/>
    <w:next w:val="Normal"/>
    <w:autoRedefine w:val="0"/>
    <w:hidden w:val="0"/>
    <w:qFormat w:val="0"/>
    <w:pPr>
      <w:keepNext w:val="1"/>
      <w:suppressAutoHyphens w:val="1"/>
      <w:spacing w:after="0" w:line="1" w:lineRule="atLeast"/>
      <w:ind w:left="1008" w:leftChars="-1" w:rightChars="0" w:hanging="1008" w:firstLineChars="-1"/>
      <w:jc w:val="both"/>
      <w:textDirection w:val="btLr"/>
      <w:textAlignment w:val="top"/>
      <w:outlineLvl w:val="4"/>
    </w:pPr>
    <w:rPr>
      <w:rFonts w:ascii="Helv" w:eastAsia="Times New Roman" w:hAnsi="Helv"/>
      <w:b w:val="1"/>
      <w:w w:val="100"/>
      <w:position w:val="-1"/>
      <w:sz w:val="22"/>
      <w:szCs w:val="20"/>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after="0" w:line="1" w:lineRule="atLeast"/>
      <w:ind w:left="1152" w:leftChars="-1" w:rightChars="0" w:hanging="1152" w:firstLineChars="-1"/>
      <w:jc w:val="both"/>
      <w:textDirection w:val="btLr"/>
      <w:textAlignment w:val="top"/>
      <w:outlineLvl w:val="5"/>
    </w:pPr>
    <w:rPr>
      <w:rFonts w:ascii="Helv" w:eastAsia="Times New Roman" w:hAnsi="Helv"/>
      <w:b w:val="1"/>
      <w:w w:val="100"/>
      <w:position w:val="-1"/>
      <w:sz w:val="22"/>
      <w:szCs w:val="20"/>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after="0" w:line="1" w:lineRule="atLeast"/>
      <w:ind w:left="1296" w:leftChars="-1" w:rightChars="0" w:hanging="1296" w:firstLineChars="-1"/>
      <w:jc w:val="both"/>
      <w:textDirection w:val="btLr"/>
      <w:textAlignment w:val="top"/>
      <w:outlineLvl w:val="6"/>
    </w:pPr>
    <w:rPr>
      <w:b w:val="1"/>
      <w:w w:val="100"/>
      <w:position w:val="-1"/>
      <w:sz w:val="22"/>
      <w:szCs w:val="20"/>
      <w:effect w:val="none"/>
      <w:vertAlign w:val="baseline"/>
      <w:cs w:val="0"/>
      <w:em w:val="none"/>
      <w:lang w:bidi="ar-SA" w:eastAsia="es-ES" w:val="es-ES"/>
    </w:rPr>
  </w:style>
  <w:style w:type="paragraph" w:styleId="Título8">
    <w:name w:val="Título 8"/>
    <w:basedOn w:val="Normal"/>
    <w:next w:val="Normal"/>
    <w:autoRedefine w:val="0"/>
    <w:hidden w:val="0"/>
    <w:qFormat w:val="0"/>
    <w:pPr>
      <w:keepNext w:val="1"/>
      <w:suppressAutoHyphens w:val="1"/>
      <w:spacing w:after="0" w:line="1" w:lineRule="atLeast"/>
      <w:ind w:left="1440" w:leftChars="-1" w:rightChars="0" w:hanging="1440" w:firstLineChars="-1"/>
      <w:jc w:val="both"/>
      <w:textDirection w:val="btLr"/>
      <w:textAlignment w:val="top"/>
      <w:outlineLvl w:val="7"/>
    </w:pPr>
    <w:rPr>
      <w:rFonts w:ascii="Arial" w:eastAsia="Times New Roman" w:hAnsi="Arial"/>
      <w:b w:val="1"/>
      <w:w w:val="100"/>
      <w:position w:val="-1"/>
      <w:sz w:val="22"/>
      <w:szCs w:val="20"/>
      <w:effect w:val="none"/>
      <w:vertAlign w:val="baseline"/>
      <w:cs w:val="0"/>
      <w:em w:val="none"/>
      <w:lang w:bidi="ar-SA" w:eastAsia="es-ES" w:val="es-ES"/>
    </w:rPr>
  </w:style>
  <w:style w:type="paragraph" w:styleId="Título9">
    <w:name w:val="Título 9"/>
    <w:basedOn w:val="Normal"/>
    <w:next w:val="Normal"/>
    <w:autoRedefine w:val="0"/>
    <w:hidden w:val="0"/>
    <w:qFormat w:val="0"/>
    <w:pPr>
      <w:keepNext w:val="1"/>
      <w:suppressAutoHyphens w:val="1"/>
      <w:spacing w:after="0" w:line="1" w:lineRule="atLeast"/>
      <w:ind w:left="1584" w:leftChars="-1" w:rightChars="0" w:hanging="1584" w:firstLineChars="-1"/>
      <w:jc w:val="both"/>
      <w:textDirection w:val="btLr"/>
      <w:textAlignment w:val="top"/>
      <w:outlineLvl w:val="8"/>
    </w:pPr>
    <w:rPr>
      <w:rFonts w:ascii="Helv" w:eastAsia="Times New Roman" w:hAnsi="Helv"/>
      <w:b w:val="1"/>
      <w:w w:val="100"/>
      <w:position w:val="-1"/>
      <w:sz w:val="22"/>
      <w:szCs w:val="20"/>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Textonotapie,Char1">
    <w:name w:val="Texto nota pie,Char1"/>
    <w:basedOn w:val="Normal"/>
    <w:next w:val="Textonotapie,Char1"/>
    <w:autoRedefine w:val="0"/>
    <w:hidden w:val="0"/>
    <w:qFormat w:val="0"/>
    <w:pPr>
      <w:suppressAutoHyphens w:val="1"/>
      <w:spacing w:after="0" w:line="1" w:lineRule="atLeast"/>
      <w:ind w:left="284" w:leftChars="-1" w:rightChars="0" w:firstLineChars="-1"/>
      <w:textDirection w:val="btLr"/>
      <w:textAlignment w:val="top"/>
      <w:outlineLvl w:val="0"/>
    </w:pPr>
    <w:rPr>
      <w:rFonts w:ascii="Arial Unicode MS" w:cs="Arial" w:eastAsia="Times New Roman" w:hAnsi="Arial Unicode MS"/>
      <w:bCs w:val="1"/>
      <w:w w:val="100"/>
      <w:position w:val="-1"/>
      <w:sz w:val="20"/>
      <w:szCs w:val="20"/>
      <w:effect w:val="none"/>
      <w:vertAlign w:val="baseline"/>
      <w:cs w:val="0"/>
      <w:em w:val="none"/>
      <w:lang w:bidi="ar-SA" w:eastAsia="en-US" w:val="es-CL"/>
    </w:rPr>
  </w:style>
  <w:style w:type="character" w:styleId="TextonotapieCar,Char1Car">
    <w:name w:val="Texto nota pie Car,Char1 Car"/>
    <w:next w:val="TextonotapieCar,Char1Car"/>
    <w:autoRedefine w:val="0"/>
    <w:hidden w:val="0"/>
    <w:qFormat w:val="0"/>
    <w:rPr>
      <w:rFonts w:ascii="Arial Unicode MS" w:cs="Arial" w:eastAsia="Times New Roman" w:hAnsi="Arial Unicode MS"/>
      <w:bCs w:val="1"/>
      <w:w w:val="100"/>
      <w:position w:val="-1"/>
      <w:effect w:val="none"/>
      <w:vertAlign w:val="baseline"/>
      <w:cs w:val="0"/>
      <w:em w:val="none"/>
      <w:lang w:eastAsia="en-US" w:val="es-CL"/>
    </w:rPr>
  </w:style>
  <w:style w:type="paragraph" w:styleId="Párrafodelista,Viñeta1,Párrafodelistax">
    <w:name w:val="Párrafo de lista,Viñeta 1,Párrafo de listax"/>
    <w:basedOn w:val="Normal"/>
    <w:next w:val="Párrafodelista,Viñeta1,Párrafodelistax"/>
    <w:autoRedefine w:val="0"/>
    <w:hidden w:val="0"/>
    <w:qFormat w:val="0"/>
    <w:pPr>
      <w:suppressAutoHyphens w:val="1"/>
      <w:spacing w:after="0" w:line="1" w:lineRule="atLeast"/>
      <w:ind w:left="708"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notaalfinalCar">
    <w:name w:val="Texto nota al final Car"/>
    <w:next w:val="TextonotaalfinalCar"/>
    <w:autoRedefine w:val="0"/>
    <w:hidden w:val="0"/>
    <w:qFormat w:val="0"/>
    <w:rPr>
      <w:w w:val="100"/>
      <w:position w:val="-1"/>
      <w:effect w:val="none"/>
      <w:vertAlign w:val="baseline"/>
      <w:cs w:val="0"/>
      <w:em w:val="none"/>
      <w:lang w:eastAsia="en-US"/>
    </w:rPr>
  </w:style>
  <w:style w:type="character" w:styleId="Ref.denotaalfinal">
    <w:name w:val="Ref. de nota al final"/>
    <w:next w:val="Ref.denotaalfinal"/>
    <w:autoRedefine w:val="0"/>
    <w:hidden w:val="0"/>
    <w:qFormat w:val="1"/>
    <w:rPr>
      <w:w w:val="100"/>
      <w:position w:val="-1"/>
      <w:effect w:val="none"/>
      <w:vertAlign w:val="superscript"/>
      <w:cs w:val="0"/>
      <w:em w:val="none"/>
      <w:lang/>
    </w:rPr>
  </w:style>
  <w:style w:type="paragraph" w:styleId="Normal3">
    <w:name w:val="Normal3"/>
    <w:basedOn w:val="Normal"/>
    <w:next w:val="Normal3"/>
    <w:autoRedefine w:val="0"/>
    <w:hidden w:val="0"/>
    <w:qFormat w:val="0"/>
    <w:pPr>
      <w:suppressAutoHyphens w:val="1"/>
      <w:spacing w:after="0" w:line="360" w:lineRule="auto"/>
      <w:ind w:left="284"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character" w:styleId="Normal3Car1">
    <w:name w:val="Normal3 Car1"/>
    <w:next w:val="Normal3Car1"/>
    <w:autoRedefine w:val="0"/>
    <w:hidden w:val="0"/>
    <w:qFormat w:val="0"/>
    <w:rPr>
      <w:rFonts w:ascii="Tahoma" w:cs="Tahoma" w:eastAsia="Times New Roman" w:hAnsi="Tahoma"/>
      <w:w w:val="100"/>
      <w:position w:val="-1"/>
      <w:effect w:val="none"/>
      <w:vertAlign w:val="baseline"/>
      <w:cs w:val="0"/>
      <w:em w:val="none"/>
      <w:lang w:val="es-ES"/>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character" w:styleId="Estilo8pt">
    <w:name w:val="Estilo 8 pt"/>
    <w:next w:val="Estilo8pt"/>
    <w:autoRedefine w:val="0"/>
    <w:hidden w:val="0"/>
    <w:qFormat w:val="0"/>
    <w:rPr>
      <w:rFonts w:ascii="Tahoma" w:cs="Tahoma" w:hAnsi="Tahoma" w:hint="default"/>
      <w:w w:val="100"/>
      <w:position w:val="-1"/>
      <w:sz w:val="16"/>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Título1Car">
    <w:name w:val="Título 1 Car"/>
    <w:next w:val="Título1Car"/>
    <w:autoRedefine w:val="0"/>
    <w:hidden w:val="0"/>
    <w:qFormat w:val="0"/>
    <w:rPr>
      <w:b w:val="1"/>
      <w:bCs w:val="1"/>
      <w:iCs w:val="1"/>
      <w:w w:val="100"/>
      <w:position w:val="-1"/>
      <w:sz w:val="22"/>
      <w:szCs w:val="22"/>
      <w:effect w:val="none"/>
      <w:vertAlign w:val="baseline"/>
      <w:cs w:val="0"/>
      <w:em w:val="none"/>
      <w:lang w:eastAsia="en-US"/>
    </w:rPr>
  </w:style>
  <w:style w:type="paragraph" w:styleId="Textodeglobo">
    <w:name w:val="Texto de globo"/>
    <w:basedOn w:val="Normal"/>
    <w:next w:val="Textodeglobo"/>
    <w:autoRedefine w:val="0"/>
    <w:hidden w:val="0"/>
    <w:qFormat w:val="1"/>
    <w:pPr>
      <w:suppressAutoHyphens w:val="1"/>
      <w:spacing w:after="0"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ES"/>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eastAsia="en-US" w:val="es-ES"/>
    </w:rPr>
  </w:style>
  <w:style w:type="paragraph" w:styleId="TítuloTDC">
    <w:name w:val="Título TDC"/>
    <w:basedOn w:val="Título1"/>
    <w:next w:val="Normal"/>
    <w:autoRedefine w:val="0"/>
    <w:hidden w:val="0"/>
    <w:qFormat w:val="1"/>
    <w:pPr>
      <w:keepNext w:val="1"/>
      <w:keepLines w:val="1"/>
      <w:widowControl w:val="1"/>
      <w:suppressAutoHyphens w:val="1"/>
      <w:spacing w:after="0" w:before="480" w:line="276" w:lineRule="auto"/>
      <w:ind w:left="0" w:right="-142" w:leftChars="-1" w:rightChars="0" w:firstLineChars="-1"/>
      <w:jc w:val="both"/>
      <w:textDirection w:val="btLr"/>
      <w:textAlignment w:val="top"/>
      <w:outlineLvl w:val="9"/>
    </w:pPr>
    <w:rPr>
      <w:rFonts w:ascii="Cambria" w:hAnsi="Cambria"/>
      <w:b w:val="1"/>
      <w:bCs w:val="1"/>
      <w:iCs w:val="1"/>
      <w:color w:val="365f91"/>
      <w:w w:val="100"/>
      <w:position w:val="-1"/>
      <w:sz w:val="22"/>
      <w:szCs w:val="28"/>
      <w:effect w:val="none"/>
      <w:vertAlign w:val="baseline"/>
      <w:cs w:val="0"/>
      <w:em w:val="none"/>
      <w:lang w:bidi="ar-SA" w:eastAsia="es-CL" w:val="es-CL"/>
    </w:rPr>
  </w:style>
  <w:style w:type="paragraph" w:styleId="TDC1">
    <w:name w:val="TDC 1"/>
    <w:basedOn w:val="Normal"/>
    <w:next w:val="Normal"/>
    <w:autoRedefine w:val="0"/>
    <w:hidden w:val="0"/>
    <w:qFormat w:val="1"/>
    <w:pPr>
      <w:suppressAutoHyphens w:val="1"/>
      <w:spacing w:after="0" w:before="360" w:line="1" w:lineRule="atLeast"/>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n-US" w:val="es-ES"/>
    </w:rPr>
  </w:style>
  <w:style w:type="paragraph" w:styleId="TDC2">
    <w:name w:val="TDC 2"/>
    <w:basedOn w:val="Normal"/>
    <w:next w:val="Normal"/>
    <w:autoRedefine w:val="0"/>
    <w:hidden w:val="0"/>
    <w:qFormat w:val="1"/>
    <w:pPr>
      <w:suppressAutoHyphens w:val="1"/>
      <w:spacing w:after="0" w:before="240" w:line="1" w:lineRule="atLeast"/>
      <w:ind w:leftChars="-1" w:rightChars="0" w:firstLineChars="-1"/>
      <w:jc w:val="both"/>
      <w:textDirection w:val="btLr"/>
      <w:textAlignment w:val="top"/>
      <w:outlineLvl w:val="0"/>
    </w:pPr>
    <w:rPr>
      <w:b w:val="1"/>
      <w:bCs w:val="1"/>
      <w:noProof w:val="1"/>
      <w:w w:val="100"/>
      <w:position w:val="-1"/>
      <w:sz w:val="22"/>
      <w:szCs w:val="20"/>
      <w:effect w:val="none"/>
      <w:vertAlign w:val="baseline"/>
      <w:cs w:val="0"/>
      <w:em w:val="none"/>
      <w:lang w:bidi="ar-SA" w:eastAsia="und" w:val="und"/>
    </w:rPr>
  </w:style>
  <w:style w:type="paragraph" w:styleId="TDC3">
    <w:name w:val="TDC 3"/>
    <w:basedOn w:val="Normal"/>
    <w:next w:val="Normal"/>
    <w:autoRedefine w:val="0"/>
    <w:hidden w:val="0"/>
    <w:qFormat w:val="1"/>
    <w:pPr>
      <w:suppressAutoHyphens w:val="1"/>
      <w:spacing w:after="0" w:line="1" w:lineRule="atLeast"/>
      <w:ind w:left="2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5">
    <w:name w:val="TDC 5"/>
    <w:basedOn w:val="Normal"/>
    <w:next w:val="Normal"/>
    <w:autoRedefine w:val="0"/>
    <w:hidden w:val="0"/>
    <w:qFormat w:val="1"/>
    <w:pPr>
      <w:suppressAutoHyphens w:val="1"/>
      <w:spacing w:after="0" w:line="1" w:lineRule="atLeast"/>
      <w:ind w:left="66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ítulo3Car">
    <w:name w:val="Título 3 Car"/>
    <w:next w:val="Título3Car"/>
    <w:autoRedefine w:val="0"/>
    <w:hidden w:val="0"/>
    <w:qFormat w:val="0"/>
    <w:rPr>
      <w:b w:val="1"/>
      <w:w w:val="100"/>
      <w:position w:val="-1"/>
      <w:sz w:val="22"/>
      <w:effect w:val="none"/>
      <w:vertAlign w:val="baseline"/>
      <w:cs w:val="0"/>
      <w:em w:val="none"/>
      <w:lang w:eastAsia="es-ES" w:val="en-US"/>
    </w:rPr>
  </w:style>
  <w:style w:type="character" w:styleId="Título5Car">
    <w:name w:val="Título 5 Car"/>
    <w:next w:val="Título5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6Car">
    <w:name w:val="Título 6 Car"/>
    <w:next w:val="Título6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7Car">
    <w:name w:val="Título 7 Car"/>
    <w:next w:val="Título7Car"/>
    <w:autoRedefine w:val="0"/>
    <w:hidden w:val="0"/>
    <w:qFormat w:val="0"/>
    <w:rPr>
      <w:b w:val="1"/>
      <w:w w:val="100"/>
      <w:position w:val="-1"/>
      <w:sz w:val="22"/>
      <w:effect w:val="none"/>
      <w:vertAlign w:val="baseline"/>
      <w:cs w:val="0"/>
      <w:em w:val="none"/>
      <w:lang w:eastAsia="es-ES" w:val="es-ES"/>
    </w:rPr>
  </w:style>
  <w:style w:type="character" w:styleId="Título8Car">
    <w:name w:val="Título 8 Car"/>
    <w:next w:val="Título8Car"/>
    <w:autoRedefine w:val="0"/>
    <w:hidden w:val="0"/>
    <w:qFormat w:val="0"/>
    <w:rPr>
      <w:rFonts w:ascii="Arial" w:eastAsia="Times New Roman" w:hAnsi="Arial"/>
      <w:b w:val="1"/>
      <w:w w:val="100"/>
      <w:position w:val="-1"/>
      <w:sz w:val="22"/>
      <w:effect w:val="none"/>
      <w:vertAlign w:val="baseline"/>
      <w:cs w:val="0"/>
      <w:em w:val="none"/>
      <w:lang w:eastAsia="es-ES" w:val="es-ES"/>
    </w:rPr>
  </w:style>
  <w:style w:type="character" w:styleId="Título9Car">
    <w:name w:val="Título 9 Car"/>
    <w:next w:val="Título9Car"/>
    <w:autoRedefine w:val="0"/>
    <w:hidden w:val="0"/>
    <w:qFormat w:val="0"/>
    <w:rPr>
      <w:rFonts w:ascii="Helv" w:eastAsia="Times New Roman" w:hAnsi="Helv"/>
      <w:b w:val="1"/>
      <w:w w:val="100"/>
      <w:position w:val="-1"/>
      <w:sz w:val="22"/>
      <w:effect w:val="none"/>
      <w:vertAlign w:val="baseline"/>
      <w:cs w:val="0"/>
      <w:em w:val="none"/>
      <w:lang w:eastAsia="es-ES" w:val="es-ES"/>
    </w:rPr>
  </w:style>
  <w:style w:type="paragraph" w:styleId="TT">
    <w:name w:val="TT"/>
    <w:basedOn w:val="Título4"/>
    <w:next w:val="TT"/>
    <w:autoRedefine w:val="0"/>
    <w:hidden w:val="0"/>
    <w:qFormat w:val="0"/>
    <w:pPr>
      <w:keepNext w:val="0"/>
      <w:widowControl w:val="0"/>
      <w:suppressAutoHyphens w:val="1"/>
      <w:spacing w:after="80" w:before="0" w:line="1" w:lineRule="atLeast"/>
      <w:ind w:leftChars="-1" w:rightChars="0" w:firstLineChars="-1"/>
      <w:jc w:val="both"/>
      <w:textDirection w:val="btLr"/>
      <w:textAlignment w:val="top"/>
      <w:outlineLvl w:val="3"/>
    </w:pPr>
    <w:rPr>
      <w:rFonts w:ascii="Tahoma" w:eastAsia="Times New Roman" w:hAnsi="Tahoma"/>
      <w:b w:val="1"/>
      <w:bCs w:val="0"/>
      <w:w w:val="100"/>
      <w:position w:val="-1"/>
      <w:sz w:val="20"/>
      <w:szCs w:val="20"/>
      <w:effect w:val="none"/>
      <w:vertAlign w:val="baseline"/>
      <w:cs w:val="0"/>
      <w:em w:val="none"/>
      <w:lang w:bidi="ar-SA" w:eastAsia="es-ES" w:val="es-ES"/>
    </w:rPr>
  </w:style>
  <w:style w:type="paragraph" w:styleId="viñeta1">
    <w:name w:val="viñeta 1"/>
    <w:basedOn w:val="Normal"/>
    <w:next w:val="viñeta1"/>
    <w:autoRedefine w:val="0"/>
    <w:hidden w:val="0"/>
    <w:qFormat w:val="0"/>
    <w:pPr>
      <w:numPr>
        <w:ilvl w:val="1"/>
        <w:numId w:val="1"/>
      </w:num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paragraph" w:styleId="listado2">
    <w:name w:val="listado 2"/>
    <w:basedOn w:val="Normal"/>
    <w:next w:val="listado2"/>
    <w:autoRedefine w:val="0"/>
    <w:hidden w:val="0"/>
    <w:qFormat w:val="0"/>
    <w:p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character" w:styleId="Normal1">
    <w:name w:val="Normal1"/>
    <w:next w:val="Normal1"/>
    <w:autoRedefine w:val="0"/>
    <w:hidden w:val="0"/>
    <w:qFormat w:val="0"/>
    <w:rPr>
      <w:rFonts w:ascii="Tahoma" w:hAnsi="Tahoma"/>
      <w:w w:val="100"/>
      <w:position w:val="-1"/>
      <w:sz w:val="20"/>
      <w:effect w:val="none"/>
      <w:vertAlign w:val="baseline"/>
      <w:cs w:val="0"/>
      <w:em w:val="none"/>
      <w:lang/>
    </w:rPr>
  </w:style>
  <w:style w:type="character" w:styleId="Ref.decomentario">
    <w:name w:val="Ref. de comentario"/>
    <w:next w:val="Ref.decomentario"/>
    <w:autoRedefine w:val="0"/>
    <w:hidden w:val="0"/>
    <w:qFormat w:val="1"/>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1"/>
    <w:pPr>
      <w:suppressAutoHyphens w:val="1"/>
      <w:spacing w:after="0"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s-ES" w:val="es-ES"/>
    </w:rPr>
  </w:style>
  <w:style w:type="character" w:styleId="TextocomentarioCar">
    <w:name w:val="Texto comentario Car"/>
    <w:next w:val="TextocomentarioCar"/>
    <w:autoRedefine w:val="0"/>
    <w:hidden w:val="0"/>
    <w:qFormat w:val="0"/>
    <w:rPr>
      <w:w w:val="100"/>
      <w:position w:val="-1"/>
      <w:effect w:val="none"/>
      <w:vertAlign w:val="baseline"/>
      <w:cs w:val="0"/>
      <w:em w:val="none"/>
      <w:lang w:eastAsia="es-ES" w:val="es-ES"/>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en-US" w:val="es-ES"/>
    </w:rPr>
  </w:style>
  <w:style w:type="paragraph" w:styleId="Asuntodelcomentario">
    <w:name w:val="Asunto del comentario"/>
    <w:basedOn w:val="Textocomentario"/>
    <w:next w:val="Textocomentario"/>
    <w:autoRedefine w:val="0"/>
    <w:hidden w:val="0"/>
    <w:qFormat w:val="1"/>
    <w:pPr>
      <w:suppressAutoHyphens w:val="1"/>
      <w:spacing w:after="200" w:line="276" w:lineRule="auto"/>
      <w:ind w:leftChars="-1" w:rightChars="0" w:firstLineChars="-1"/>
      <w:jc w:val="left"/>
      <w:textDirection w:val="btLr"/>
      <w:textAlignment w:val="top"/>
      <w:outlineLvl w:val="0"/>
    </w:pPr>
    <w:rPr>
      <w:b w:val="1"/>
      <w:bCs w:val="1"/>
      <w:w w:val="100"/>
      <w:position w:val="-1"/>
      <w:sz w:val="20"/>
      <w:szCs w:val="20"/>
      <w:effect w:val="none"/>
      <w:vertAlign w:val="baseline"/>
      <w:cs w:val="0"/>
      <w:em w:val="none"/>
      <w:lang w:bidi="ar-SA" w:eastAsia="en-US" w:val="es-ES"/>
    </w:rPr>
  </w:style>
  <w:style w:type="character" w:styleId="AsuntodelcomentarioCar">
    <w:name w:val="Asunto del comentario Car"/>
    <w:next w:val="AsuntodelcomentarioCar"/>
    <w:autoRedefine w:val="0"/>
    <w:hidden w:val="0"/>
    <w:qFormat w:val="0"/>
    <w:rPr>
      <w:b w:val="1"/>
      <w:bCs w:val="1"/>
      <w:w w:val="100"/>
      <w:position w:val="-1"/>
      <w:effect w:val="none"/>
      <w:vertAlign w:val="baseline"/>
      <w:cs w:val="0"/>
      <w:em w:val="none"/>
      <w:lang w:eastAsia="en-US" w:val="es-ES"/>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color w:val="000000"/>
      <w:w w:val="100"/>
      <w:position w:val="-1"/>
      <w:sz w:val="24"/>
      <w:szCs w:val="24"/>
      <w:effect w:val="none"/>
      <w:vertAlign w:val="baseline"/>
      <w:cs w:val="0"/>
      <w:em w:val="none"/>
      <w:lang w:bidi="ar-SA" w:eastAsia="es-ES" w:val="es-ES"/>
    </w:rPr>
  </w:style>
  <w:style w:type="character" w:styleId="DefaultCar">
    <w:name w:val="Default Car"/>
    <w:next w:val="DefaultCar"/>
    <w:autoRedefine w:val="0"/>
    <w:hidden w:val="0"/>
    <w:qFormat w:val="0"/>
    <w:rPr>
      <w:rFonts w:ascii="Arial" w:cs="Arial" w:eastAsia="Times New Roman" w:hAnsi="Arial"/>
      <w:color w:val="000000"/>
      <w:w w:val="100"/>
      <w:position w:val="-1"/>
      <w:sz w:val="24"/>
      <w:szCs w:val="24"/>
      <w:effect w:val="none"/>
      <w:vertAlign w:val="baseline"/>
      <w:cs w:val="0"/>
      <w:em w:val="none"/>
      <w:lang w:eastAsia="es-ES" w:val="es-ES"/>
    </w:rPr>
  </w:style>
  <w:style w:type="character" w:styleId="Título2Car">
    <w:name w:val="Título 2 Car"/>
    <w:next w:val="Título2C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eastAsia="en-US" w:val="es-ES"/>
    </w:rPr>
  </w:style>
  <w:style w:type="paragraph" w:styleId="TDC4">
    <w:name w:val="TDC 4"/>
    <w:basedOn w:val="Normal"/>
    <w:next w:val="Normal"/>
    <w:autoRedefine w:val="0"/>
    <w:hidden w:val="0"/>
    <w:qFormat w:val="1"/>
    <w:pPr>
      <w:suppressAutoHyphens w:val="1"/>
      <w:spacing w:after="0" w:line="1" w:lineRule="atLeast"/>
      <w:ind w:left="4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6">
    <w:name w:val="TDC 6"/>
    <w:basedOn w:val="Normal"/>
    <w:next w:val="Normal"/>
    <w:autoRedefine w:val="0"/>
    <w:hidden w:val="0"/>
    <w:qFormat w:val="1"/>
    <w:pPr>
      <w:suppressAutoHyphens w:val="1"/>
      <w:spacing w:after="0" w:line="1" w:lineRule="atLeast"/>
      <w:ind w:left="88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7">
    <w:name w:val="TDC 7"/>
    <w:basedOn w:val="Normal"/>
    <w:next w:val="Normal"/>
    <w:autoRedefine w:val="0"/>
    <w:hidden w:val="0"/>
    <w:qFormat w:val="1"/>
    <w:pPr>
      <w:suppressAutoHyphens w:val="1"/>
      <w:spacing w:after="0" w:line="1" w:lineRule="atLeast"/>
      <w:ind w:left="110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8">
    <w:name w:val="TDC 8"/>
    <w:basedOn w:val="Normal"/>
    <w:next w:val="Normal"/>
    <w:autoRedefine w:val="0"/>
    <w:hidden w:val="0"/>
    <w:qFormat w:val="1"/>
    <w:pPr>
      <w:suppressAutoHyphens w:val="1"/>
      <w:spacing w:after="0" w:line="1" w:lineRule="atLeast"/>
      <w:ind w:left="13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9">
    <w:name w:val="TDC 9"/>
    <w:basedOn w:val="Normal"/>
    <w:next w:val="Normal"/>
    <w:autoRedefine w:val="0"/>
    <w:hidden w:val="0"/>
    <w:qFormat w:val="1"/>
    <w:pPr>
      <w:suppressAutoHyphens w:val="1"/>
      <w:spacing w:after="0" w:line="1" w:lineRule="atLeast"/>
      <w:ind w:left="15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delmarcadordeposición">
    <w:name w:val="Texto del marcador de posición"/>
    <w:next w:val="Textodelmarcadordeposición"/>
    <w:autoRedefine w:val="0"/>
    <w:hidden w:val="0"/>
    <w:qFormat w:val="0"/>
    <w:rPr>
      <w:color w:val="808080"/>
      <w:w w:val="100"/>
      <w:position w:val="-1"/>
      <w:effect w:val="none"/>
      <w:vertAlign w:val="baseline"/>
      <w:cs w:val="0"/>
      <w:em w:val="none"/>
      <w:lang/>
    </w:rPr>
  </w:style>
  <w:style w:type="character" w:styleId="spf_field_label_required">
    <w:name w:val="spf_field_label_required"/>
    <w:next w:val="spf_field_label_required"/>
    <w:autoRedefine w:val="0"/>
    <w:hidden w:val="0"/>
    <w:qFormat w:val="0"/>
    <w:rPr>
      <w:w w:val="100"/>
      <w:position w:val="-1"/>
      <w:effect w:val="none"/>
      <w:vertAlign w:val="baseline"/>
      <w:cs w:val="0"/>
      <w:em w:val="none"/>
      <w:lang/>
    </w:rPr>
  </w:style>
  <w:style w:type="character" w:styleId="spf_field_required2">
    <w:name w:val="spf_field_required2"/>
    <w:next w:val="spf_field_required2"/>
    <w:autoRedefine w:val="0"/>
    <w:hidden w:val="0"/>
    <w:qFormat w:val="0"/>
    <w:rPr>
      <w:vanish w:val="1"/>
      <w:w w:val="100"/>
      <w:position w:val="-1"/>
      <w:effect w:val="none"/>
      <w:vertAlign w:val="baseline"/>
      <w:cs w:val="0"/>
      <w:em w:val="none"/>
      <w:lang/>
    </w:rPr>
  </w:style>
  <w:style w:type="character" w:styleId="spf_field_help_text2">
    <w:name w:val="spf_field_help_text2"/>
    <w:next w:val="spf_field_help_text2"/>
    <w:autoRedefine w:val="0"/>
    <w:hidden w:val="0"/>
    <w:qFormat w:val="0"/>
    <w:rPr>
      <w:i w:val="1"/>
      <w:iCs w:val="1"/>
      <w:color w:val="999999"/>
      <w:w w:val="100"/>
      <w:position w:val="-1"/>
      <w:sz w:val="18"/>
      <w:szCs w:val="18"/>
      <w:effect w:val="none"/>
      <w:vertAlign w:val="baseline"/>
      <w:cs w:val="0"/>
      <w:em w:val="none"/>
      <w:lang/>
    </w:rPr>
  </w:style>
  <w:style w:type="character" w:styleId="hps">
    <w:name w:val="hps"/>
    <w:next w:val="hps"/>
    <w:autoRedefine w:val="0"/>
    <w:hidden w:val="0"/>
    <w:qFormat w:val="0"/>
    <w:rPr>
      <w:w w:val="100"/>
      <w:position w:val="-1"/>
      <w:effect w:val="none"/>
      <w:vertAlign w:val="baseline"/>
      <w:cs w:val="0"/>
      <w:em w:val="none"/>
      <w:lang/>
    </w:rPr>
  </w:style>
  <w:style w:type="character" w:styleId="short_text">
    <w:name w:val="short_text"/>
    <w:next w:val="short_text"/>
    <w:autoRedefine w:val="0"/>
    <w:hidden w:val="0"/>
    <w:qFormat w:val="0"/>
    <w:rPr>
      <w:w w:val="100"/>
      <w:position w:val="-1"/>
      <w:effect w:val="none"/>
      <w:vertAlign w:val="baseline"/>
      <w:cs w:val="0"/>
      <w:em w:val="none"/>
      <w:lang/>
    </w:rPr>
  </w:style>
  <w:style w:type="character" w:styleId="titulo_linea_apoyo_1">
    <w:name w:val="titulo_linea_apoyo_1"/>
    <w:next w:val="titulo_linea_apoyo_1"/>
    <w:autoRedefine w:val="0"/>
    <w:hidden w:val="0"/>
    <w:qFormat w:val="0"/>
    <w:rPr>
      <w:w w:val="100"/>
      <w:position w:val="-1"/>
      <w:effect w:val="none"/>
      <w:vertAlign w:val="baseline"/>
      <w:cs w:val="0"/>
      <w:em w:val="none"/>
      <w:lang/>
    </w:rPr>
  </w:style>
  <w:style w:type="character" w:styleId="PárrafodelistaCar,Viñeta1Car,PárrafodelistaxCar">
    <w:name w:val="Párrafo de lista Car,Viñeta 1 Car,Párrafo de listax Car"/>
    <w:next w:val="PárrafodelistaCar,Viñeta1Car,PárrafodelistaxCar"/>
    <w:autoRedefine w:val="0"/>
    <w:hidden w:val="0"/>
    <w:qFormat w:val="0"/>
    <w:rPr>
      <w:rFonts w:ascii="Tahoma" w:cs="Tahoma" w:eastAsia="Times New Roman" w:hAnsi="Tahoma"/>
      <w:w w:val="100"/>
      <w:position w:val="-1"/>
      <w:effect w:val="none"/>
      <w:vertAlign w:val="baseline"/>
      <w:cs w:val="0"/>
      <w:em w:val="none"/>
      <w:lang w:eastAsia="es-ES" w:val="es-ES"/>
    </w:rPr>
  </w:style>
  <w:style w:type="paragraph" w:styleId="HTMLconformatoprevio">
    <w:name w:val="HTML con formato previo"/>
    <w:basedOn w:val="Normal"/>
    <w:next w:val="HTMLconformatoprevio"/>
    <w:autoRedefine w:val="0"/>
    <w:hidden w:val="0"/>
    <w:qFormat w:val="1"/>
    <w:pPr>
      <w:suppressAutoHyphens w:val="1"/>
      <w:spacing w:after="0" w:line="1" w:lineRule="atLeast"/>
      <w:ind w:leftChars="-1" w:rightChars="0" w:firstLineChars="-1"/>
      <w:textDirection w:val="btLr"/>
      <w:textAlignment w:val="top"/>
      <w:outlineLvl w:val="0"/>
    </w:pPr>
    <w:rPr>
      <w:rFonts w:ascii="Courier New" w:cs="Courier New" w:eastAsia="Times New Roman" w:hAnsi="Courier New"/>
      <w:w w:val="100"/>
      <w:position w:val="-1"/>
      <w:sz w:val="20"/>
      <w:szCs w:val="20"/>
      <w:effect w:val="none"/>
      <w:vertAlign w:val="baseline"/>
      <w:cs w:val="0"/>
      <w:em w:val="none"/>
      <w:lang w:bidi="ar-SA" w:eastAsia="es-CL" w:val="es-CL"/>
    </w:rPr>
  </w:style>
  <w:style w:type="character" w:styleId="HTMLconformatoprevioCar">
    <w:name w:val="HTML con formato previo Car"/>
    <w:next w:val="HTMLconformatoprevioCar"/>
    <w:autoRedefine w:val="0"/>
    <w:hidden w:val="0"/>
    <w:qFormat w:val="0"/>
    <w:rPr>
      <w:rFonts w:ascii="Courier New" w:cs="Courier New" w:eastAsia="Times New Roman" w:hAnsi="Courier New"/>
      <w:w w:val="100"/>
      <w:position w:val="-1"/>
      <w:effect w:val="none"/>
      <w:vertAlign w:val="baseline"/>
      <w:cs w:val="0"/>
      <w:em w:val="none"/>
      <w:lang/>
    </w:rPr>
  </w:style>
  <w:style w:type="character" w:styleId="SinespaciadoCar">
    <w:name w:val="Sin espaciado Car"/>
    <w:next w:val="SinespaciadoCar"/>
    <w:autoRedefine w:val="0"/>
    <w:hidden w:val="0"/>
    <w:qFormat w:val="0"/>
    <w:rPr>
      <w:w w:val="100"/>
      <w:position w:val="-1"/>
      <w:sz w:val="22"/>
      <w:szCs w:val="22"/>
      <w:effect w:val="none"/>
      <w:vertAlign w:val="baseline"/>
      <w:cs w:val="0"/>
      <w:em w:val="none"/>
      <w:lang w:eastAsia="en-US" w:val="es-ES"/>
    </w:rPr>
  </w:style>
  <w:style w:type="table" w:styleId="Estilo1">
    <w:name w:val="Estilo1"/>
    <w:basedOn w:val="Tablaweb1"/>
    <w:next w:val="Estilo1"/>
    <w:autoRedefine w:val="0"/>
    <w:hidden w:val="0"/>
    <w:qFormat w:val="0"/>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tblStyle w:val="Estilo1"/>
      <w:jc w:val="left"/>
    </w:tblPr>
  </w:style>
  <w:style w:type="paragraph" w:styleId="p1">
    <w:name w:val="p1"/>
    <w:basedOn w:val="Normal"/>
    <w:next w:val="p1"/>
    <w:autoRedefine w:val="0"/>
    <w:hidden w:val="0"/>
    <w:qFormat w:val="0"/>
    <w:pPr>
      <w:suppressAutoHyphens w:val="1"/>
      <w:spacing w:after="0" w:line="1" w:lineRule="atLeast"/>
      <w:ind w:leftChars="-1" w:rightChars="0" w:firstLineChars="-1"/>
      <w:textDirection w:val="btLr"/>
      <w:textAlignment w:val="top"/>
      <w:outlineLvl w:val="0"/>
    </w:pPr>
    <w:rPr>
      <w:rFonts w:ascii="Arial" w:cs="Arial" w:eastAsia="Times New Roman" w:hAnsi="Arial"/>
      <w:color w:val="000000"/>
      <w:w w:val="100"/>
      <w:position w:val="-1"/>
      <w:sz w:val="17"/>
      <w:szCs w:val="17"/>
      <w:effect w:val="none"/>
      <w:vertAlign w:val="baseline"/>
      <w:cs w:val="0"/>
      <w:em w:val="none"/>
      <w:lang w:bidi="ar-SA" w:eastAsia="es-MX" w:val="es-CL"/>
    </w:rPr>
  </w:style>
  <w:style w:type="table" w:styleId="Tablaweb1">
    <w:name w:val="Tabla web 1"/>
    <w:basedOn w:val="Tablanormal"/>
    <w:next w:val="Tablaweb1"/>
    <w:autoRedefine w:val="0"/>
    <w:hidden w:val="0"/>
    <w:qFormat w:val="1"/>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tblStyle w:val="Tablaweb1"/>
      <w:jc w:val="left"/>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 w:type="table" w:styleId="Table48">
    <w:basedOn w:val="TableNormal"/>
    <w:tblPr>
      <w:tblStyleRowBandSize w:val="1"/>
      <w:tblStyleColBandSize w:val="1"/>
      <w:tblCellMar>
        <w:top w:w="0.0" w:type="dxa"/>
        <w:left w:w="70.0" w:type="dxa"/>
        <w:bottom w:w="0.0" w:type="dxa"/>
        <w:right w:w="70.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op w:w="0.0" w:type="dxa"/>
        <w:left w:w="70.0" w:type="dxa"/>
        <w:bottom w:w="0.0" w:type="dxa"/>
        <w:right w:w="70.0" w:type="dxa"/>
      </w:tblCellMar>
    </w:tblPr>
  </w:style>
  <w:style w:type="table" w:styleId="Table7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70.0" w:type="dxa"/>
        <w:bottom w:w="0.0" w:type="dxa"/>
        <w:right w:w="70.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0.0" w:type="dxa"/>
        <w:left w:w="70.0" w:type="dxa"/>
        <w:bottom w:w="0.0" w:type="dxa"/>
        <w:right w:w="70.0" w:type="dxa"/>
      </w:tblCellMar>
    </w:tblPr>
  </w:style>
  <w:style w:type="table" w:styleId="Table7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image" Target="media/image5.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5" Type="http://schemas.openxmlformats.org/officeDocument/2006/relationships/hyperlink" Target="http://inqsol.cl" TargetMode="External"/><Relationship Id="rId14"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H/sbm/ovuTL2pMN1ADiXGQMi+g==">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2026-07-29T17:02:00Z</dcterms:created>
  <dc:creator>Direccion Programas Tecnológicos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str>0x0101000D2FD5C241A1494FA576161CC2FAEAEE</vt:lpstr>
  </property>
  <property fmtid="{D5CDD505-2E9C-101B-9397-08002B2CF9AE}" pid="3" name="lcf76f155ced4ddcb4097134ff3c332f">
    <vt:lpstr/>
  </property>
  <property fmtid="{D5CDD505-2E9C-101B-9397-08002B2CF9AE}" pid="4" name="TaxCatchAll">
    <vt:lpstr/>
  </property>
  <property fmtid="{D5CDD505-2E9C-101B-9397-08002B2CF9AE}" pid="5" name="Observ">
    <vt:lpstr>ok</vt:lpstr>
  </property>
  <property fmtid="{D5CDD505-2E9C-101B-9397-08002B2CF9AE}" pid="6" name="estado">
    <vt:lpstr>Revisado HMV</vt:lpstr>
  </property>
  <property fmtid="{D5CDD505-2E9C-101B-9397-08002B2CF9AE}" pid="7" name="MediaServiceImageTags">
    <vt:lpstr/>
  </property>
</Properties>
</file>